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2"/>
          <w:lang w:eastAsia="en-US"/>
        </w:rPr>
        <w:id w:val="-1278789821"/>
        <w:docPartObj>
          <w:docPartGallery w:val="Table of Contents"/>
          <w:docPartUnique/>
        </w:docPartObj>
      </w:sdtPr>
      <w:sdtEndPr>
        <w:rPr>
          <w:b/>
          <w:bCs/>
        </w:rPr>
      </w:sdtEndPr>
      <w:sdtContent>
        <w:p w14:paraId="1BE17D85" w14:textId="436D79BC" w:rsidR="00E44FA3" w:rsidRPr="009179FB" w:rsidRDefault="00E44FA3">
          <w:pPr>
            <w:pStyle w:val="Inhaltsverzeichnisberschrift"/>
          </w:pPr>
          <w:r w:rsidRPr="009179FB">
            <w:t>Table of Contents</w:t>
          </w:r>
        </w:p>
        <w:p w14:paraId="1B085DED" w14:textId="5299C498" w:rsidR="00C743E3" w:rsidRDefault="00E44FA3">
          <w:pPr>
            <w:pStyle w:val="Verzeichnis1"/>
            <w:rPr>
              <w:rFonts w:eastAsiaTheme="minorEastAsia" w:cstheme="minorBidi"/>
              <w:b w:val="0"/>
              <w:bCs w:val="0"/>
              <w:caps w:val="0"/>
              <w:noProof/>
              <w:kern w:val="2"/>
              <w:sz w:val="22"/>
              <w:u w:val="none"/>
              <w14:ligatures w14:val="standardContextual"/>
            </w:rPr>
          </w:pPr>
          <w:r w:rsidRPr="009179FB">
            <w:fldChar w:fldCharType="begin"/>
          </w:r>
          <w:r w:rsidRPr="009179FB">
            <w:instrText xml:space="preserve"> TOC \o "1-3" \h \z \u </w:instrText>
          </w:r>
          <w:r w:rsidRPr="009179FB">
            <w:fldChar w:fldCharType="separate"/>
          </w:r>
          <w:hyperlink w:anchor="_Toc152595767" w:history="1">
            <w:r w:rsidR="00C743E3" w:rsidRPr="00A53A80">
              <w:rPr>
                <w:rStyle w:val="Hyperlink"/>
                <w:noProof/>
              </w:rPr>
              <w:t>1</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Abstract</w:t>
            </w:r>
            <w:r w:rsidR="00C743E3">
              <w:rPr>
                <w:noProof/>
                <w:webHidden/>
              </w:rPr>
              <w:tab/>
            </w:r>
            <w:r w:rsidR="00C743E3">
              <w:rPr>
                <w:noProof/>
                <w:webHidden/>
              </w:rPr>
              <w:fldChar w:fldCharType="begin"/>
            </w:r>
            <w:r w:rsidR="00C743E3">
              <w:rPr>
                <w:noProof/>
                <w:webHidden/>
              </w:rPr>
              <w:instrText xml:space="preserve"> PAGEREF _Toc152595767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2B07FAA8" w14:textId="39653EB2"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68" w:history="1">
            <w:r w:rsidR="00C743E3" w:rsidRPr="00A53A80">
              <w:rPr>
                <w:rStyle w:val="Hyperlink"/>
                <w:noProof/>
              </w:rPr>
              <w:t>2</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Zusammenfassung</w:t>
            </w:r>
            <w:r w:rsidR="00C743E3">
              <w:rPr>
                <w:noProof/>
                <w:webHidden/>
              </w:rPr>
              <w:tab/>
            </w:r>
            <w:r w:rsidR="00C743E3">
              <w:rPr>
                <w:noProof/>
                <w:webHidden/>
              </w:rPr>
              <w:fldChar w:fldCharType="begin"/>
            </w:r>
            <w:r w:rsidR="00C743E3">
              <w:rPr>
                <w:noProof/>
                <w:webHidden/>
              </w:rPr>
              <w:instrText xml:space="preserve"> PAGEREF _Toc152595768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6C27C34A" w14:textId="4088D455"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69" w:history="1">
            <w:r w:rsidR="00C743E3" w:rsidRPr="00A53A80">
              <w:rPr>
                <w:rStyle w:val="Hyperlink"/>
                <w:noProof/>
              </w:rPr>
              <w:t>3</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Introduction</w:t>
            </w:r>
            <w:r w:rsidR="00C743E3">
              <w:rPr>
                <w:noProof/>
                <w:webHidden/>
              </w:rPr>
              <w:tab/>
            </w:r>
            <w:r w:rsidR="00C743E3">
              <w:rPr>
                <w:noProof/>
                <w:webHidden/>
              </w:rPr>
              <w:fldChar w:fldCharType="begin"/>
            </w:r>
            <w:r w:rsidR="00C743E3">
              <w:rPr>
                <w:noProof/>
                <w:webHidden/>
              </w:rPr>
              <w:instrText xml:space="preserve"> PAGEREF _Toc152595769 \h </w:instrText>
            </w:r>
            <w:r w:rsidR="00C743E3">
              <w:rPr>
                <w:noProof/>
                <w:webHidden/>
              </w:rPr>
            </w:r>
            <w:r w:rsidR="00C743E3">
              <w:rPr>
                <w:noProof/>
                <w:webHidden/>
              </w:rPr>
              <w:fldChar w:fldCharType="separate"/>
            </w:r>
            <w:r w:rsidR="00C743E3">
              <w:rPr>
                <w:noProof/>
                <w:webHidden/>
              </w:rPr>
              <w:t>2</w:t>
            </w:r>
            <w:r w:rsidR="00C743E3">
              <w:rPr>
                <w:noProof/>
                <w:webHidden/>
              </w:rPr>
              <w:fldChar w:fldCharType="end"/>
            </w:r>
          </w:hyperlink>
        </w:p>
        <w:p w14:paraId="4C7BD9EE" w14:textId="02BDAFAB"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70" w:history="1">
            <w:r w:rsidR="00C743E3" w:rsidRPr="00A53A80">
              <w:rPr>
                <w:rStyle w:val="Hyperlink"/>
                <w:noProof/>
              </w:rPr>
              <w:t>4</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Background</w:t>
            </w:r>
            <w:r w:rsidR="00C743E3">
              <w:rPr>
                <w:noProof/>
                <w:webHidden/>
              </w:rPr>
              <w:tab/>
            </w:r>
            <w:r w:rsidR="00C743E3">
              <w:rPr>
                <w:noProof/>
                <w:webHidden/>
              </w:rPr>
              <w:fldChar w:fldCharType="begin"/>
            </w:r>
            <w:r w:rsidR="00C743E3">
              <w:rPr>
                <w:noProof/>
                <w:webHidden/>
              </w:rPr>
              <w:instrText xml:space="preserve"> PAGEREF _Toc152595770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4664569A" w14:textId="79142B9B"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1" w:history="1">
            <w:r w:rsidR="00C743E3" w:rsidRPr="00A53A80">
              <w:rPr>
                <w:rStyle w:val="Hyperlink"/>
                <w:noProof/>
              </w:rPr>
              <w:t>4.1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Forests on peatlands</w:t>
            </w:r>
            <w:r w:rsidR="00C743E3">
              <w:rPr>
                <w:noProof/>
                <w:webHidden/>
              </w:rPr>
              <w:tab/>
            </w:r>
            <w:r w:rsidR="00C743E3">
              <w:rPr>
                <w:noProof/>
                <w:webHidden/>
              </w:rPr>
              <w:fldChar w:fldCharType="begin"/>
            </w:r>
            <w:r w:rsidR="00C743E3">
              <w:rPr>
                <w:noProof/>
                <w:webHidden/>
              </w:rPr>
              <w:instrText xml:space="preserve"> PAGEREF _Toc152595771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125B354E" w14:textId="747F9C87"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72" w:history="1">
            <w:r w:rsidR="00C743E3" w:rsidRPr="00A53A80">
              <w:rPr>
                <w:rStyle w:val="Hyperlink"/>
                <w:noProof/>
              </w:rPr>
              <w:t>4.1.1</w:t>
            </w:r>
            <w:r w:rsidR="00C743E3">
              <w:rPr>
                <w:rFonts w:eastAsiaTheme="minorEastAsia" w:cstheme="minorBidi"/>
                <w:smallCaps w:val="0"/>
                <w:noProof/>
                <w:kern w:val="2"/>
                <w:sz w:val="22"/>
                <w14:ligatures w14:val="standardContextual"/>
              </w:rPr>
              <w:tab/>
            </w:r>
            <w:r w:rsidR="00C743E3" w:rsidRPr="00A53A80">
              <w:rPr>
                <w:rStyle w:val="Hyperlink"/>
                <w:noProof/>
              </w:rPr>
              <w:t>Peatland</w:t>
            </w:r>
            <w:r w:rsidR="00C743E3">
              <w:rPr>
                <w:noProof/>
                <w:webHidden/>
              </w:rPr>
              <w:tab/>
            </w:r>
            <w:r w:rsidR="00C743E3">
              <w:rPr>
                <w:noProof/>
                <w:webHidden/>
              </w:rPr>
              <w:fldChar w:fldCharType="begin"/>
            </w:r>
            <w:r w:rsidR="00C743E3">
              <w:rPr>
                <w:noProof/>
                <w:webHidden/>
              </w:rPr>
              <w:instrText xml:space="preserve"> PAGEREF _Toc152595772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0189F44" w14:textId="3960A7DB"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73" w:history="1">
            <w:r w:rsidR="00C743E3" w:rsidRPr="00A53A80">
              <w:rPr>
                <w:rStyle w:val="Hyperlink"/>
                <w:noProof/>
              </w:rPr>
              <w:t>4.1.2</w:t>
            </w:r>
            <w:r w:rsidR="00C743E3">
              <w:rPr>
                <w:rFonts w:eastAsiaTheme="minorEastAsia" w:cstheme="minorBidi"/>
                <w:smallCaps w:val="0"/>
                <w:noProof/>
                <w:kern w:val="2"/>
                <w:sz w:val="22"/>
                <w14:ligatures w14:val="standardContextual"/>
              </w:rPr>
              <w:tab/>
            </w:r>
            <w:r w:rsidR="00C743E3" w:rsidRPr="00A53A80">
              <w:rPr>
                <w:rStyle w:val="Hyperlink"/>
                <w:noProof/>
              </w:rPr>
              <w:t>Classification of peatlands</w:t>
            </w:r>
            <w:r w:rsidR="00C743E3">
              <w:rPr>
                <w:noProof/>
                <w:webHidden/>
              </w:rPr>
              <w:tab/>
            </w:r>
            <w:r w:rsidR="00C743E3">
              <w:rPr>
                <w:noProof/>
                <w:webHidden/>
              </w:rPr>
              <w:fldChar w:fldCharType="begin"/>
            </w:r>
            <w:r w:rsidR="00C743E3">
              <w:rPr>
                <w:noProof/>
                <w:webHidden/>
              </w:rPr>
              <w:instrText xml:space="preserve"> PAGEREF _Toc152595773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BA2DACE" w14:textId="1611F233"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74" w:history="1">
            <w:r w:rsidR="00C743E3" w:rsidRPr="00A53A80">
              <w:rPr>
                <w:rStyle w:val="Hyperlink"/>
                <w:noProof/>
              </w:rPr>
              <w:t>4.1.3</w:t>
            </w:r>
            <w:r w:rsidR="00C743E3">
              <w:rPr>
                <w:rFonts w:eastAsiaTheme="minorEastAsia" w:cstheme="minorBidi"/>
                <w:smallCaps w:val="0"/>
                <w:noProof/>
                <w:kern w:val="2"/>
                <w:sz w:val="22"/>
                <w14:ligatures w14:val="standardContextual"/>
              </w:rPr>
              <w:tab/>
            </w:r>
            <w:r w:rsidR="00C743E3" w:rsidRPr="00A53A80">
              <w:rPr>
                <w:rStyle w:val="Hyperlink"/>
                <w:noProof/>
              </w:rPr>
              <w:t>Forest Peatlands</w:t>
            </w:r>
            <w:r w:rsidR="00C743E3">
              <w:rPr>
                <w:noProof/>
                <w:webHidden/>
              </w:rPr>
              <w:tab/>
            </w:r>
            <w:r w:rsidR="00C743E3">
              <w:rPr>
                <w:noProof/>
                <w:webHidden/>
              </w:rPr>
              <w:fldChar w:fldCharType="begin"/>
            </w:r>
            <w:r w:rsidR="00C743E3">
              <w:rPr>
                <w:noProof/>
                <w:webHidden/>
              </w:rPr>
              <w:instrText xml:space="preserve"> PAGEREF _Toc152595774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11B0E848" w14:textId="618765E0"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75" w:history="1">
            <w:r w:rsidR="00C743E3" w:rsidRPr="00A53A80">
              <w:rPr>
                <w:rStyle w:val="Hyperlink"/>
                <w:noProof/>
              </w:rPr>
              <w:t>4.1.4</w:t>
            </w:r>
            <w:r w:rsidR="00C743E3">
              <w:rPr>
                <w:rFonts w:eastAsiaTheme="minorEastAsia" w:cstheme="minorBidi"/>
                <w:smallCaps w:val="0"/>
                <w:noProof/>
                <w:kern w:val="2"/>
                <w:sz w:val="22"/>
                <w14:ligatures w14:val="standardContextual"/>
              </w:rPr>
              <w:tab/>
            </w:r>
            <w:r w:rsidR="00C743E3" w:rsidRPr="00A53A80">
              <w:rPr>
                <w:rStyle w:val="Hyperlink"/>
                <w:noProof/>
              </w:rPr>
              <w:t>Forestry and drainage of peatlands</w:t>
            </w:r>
            <w:r w:rsidR="00C743E3">
              <w:rPr>
                <w:noProof/>
                <w:webHidden/>
              </w:rPr>
              <w:tab/>
            </w:r>
            <w:r w:rsidR="00C743E3">
              <w:rPr>
                <w:noProof/>
                <w:webHidden/>
              </w:rPr>
              <w:fldChar w:fldCharType="begin"/>
            </w:r>
            <w:r w:rsidR="00C743E3">
              <w:rPr>
                <w:noProof/>
                <w:webHidden/>
              </w:rPr>
              <w:instrText xml:space="preserve"> PAGEREF _Toc152595775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4ACBC4A8" w14:textId="64E04808"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76" w:history="1">
            <w:r w:rsidR="00C743E3" w:rsidRPr="00A53A80">
              <w:rPr>
                <w:rStyle w:val="Hyperlink"/>
                <w:noProof/>
              </w:rPr>
              <w:t>4.1.5</w:t>
            </w:r>
            <w:r w:rsidR="00C743E3">
              <w:rPr>
                <w:rFonts w:eastAsiaTheme="minorEastAsia" w:cstheme="minorBidi"/>
                <w:smallCaps w:val="0"/>
                <w:noProof/>
                <w:kern w:val="2"/>
                <w:sz w:val="22"/>
                <w14:ligatures w14:val="standardContextual"/>
              </w:rPr>
              <w:tab/>
            </w:r>
            <w:r w:rsidR="00C743E3" w:rsidRPr="00A53A80">
              <w:rPr>
                <w:rStyle w:val="Hyperlink"/>
                <w:noProof/>
              </w:rPr>
              <w:t>Importance and restoration of peatlands</w:t>
            </w:r>
            <w:r w:rsidR="00C743E3">
              <w:rPr>
                <w:noProof/>
                <w:webHidden/>
              </w:rPr>
              <w:tab/>
            </w:r>
            <w:r w:rsidR="00C743E3">
              <w:rPr>
                <w:noProof/>
                <w:webHidden/>
              </w:rPr>
              <w:fldChar w:fldCharType="begin"/>
            </w:r>
            <w:r w:rsidR="00C743E3">
              <w:rPr>
                <w:noProof/>
                <w:webHidden/>
              </w:rPr>
              <w:instrText xml:space="preserve"> PAGEREF _Toc152595776 \h </w:instrText>
            </w:r>
            <w:r w:rsidR="00C743E3">
              <w:rPr>
                <w:noProof/>
                <w:webHidden/>
              </w:rPr>
            </w:r>
            <w:r w:rsidR="00C743E3">
              <w:rPr>
                <w:noProof/>
                <w:webHidden/>
              </w:rPr>
              <w:fldChar w:fldCharType="separate"/>
            </w:r>
            <w:r w:rsidR="00C743E3">
              <w:rPr>
                <w:noProof/>
                <w:webHidden/>
              </w:rPr>
              <w:t>7</w:t>
            </w:r>
            <w:r w:rsidR="00C743E3">
              <w:rPr>
                <w:noProof/>
                <w:webHidden/>
              </w:rPr>
              <w:fldChar w:fldCharType="end"/>
            </w:r>
          </w:hyperlink>
        </w:p>
        <w:p w14:paraId="06444B35" w14:textId="2B3DF1A5"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7" w:history="1">
            <w:r w:rsidR="00C743E3" w:rsidRPr="00A53A80">
              <w:rPr>
                <w:rStyle w:val="Hyperlink"/>
                <w:noProof/>
              </w:rPr>
              <w:t>4.2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growth assessments</w:t>
            </w:r>
            <w:r w:rsidR="00C743E3">
              <w:rPr>
                <w:noProof/>
                <w:webHidden/>
              </w:rPr>
              <w:tab/>
            </w:r>
            <w:r w:rsidR="00C743E3">
              <w:rPr>
                <w:noProof/>
                <w:webHidden/>
              </w:rPr>
              <w:fldChar w:fldCharType="begin"/>
            </w:r>
            <w:r w:rsidR="00C743E3">
              <w:rPr>
                <w:noProof/>
                <w:webHidden/>
              </w:rPr>
              <w:instrText xml:space="preserve"> PAGEREF _Toc152595777 \h </w:instrText>
            </w:r>
            <w:r w:rsidR="00C743E3">
              <w:rPr>
                <w:noProof/>
                <w:webHidden/>
              </w:rPr>
            </w:r>
            <w:r w:rsidR="00C743E3">
              <w:rPr>
                <w:noProof/>
                <w:webHidden/>
              </w:rPr>
              <w:fldChar w:fldCharType="separate"/>
            </w:r>
            <w:r w:rsidR="00C743E3">
              <w:rPr>
                <w:noProof/>
                <w:webHidden/>
              </w:rPr>
              <w:t>9</w:t>
            </w:r>
            <w:r w:rsidR="00C743E3">
              <w:rPr>
                <w:noProof/>
                <w:webHidden/>
              </w:rPr>
              <w:fldChar w:fldCharType="end"/>
            </w:r>
          </w:hyperlink>
        </w:p>
        <w:p w14:paraId="0505F27F" w14:textId="490A1BD7"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8" w:history="1">
            <w:r w:rsidR="00C743E3" w:rsidRPr="00A53A80">
              <w:rPr>
                <w:rStyle w:val="Hyperlink"/>
                <w:noProof/>
              </w:rPr>
              <w:t>4.3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Structure</w:t>
            </w:r>
            <w:r w:rsidR="00C743E3">
              <w:rPr>
                <w:noProof/>
                <w:webHidden/>
              </w:rPr>
              <w:tab/>
            </w:r>
            <w:r w:rsidR="00C743E3">
              <w:rPr>
                <w:noProof/>
                <w:webHidden/>
              </w:rPr>
              <w:fldChar w:fldCharType="begin"/>
            </w:r>
            <w:r w:rsidR="00C743E3">
              <w:rPr>
                <w:noProof/>
                <w:webHidden/>
              </w:rPr>
              <w:instrText xml:space="preserve"> PAGEREF _Toc152595778 \h </w:instrText>
            </w:r>
            <w:r w:rsidR="00C743E3">
              <w:rPr>
                <w:noProof/>
                <w:webHidden/>
              </w:rPr>
            </w:r>
            <w:r w:rsidR="00C743E3">
              <w:rPr>
                <w:noProof/>
                <w:webHidden/>
              </w:rPr>
              <w:fldChar w:fldCharType="separate"/>
            </w:r>
            <w:r w:rsidR="00C743E3">
              <w:rPr>
                <w:noProof/>
                <w:webHidden/>
              </w:rPr>
              <w:t>10</w:t>
            </w:r>
            <w:r w:rsidR="00C743E3">
              <w:rPr>
                <w:noProof/>
                <w:webHidden/>
              </w:rPr>
              <w:fldChar w:fldCharType="end"/>
            </w:r>
          </w:hyperlink>
        </w:p>
        <w:p w14:paraId="50349521" w14:textId="629D6CC0"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79" w:history="1">
            <w:r w:rsidR="00C743E3" w:rsidRPr="00A53A80">
              <w:rPr>
                <w:rStyle w:val="Hyperlink"/>
                <w:noProof/>
              </w:rPr>
              <w:t>5</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Methods</w:t>
            </w:r>
            <w:r w:rsidR="00C743E3">
              <w:rPr>
                <w:noProof/>
                <w:webHidden/>
              </w:rPr>
              <w:tab/>
            </w:r>
            <w:r w:rsidR="00C743E3">
              <w:rPr>
                <w:noProof/>
                <w:webHidden/>
              </w:rPr>
              <w:fldChar w:fldCharType="begin"/>
            </w:r>
            <w:r w:rsidR="00C743E3">
              <w:rPr>
                <w:noProof/>
                <w:webHidden/>
              </w:rPr>
              <w:instrText xml:space="preserve"> PAGEREF _Toc152595779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C49E62A" w14:textId="38D20E83"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0" w:history="1">
            <w:r w:rsidR="00C743E3" w:rsidRPr="00A53A80">
              <w:rPr>
                <w:rStyle w:val="Hyperlink"/>
                <w:noProof/>
              </w:rPr>
              <w:t>5.1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Study area</w:t>
            </w:r>
            <w:r w:rsidR="00C743E3">
              <w:rPr>
                <w:noProof/>
                <w:webHidden/>
              </w:rPr>
              <w:tab/>
            </w:r>
            <w:r w:rsidR="00C743E3">
              <w:rPr>
                <w:noProof/>
                <w:webHidden/>
              </w:rPr>
              <w:fldChar w:fldCharType="begin"/>
            </w:r>
            <w:r w:rsidR="00C743E3">
              <w:rPr>
                <w:noProof/>
                <w:webHidden/>
              </w:rPr>
              <w:instrText xml:space="preserve"> PAGEREF _Toc152595780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A0F7E33" w14:textId="42D2E696"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1" w:history="1">
            <w:r w:rsidR="00C743E3" w:rsidRPr="00A53A80">
              <w:rPr>
                <w:rStyle w:val="Hyperlink"/>
                <w:noProof/>
              </w:rPr>
              <w:t>5.2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 and study design</w:t>
            </w:r>
            <w:r w:rsidR="00C743E3">
              <w:rPr>
                <w:noProof/>
                <w:webHidden/>
              </w:rPr>
              <w:tab/>
            </w:r>
            <w:r w:rsidR="00C743E3">
              <w:rPr>
                <w:noProof/>
                <w:webHidden/>
              </w:rPr>
              <w:fldChar w:fldCharType="begin"/>
            </w:r>
            <w:r w:rsidR="00C743E3">
              <w:rPr>
                <w:noProof/>
                <w:webHidden/>
              </w:rPr>
              <w:instrText xml:space="preserve"> PAGEREF _Toc152595781 \h </w:instrText>
            </w:r>
            <w:r w:rsidR="00C743E3">
              <w:rPr>
                <w:noProof/>
                <w:webHidden/>
              </w:rPr>
            </w:r>
            <w:r w:rsidR="00C743E3">
              <w:rPr>
                <w:noProof/>
                <w:webHidden/>
              </w:rPr>
              <w:fldChar w:fldCharType="separate"/>
            </w:r>
            <w:r w:rsidR="00C743E3">
              <w:rPr>
                <w:noProof/>
                <w:webHidden/>
              </w:rPr>
              <w:t>15</w:t>
            </w:r>
            <w:r w:rsidR="00C743E3">
              <w:rPr>
                <w:noProof/>
                <w:webHidden/>
              </w:rPr>
              <w:fldChar w:fldCharType="end"/>
            </w:r>
          </w:hyperlink>
        </w:p>
        <w:p w14:paraId="0F693310" w14:textId="5FF7152E"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2" w:history="1">
            <w:r w:rsidR="00C743E3" w:rsidRPr="00A53A80">
              <w:rPr>
                <w:rStyle w:val="Hyperlink"/>
                <w:noProof/>
              </w:rPr>
              <w:t>5.3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Data sampling</w:t>
            </w:r>
            <w:r w:rsidR="00C743E3">
              <w:rPr>
                <w:noProof/>
                <w:webHidden/>
              </w:rPr>
              <w:tab/>
            </w:r>
            <w:r w:rsidR="00C743E3">
              <w:rPr>
                <w:noProof/>
                <w:webHidden/>
              </w:rPr>
              <w:fldChar w:fldCharType="begin"/>
            </w:r>
            <w:r w:rsidR="00C743E3">
              <w:rPr>
                <w:noProof/>
                <w:webHidden/>
              </w:rPr>
              <w:instrText xml:space="preserve"> PAGEREF _Toc152595782 \h </w:instrText>
            </w:r>
            <w:r w:rsidR="00C743E3">
              <w:rPr>
                <w:noProof/>
                <w:webHidden/>
              </w:rPr>
            </w:r>
            <w:r w:rsidR="00C743E3">
              <w:rPr>
                <w:noProof/>
                <w:webHidden/>
              </w:rPr>
              <w:fldChar w:fldCharType="separate"/>
            </w:r>
            <w:r w:rsidR="00C743E3">
              <w:rPr>
                <w:noProof/>
                <w:webHidden/>
              </w:rPr>
              <w:t>16</w:t>
            </w:r>
            <w:r w:rsidR="00C743E3">
              <w:rPr>
                <w:noProof/>
                <w:webHidden/>
              </w:rPr>
              <w:fldChar w:fldCharType="end"/>
            </w:r>
          </w:hyperlink>
        </w:p>
        <w:p w14:paraId="51D899B2" w14:textId="11CF8D41"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3" w:history="1">
            <w:r w:rsidR="00C743E3" w:rsidRPr="00A53A80">
              <w:rPr>
                <w:rStyle w:val="Hyperlink"/>
                <w:noProof/>
              </w:rPr>
              <w:t>5.4</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Calculations</w:t>
            </w:r>
            <w:r w:rsidR="00C743E3">
              <w:rPr>
                <w:noProof/>
                <w:webHidden/>
              </w:rPr>
              <w:tab/>
            </w:r>
            <w:r w:rsidR="00C743E3">
              <w:rPr>
                <w:noProof/>
                <w:webHidden/>
              </w:rPr>
              <w:fldChar w:fldCharType="begin"/>
            </w:r>
            <w:r w:rsidR="00C743E3">
              <w:rPr>
                <w:noProof/>
                <w:webHidden/>
              </w:rPr>
              <w:instrText xml:space="preserve"> PAGEREF _Toc152595783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7D8D13EF" w14:textId="1608072A"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84" w:history="1">
            <w:r w:rsidR="00C743E3" w:rsidRPr="00A53A80">
              <w:rPr>
                <w:rStyle w:val="Hyperlink"/>
                <w:noProof/>
              </w:rPr>
              <w:t>5.4.1</w:t>
            </w:r>
            <w:r w:rsidR="00C743E3">
              <w:rPr>
                <w:rFonts w:eastAsiaTheme="minorEastAsia" w:cstheme="minorBidi"/>
                <w:smallCaps w:val="0"/>
                <w:noProof/>
                <w:kern w:val="2"/>
                <w:sz w:val="22"/>
                <w14:ligatures w14:val="standardContextual"/>
              </w:rPr>
              <w:tab/>
            </w:r>
            <w:r w:rsidR="00C743E3" w:rsidRPr="00A53A80">
              <w:rPr>
                <w:rStyle w:val="Hyperlink"/>
                <w:noProof/>
              </w:rPr>
              <w:t>Biomass volume</w:t>
            </w:r>
            <w:r w:rsidR="00C743E3">
              <w:rPr>
                <w:noProof/>
                <w:webHidden/>
              </w:rPr>
              <w:tab/>
            </w:r>
            <w:r w:rsidR="00C743E3">
              <w:rPr>
                <w:noProof/>
                <w:webHidden/>
              </w:rPr>
              <w:fldChar w:fldCharType="begin"/>
            </w:r>
            <w:r w:rsidR="00C743E3">
              <w:rPr>
                <w:noProof/>
                <w:webHidden/>
              </w:rPr>
              <w:instrText xml:space="preserve"> PAGEREF _Toc152595784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2842A299" w14:textId="0950B09F"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85" w:history="1">
            <w:r w:rsidR="00C743E3" w:rsidRPr="00A53A80">
              <w:rPr>
                <w:rStyle w:val="Hyperlink"/>
                <w:noProof/>
              </w:rPr>
              <w:t>5.4.2</w:t>
            </w:r>
            <w:r w:rsidR="00C743E3">
              <w:rPr>
                <w:rFonts w:eastAsiaTheme="minorEastAsia" w:cstheme="minorBidi"/>
                <w:smallCaps w:val="0"/>
                <w:noProof/>
                <w:kern w:val="2"/>
                <w:sz w:val="22"/>
                <w14:ligatures w14:val="standardContextual"/>
              </w:rPr>
              <w:tab/>
            </w:r>
            <w:r w:rsidR="00C743E3" w:rsidRPr="00A53A80">
              <w:rPr>
                <w:rStyle w:val="Hyperlink"/>
                <w:noProof/>
              </w:rPr>
              <w:t>Forest yield classes</w:t>
            </w:r>
            <w:r w:rsidR="00C743E3">
              <w:rPr>
                <w:noProof/>
                <w:webHidden/>
              </w:rPr>
              <w:tab/>
            </w:r>
            <w:r w:rsidR="00C743E3">
              <w:rPr>
                <w:noProof/>
                <w:webHidden/>
              </w:rPr>
              <w:fldChar w:fldCharType="begin"/>
            </w:r>
            <w:r w:rsidR="00C743E3">
              <w:rPr>
                <w:noProof/>
                <w:webHidden/>
              </w:rPr>
              <w:instrText xml:space="preserve"> PAGEREF _Toc152595785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1F649B47" w14:textId="39B9876D" w:rsidR="00C743E3" w:rsidRDefault="00EB54D1">
          <w:pPr>
            <w:pStyle w:val="Verzeichnis3"/>
            <w:tabs>
              <w:tab w:val="left" w:pos="706"/>
              <w:tab w:val="right" w:pos="9062"/>
            </w:tabs>
            <w:rPr>
              <w:rFonts w:eastAsiaTheme="minorEastAsia" w:cstheme="minorBidi"/>
              <w:smallCaps w:val="0"/>
              <w:noProof/>
              <w:kern w:val="2"/>
              <w:sz w:val="22"/>
              <w14:ligatures w14:val="standardContextual"/>
            </w:rPr>
          </w:pPr>
          <w:hyperlink w:anchor="_Toc152595786" w:history="1">
            <w:r w:rsidR="00C743E3" w:rsidRPr="00A53A80">
              <w:rPr>
                <w:rStyle w:val="Hyperlink"/>
                <w:noProof/>
              </w:rPr>
              <w:t>5.4.3</w:t>
            </w:r>
            <w:r w:rsidR="00C743E3">
              <w:rPr>
                <w:rFonts w:eastAsiaTheme="minorEastAsia" w:cstheme="minorBidi"/>
                <w:smallCaps w:val="0"/>
                <w:noProof/>
                <w:kern w:val="2"/>
                <w:sz w:val="22"/>
                <w14:ligatures w14:val="standardContextual"/>
              </w:rPr>
              <w:tab/>
            </w:r>
            <w:r w:rsidR="00C743E3" w:rsidRPr="00A53A80">
              <w:rPr>
                <w:rStyle w:val="Hyperlink"/>
                <w:noProof/>
              </w:rPr>
              <w:t>Forest Structural Index</w:t>
            </w:r>
            <w:r w:rsidR="00C743E3">
              <w:rPr>
                <w:noProof/>
                <w:webHidden/>
              </w:rPr>
              <w:tab/>
            </w:r>
            <w:r w:rsidR="00C743E3">
              <w:rPr>
                <w:noProof/>
                <w:webHidden/>
              </w:rPr>
              <w:fldChar w:fldCharType="begin"/>
            </w:r>
            <w:r w:rsidR="00C743E3">
              <w:rPr>
                <w:noProof/>
                <w:webHidden/>
              </w:rPr>
              <w:instrText xml:space="preserve"> PAGEREF _Toc152595786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71A5C882" w14:textId="05744E7E" w:rsidR="00C743E3" w:rsidRDefault="00EB54D1">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7" w:history="1">
            <w:r w:rsidR="00C743E3" w:rsidRPr="00A53A80">
              <w:rPr>
                <w:rStyle w:val="Hyperlink"/>
                <w:noProof/>
              </w:rPr>
              <w:t>5.5</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Statistics and analysis</w:t>
            </w:r>
            <w:r w:rsidR="00C743E3">
              <w:rPr>
                <w:noProof/>
                <w:webHidden/>
              </w:rPr>
              <w:tab/>
            </w:r>
            <w:r w:rsidR="00C743E3">
              <w:rPr>
                <w:noProof/>
                <w:webHidden/>
              </w:rPr>
              <w:fldChar w:fldCharType="begin"/>
            </w:r>
            <w:r w:rsidR="00C743E3">
              <w:rPr>
                <w:noProof/>
                <w:webHidden/>
              </w:rPr>
              <w:instrText xml:space="preserve"> PAGEREF _Toc152595787 \h </w:instrText>
            </w:r>
            <w:r w:rsidR="00C743E3">
              <w:rPr>
                <w:noProof/>
                <w:webHidden/>
              </w:rPr>
            </w:r>
            <w:r w:rsidR="00C743E3">
              <w:rPr>
                <w:noProof/>
                <w:webHidden/>
              </w:rPr>
              <w:fldChar w:fldCharType="separate"/>
            </w:r>
            <w:r w:rsidR="00C743E3">
              <w:rPr>
                <w:noProof/>
                <w:webHidden/>
              </w:rPr>
              <w:t>25</w:t>
            </w:r>
            <w:r w:rsidR="00C743E3">
              <w:rPr>
                <w:noProof/>
                <w:webHidden/>
              </w:rPr>
              <w:fldChar w:fldCharType="end"/>
            </w:r>
          </w:hyperlink>
        </w:p>
        <w:p w14:paraId="000A1BA4" w14:textId="24798B70"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88" w:history="1">
            <w:r w:rsidR="00C743E3" w:rsidRPr="00A53A80">
              <w:rPr>
                <w:rStyle w:val="Hyperlink"/>
                <w:noProof/>
              </w:rPr>
              <w:t>6</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Results</w:t>
            </w:r>
            <w:r w:rsidR="00C743E3">
              <w:rPr>
                <w:noProof/>
                <w:webHidden/>
              </w:rPr>
              <w:tab/>
            </w:r>
            <w:r w:rsidR="00C743E3">
              <w:rPr>
                <w:noProof/>
                <w:webHidden/>
              </w:rPr>
              <w:fldChar w:fldCharType="begin"/>
            </w:r>
            <w:r w:rsidR="00C743E3">
              <w:rPr>
                <w:noProof/>
                <w:webHidden/>
              </w:rPr>
              <w:instrText xml:space="preserve"> PAGEREF _Toc152595788 \h </w:instrText>
            </w:r>
            <w:r w:rsidR="00C743E3">
              <w:rPr>
                <w:noProof/>
                <w:webHidden/>
              </w:rPr>
            </w:r>
            <w:r w:rsidR="00C743E3">
              <w:rPr>
                <w:noProof/>
                <w:webHidden/>
              </w:rPr>
              <w:fldChar w:fldCharType="separate"/>
            </w:r>
            <w:r w:rsidR="00C743E3">
              <w:rPr>
                <w:noProof/>
                <w:webHidden/>
              </w:rPr>
              <w:t>27</w:t>
            </w:r>
            <w:r w:rsidR="00C743E3">
              <w:rPr>
                <w:noProof/>
                <w:webHidden/>
              </w:rPr>
              <w:fldChar w:fldCharType="end"/>
            </w:r>
          </w:hyperlink>
        </w:p>
        <w:p w14:paraId="1ED31229" w14:textId="73EB0644"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89" w:history="1">
            <w:r w:rsidR="00C743E3" w:rsidRPr="00A53A80">
              <w:rPr>
                <w:rStyle w:val="Hyperlink"/>
                <w:noProof/>
              </w:rPr>
              <w:t>7</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Discussion</w:t>
            </w:r>
            <w:r w:rsidR="00C743E3">
              <w:rPr>
                <w:noProof/>
                <w:webHidden/>
              </w:rPr>
              <w:tab/>
            </w:r>
            <w:r w:rsidR="00C743E3">
              <w:rPr>
                <w:noProof/>
                <w:webHidden/>
              </w:rPr>
              <w:fldChar w:fldCharType="begin"/>
            </w:r>
            <w:r w:rsidR="00C743E3">
              <w:rPr>
                <w:noProof/>
                <w:webHidden/>
              </w:rPr>
              <w:instrText xml:space="preserve"> PAGEREF _Toc152595789 \h </w:instrText>
            </w:r>
            <w:r w:rsidR="00C743E3">
              <w:rPr>
                <w:noProof/>
                <w:webHidden/>
              </w:rPr>
            </w:r>
            <w:r w:rsidR="00C743E3">
              <w:rPr>
                <w:noProof/>
                <w:webHidden/>
              </w:rPr>
              <w:fldChar w:fldCharType="separate"/>
            </w:r>
            <w:r w:rsidR="00C743E3">
              <w:rPr>
                <w:noProof/>
                <w:webHidden/>
              </w:rPr>
              <w:t>36</w:t>
            </w:r>
            <w:r w:rsidR="00C743E3">
              <w:rPr>
                <w:noProof/>
                <w:webHidden/>
              </w:rPr>
              <w:fldChar w:fldCharType="end"/>
            </w:r>
          </w:hyperlink>
        </w:p>
        <w:p w14:paraId="226C6F7C" w14:textId="6A847EC4"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0" w:history="1">
            <w:r w:rsidR="00C743E3" w:rsidRPr="00A53A80">
              <w:rPr>
                <w:rStyle w:val="Hyperlink"/>
                <w:noProof/>
              </w:rPr>
              <w:t>8</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Conclusion</w:t>
            </w:r>
            <w:r w:rsidR="00C743E3">
              <w:rPr>
                <w:noProof/>
                <w:webHidden/>
              </w:rPr>
              <w:tab/>
            </w:r>
            <w:r w:rsidR="00C743E3">
              <w:rPr>
                <w:noProof/>
                <w:webHidden/>
              </w:rPr>
              <w:fldChar w:fldCharType="begin"/>
            </w:r>
            <w:r w:rsidR="00C743E3">
              <w:rPr>
                <w:noProof/>
                <w:webHidden/>
              </w:rPr>
              <w:instrText xml:space="preserve"> PAGEREF _Toc152595790 \h </w:instrText>
            </w:r>
            <w:r w:rsidR="00C743E3">
              <w:rPr>
                <w:noProof/>
                <w:webHidden/>
              </w:rPr>
            </w:r>
            <w:r w:rsidR="00C743E3">
              <w:rPr>
                <w:noProof/>
                <w:webHidden/>
              </w:rPr>
              <w:fldChar w:fldCharType="separate"/>
            </w:r>
            <w:r w:rsidR="00C743E3">
              <w:rPr>
                <w:noProof/>
                <w:webHidden/>
              </w:rPr>
              <w:t>37</w:t>
            </w:r>
            <w:r w:rsidR="00C743E3">
              <w:rPr>
                <w:noProof/>
                <w:webHidden/>
              </w:rPr>
              <w:fldChar w:fldCharType="end"/>
            </w:r>
          </w:hyperlink>
        </w:p>
        <w:p w14:paraId="34FDBF31" w14:textId="7AFEC3DD"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1" w:history="1">
            <w:r w:rsidR="00C743E3" w:rsidRPr="00A53A80">
              <w:rPr>
                <w:rStyle w:val="Hyperlink"/>
                <w:noProof/>
              </w:rPr>
              <w:t>9</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References</w:t>
            </w:r>
            <w:r w:rsidR="00C743E3">
              <w:rPr>
                <w:noProof/>
                <w:webHidden/>
              </w:rPr>
              <w:tab/>
            </w:r>
            <w:r w:rsidR="00C743E3">
              <w:rPr>
                <w:noProof/>
                <w:webHidden/>
              </w:rPr>
              <w:fldChar w:fldCharType="begin"/>
            </w:r>
            <w:r w:rsidR="00C743E3">
              <w:rPr>
                <w:noProof/>
                <w:webHidden/>
              </w:rPr>
              <w:instrText xml:space="preserve"> PAGEREF _Toc152595791 \h </w:instrText>
            </w:r>
            <w:r w:rsidR="00C743E3">
              <w:rPr>
                <w:noProof/>
                <w:webHidden/>
              </w:rPr>
            </w:r>
            <w:r w:rsidR="00C743E3">
              <w:rPr>
                <w:noProof/>
                <w:webHidden/>
              </w:rPr>
              <w:fldChar w:fldCharType="separate"/>
            </w:r>
            <w:r w:rsidR="00C743E3">
              <w:rPr>
                <w:noProof/>
                <w:webHidden/>
              </w:rPr>
              <w:t>III</w:t>
            </w:r>
            <w:r w:rsidR="00C743E3">
              <w:rPr>
                <w:noProof/>
                <w:webHidden/>
              </w:rPr>
              <w:fldChar w:fldCharType="end"/>
            </w:r>
          </w:hyperlink>
        </w:p>
        <w:p w14:paraId="059C77CC" w14:textId="4B60196E"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2" w:history="1">
            <w:r w:rsidR="00C743E3" w:rsidRPr="00A53A80">
              <w:rPr>
                <w:rStyle w:val="Hyperlink"/>
                <w:noProof/>
              </w:rPr>
              <w:t>Figures</w:t>
            </w:r>
            <w:r w:rsidR="00C743E3">
              <w:rPr>
                <w:noProof/>
                <w:webHidden/>
              </w:rPr>
              <w:tab/>
            </w:r>
            <w:r w:rsidR="00C743E3">
              <w:rPr>
                <w:noProof/>
                <w:webHidden/>
              </w:rPr>
              <w:fldChar w:fldCharType="begin"/>
            </w:r>
            <w:r w:rsidR="00C743E3">
              <w:rPr>
                <w:noProof/>
                <w:webHidden/>
              </w:rPr>
              <w:instrText xml:space="preserve"> PAGEREF _Toc152595792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5EAC7B0A" w14:textId="552996F4"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3" w:history="1">
            <w:r w:rsidR="00C743E3" w:rsidRPr="00A53A80">
              <w:rPr>
                <w:rStyle w:val="Hyperlink"/>
                <w:noProof/>
              </w:rPr>
              <w:t>Figures (Appendix)</w:t>
            </w:r>
            <w:r w:rsidR="00C743E3">
              <w:rPr>
                <w:noProof/>
                <w:webHidden/>
              </w:rPr>
              <w:tab/>
            </w:r>
            <w:r w:rsidR="00C743E3">
              <w:rPr>
                <w:noProof/>
                <w:webHidden/>
              </w:rPr>
              <w:fldChar w:fldCharType="begin"/>
            </w:r>
            <w:r w:rsidR="00C743E3">
              <w:rPr>
                <w:noProof/>
                <w:webHidden/>
              </w:rPr>
              <w:instrText xml:space="preserve"> PAGEREF _Toc152595793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19F915BD" w14:textId="7830BE07"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4" w:history="1">
            <w:r w:rsidR="00C743E3" w:rsidRPr="00A53A80">
              <w:rPr>
                <w:rStyle w:val="Hyperlink"/>
                <w:noProof/>
              </w:rPr>
              <w:t>Tables</w:t>
            </w:r>
            <w:r w:rsidR="00C743E3">
              <w:rPr>
                <w:noProof/>
                <w:webHidden/>
              </w:rPr>
              <w:tab/>
            </w:r>
            <w:r w:rsidR="00C743E3">
              <w:rPr>
                <w:noProof/>
                <w:webHidden/>
              </w:rPr>
              <w:fldChar w:fldCharType="begin"/>
            </w:r>
            <w:r w:rsidR="00C743E3">
              <w:rPr>
                <w:noProof/>
                <w:webHidden/>
              </w:rPr>
              <w:instrText xml:space="preserve"> PAGEREF _Toc152595794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C3A4BE" w14:textId="3E9C828B"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5" w:history="1">
            <w:r w:rsidR="00C743E3" w:rsidRPr="00A53A80">
              <w:rPr>
                <w:rStyle w:val="Hyperlink"/>
                <w:noProof/>
              </w:rPr>
              <w:t>Tables (Appendix)</w:t>
            </w:r>
            <w:r w:rsidR="00C743E3">
              <w:rPr>
                <w:noProof/>
                <w:webHidden/>
              </w:rPr>
              <w:tab/>
            </w:r>
            <w:r w:rsidR="00C743E3">
              <w:rPr>
                <w:noProof/>
                <w:webHidden/>
              </w:rPr>
              <w:fldChar w:fldCharType="begin"/>
            </w:r>
            <w:r w:rsidR="00C743E3">
              <w:rPr>
                <w:noProof/>
                <w:webHidden/>
              </w:rPr>
              <w:instrText xml:space="preserve"> PAGEREF _Toc152595795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93BF87" w14:textId="55E3A5BC" w:rsidR="00C743E3" w:rsidRDefault="00EB54D1">
          <w:pPr>
            <w:pStyle w:val="Verzeichnis1"/>
            <w:rPr>
              <w:rFonts w:eastAsiaTheme="minorEastAsia" w:cstheme="minorBidi"/>
              <w:b w:val="0"/>
              <w:bCs w:val="0"/>
              <w:caps w:val="0"/>
              <w:noProof/>
              <w:kern w:val="2"/>
              <w:sz w:val="22"/>
              <w:u w:val="none"/>
              <w14:ligatures w14:val="standardContextual"/>
            </w:rPr>
          </w:pPr>
          <w:hyperlink w:anchor="_Toc152595796" w:history="1">
            <w:r w:rsidR="00C743E3" w:rsidRPr="00A53A80">
              <w:rPr>
                <w:rStyle w:val="Hyperlink"/>
                <w:noProof/>
              </w:rPr>
              <w:t>Appendix</w:t>
            </w:r>
            <w:r w:rsidR="00C743E3">
              <w:rPr>
                <w:noProof/>
                <w:webHidden/>
              </w:rPr>
              <w:tab/>
            </w:r>
            <w:r w:rsidR="00C743E3">
              <w:rPr>
                <w:noProof/>
                <w:webHidden/>
              </w:rPr>
              <w:fldChar w:fldCharType="begin"/>
            </w:r>
            <w:r w:rsidR="00C743E3">
              <w:rPr>
                <w:noProof/>
                <w:webHidden/>
              </w:rPr>
              <w:instrText xml:space="preserve"> PAGEREF _Toc152595796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562761DA" w14:textId="0801CA4F" w:rsidR="00C743E3" w:rsidRDefault="00EB54D1">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7" w:history="1">
            <w:r w:rsidR="00C743E3" w:rsidRPr="00A53A80">
              <w:rPr>
                <w:rStyle w:val="Hyperlink"/>
                <w:noProof/>
              </w:rPr>
              <w:t>A.1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Sampling plots</w:t>
            </w:r>
            <w:r w:rsidR="00C743E3">
              <w:rPr>
                <w:noProof/>
                <w:webHidden/>
              </w:rPr>
              <w:tab/>
            </w:r>
            <w:r w:rsidR="00C743E3">
              <w:rPr>
                <w:noProof/>
                <w:webHidden/>
              </w:rPr>
              <w:fldChar w:fldCharType="begin"/>
            </w:r>
            <w:r w:rsidR="00C743E3">
              <w:rPr>
                <w:noProof/>
                <w:webHidden/>
              </w:rPr>
              <w:instrText xml:space="preserve"> PAGEREF _Toc152595797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3FE1D0CC" w14:textId="0793ABED" w:rsidR="00C743E3" w:rsidRDefault="00EB54D1">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8" w:history="1">
            <w:r w:rsidR="00C743E3" w:rsidRPr="00A53A80">
              <w:rPr>
                <w:rStyle w:val="Hyperlink"/>
                <w:noProof/>
              </w:rPr>
              <w:t>A.2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Yield class graphics</w:t>
            </w:r>
            <w:r w:rsidR="00C743E3">
              <w:rPr>
                <w:noProof/>
                <w:webHidden/>
              </w:rPr>
              <w:tab/>
            </w:r>
            <w:r w:rsidR="00C743E3">
              <w:rPr>
                <w:noProof/>
                <w:webHidden/>
              </w:rPr>
              <w:fldChar w:fldCharType="begin"/>
            </w:r>
            <w:r w:rsidR="00C743E3">
              <w:rPr>
                <w:noProof/>
                <w:webHidden/>
              </w:rPr>
              <w:instrText xml:space="preserve"> PAGEREF _Toc152595798 \h </w:instrText>
            </w:r>
            <w:r w:rsidR="00C743E3">
              <w:rPr>
                <w:noProof/>
                <w:webHidden/>
              </w:rPr>
            </w:r>
            <w:r w:rsidR="00C743E3">
              <w:rPr>
                <w:noProof/>
                <w:webHidden/>
              </w:rPr>
              <w:fldChar w:fldCharType="separate"/>
            </w:r>
            <w:r w:rsidR="00C743E3">
              <w:rPr>
                <w:noProof/>
                <w:webHidden/>
              </w:rPr>
              <w:t>XX</w:t>
            </w:r>
            <w:r w:rsidR="00C743E3">
              <w:rPr>
                <w:noProof/>
                <w:webHidden/>
              </w:rPr>
              <w:fldChar w:fldCharType="end"/>
            </w:r>
          </w:hyperlink>
        </w:p>
        <w:p w14:paraId="5513EB77" w14:textId="474A09D5" w:rsidR="00C743E3" w:rsidRDefault="00EB54D1">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9" w:history="1">
            <w:r w:rsidR="00C743E3" w:rsidRPr="00A53A80">
              <w:rPr>
                <w:rStyle w:val="Hyperlink"/>
                <w:noProof/>
              </w:rPr>
              <w:t>A.3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Plots’ results</w:t>
            </w:r>
            <w:r w:rsidR="00C743E3">
              <w:rPr>
                <w:noProof/>
                <w:webHidden/>
              </w:rPr>
              <w:tab/>
            </w:r>
            <w:r w:rsidR="00C743E3">
              <w:rPr>
                <w:noProof/>
                <w:webHidden/>
              </w:rPr>
              <w:fldChar w:fldCharType="begin"/>
            </w:r>
            <w:r w:rsidR="00C743E3">
              <w:rPr>
                <w:noProof/>
                <w:webHidden/>
              </w:rPr>
              <w:instrText xml:space="preserve"> PAGEREF _Toc152595799 \h </w:instrText>
            </w:r>
            <w:r w:rsidR="00C743E3">
              <w:rPr>
                <w:noProof/>
                <w:webHidden/>
              </w:rPr>
            </w:r>
            <w:r w:rsidR="00C743E3">
              <w:rPr>
                <w:noProof/>
                <w:webHidden/>
              </w:rPr>
              <w:fldChar w:fldCharType="separate"/>
            </w:r>
            <w:r w:rsidR="00C743E3">
              <w:rPr>
                <w:noProof/>
                <w:webHidden/>
              </w:rPr>
              <w:t>XXII</w:t>
            </w:r>
            <w:r w:rsidR="00C743E3">
              <w:rPr>
                <w:noProof/>
                <w:webHidden/>
              </w:rPr>
              <w:fldChar w:fldCharType="end"/>
            </w:r>
          </w:hyperlink>
        </w:p>
        <w:p w14:paraId="34991C7A" w14:textId="783D0766" w:rsidR="00E44FA3" w:rsidRPr="009179FB" w:rsidRDefault="00E44FA3">
          <w:r w:rsidRPr="009179FB">
            <w:rPr>
              <w:b/>
              <w:bCs/>
            </w:rPr>
            <w:fldChar w:fldCharType="end"/>
          </w:r>
        </w:p>
      </w:sdtContent>
    </w:sdt>
    <w:p w14:paraId="78A5A26E" w14:textId="418F5633" w:rsidR="001356C1" w:rsidRPr="009179FB" w:rsidRDefault="001356C1" w:rsidP="001356C1">
      <w:pPr>
        <w:sectPr w:rsidR="001356C1" w:rsidRPr="009179FB" w:rsidSect="00084B9B">
          <w:headerReference w:type="even" r:id="rId8"/>
          <w:headerReference w:type="default" r:id="rId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446871C0" w14:textId="77777777" w:rsidR="00C452D3" w:rsidRPr="009179FB" w:rsidRDefault="00C452D3" w:rsidP="00C452D3">
      <w:pPr>
        <w:pStyle w:val="berschrift1"/>
      </w:pPr>
      <w:bookmarkStart w:id="0" w:name="_Toc152595767"/>
      <w:r w:rsidRPr="009179FB">
        <w:lastRenderedPageBreak/>
        <w:t>Abstract</w:t>
      </w:r>
      <w:bookmarkEnd w:id="0"/>
    </w:p>
    <w:p w14:paraId="75E0BD38" w14:textId="77777777" w:rsidR="00C452D3" w:rsidRPr="009179FB" w:rsidRDefault="00C452D3" w:rsidP="00C452D3"/>
    <w:p w14:paraId="49C811D1" w14:textId="77777777" w:rsidR="00C452D3" w:rsidRPr="009179FB" w:rsidRDefault="00C452D3" w:rsidP="00C452D3"/>
    <w:p w14:paraId="1B605E2A" w14:textId="72D6B91C" w:rsidR="00C452D3" w:rsidRPr="009179FB" w:rsidRDefault="00C452D3" w:rsidP="00C452D3">
      <w:pPr>
        <w:pStyle w:val="berschrift1"/>
      </w:pPr>
      <w:bookmarkStart w:id="1" w:name="_Toc152595768"/>
      <w:proofErr w:type="spellStart"/>
      <w:r w:rsidRPr="009179FB">
        <w:t>Zusammenfassung</w:t>
      </w:r>
      <w:bookmarkEnd w:id="1"/>
      <w:proofErr w:type="spellEnd"/>
    </w:p>
    <w:p w14:paraId="5B091F90" w14:textId="77777777" w:rsidR="00C452D3" w:rsidRPr="009179FB" w:rsidRDefault="00C452D3" w:rsidP="00C452D3"/>
    <w:p w14:paraId="080CBAE5" w14:textId="77777777" w:rsidR="00C452D3" w:rsidRPr="009179FB" w:rsidRDefault="00C452D3" w:rsidP="00C452D3">
      <w:pPr>
        <w:spacing w:line="259" w:lineRule="auto"/>
        <w:jc w:val="left"/>
      </w:pPr>
      <w:r w:rsidRPr="009179FB">
        <w:br w:type="page"/>
      </w:r>
    </w:p>
    <w:p w14:paraId="6B6AA606" w14:textId="77777777" w:rsidR="00C452D3" w:rsidRPr="009179FB" w:rsidRDefault="00C452D3" w:rsidP="00C452D3">
      <w:pPr>
        <w:pStyle w:val="berschrift1"/>
      </w:pPr>
      <w:bookmarkStart w:id="2" w:name="_Toc152595769"/>
      <w:r w:rsidRPr="009179FB">
        <w:lastRenderedPageBreak/>
        <w:t>Introduction</w:t>
      </w:r>
      <w:bookmarkEnd w:id="2"/>
    </w:p>
    <w:p w14:paraId="32A1170A" w14:textId="3166F99D" w:rsidR="00502075" w:rsidRPr="00502075" w:rsidRDefault="00C452D3" w:rsidP="00C452D3">
      <w:pPr>
        <w:pStyle w:val="berschrift1"/>
      </w:pPr>
      <w:r w:rsidRPr="009179FB">
        <w:br w:type="page"/>
      </w:r>
      <w:bookmarkStart w:id="3" w:name="_Toc152595770"/>
      <w:r w:rsidR="00D70D98" w:rsidRPr="009179FB">
        <w:lastRenderedPageBreak/>
        <w:t>Background</w:t>
      </w:r>
      <w:bookmarkEnd w:id="3"/>
    </w:p>
    <w:p w14:paraId="23DB5247" w14:textId="74117714" w:rsidR="007F269F" w:rsidRPr="009179FB" w:rsidRDefault="00502075" w:rsidP="007F269F">
      <w:pPr>
        <w:pStyle w:val="berschrift2"/>
      </w:pPr>
      <w:bookmarkStart w:id="4" w:name="_Toc152595771"/>
      <w:r>
        <w:t>Forests on peatlands</w:t>
      </w:r>
      <w:bookmarkEnd w:id="4"/>
    </w:p>
    <w:p w14:paraId="5DFD7FEF" w14:textId="3FC0E276" w:rsidR="00503D9B" w:rsidRDefault="00502075" w:rsidP="00503D9B">
      <w:pPr>
        <w:pStyle w:val="berschrift3"/>
      </w:pPr>
      <w:bookmarkStart w:id="5" w:name="_Toc152595772"/>
      <w:r>
        <w:t>Peatland</w:t>
      </w:r>
      <w:bookmarkEnd w:id="5"/>
    </w:p>
    <w:p w14:paraId="42C7DFC7" w14:textId="543DD6D5" w:rsidR="007D7525" w:rsidRPr="009179FB" w:rsidRDefault="00600F83" w:rsidP="00600F83">
      <w:r>
        <w:t xml:space="preserve">Peatlands are special terrestrial </w:t>
      </w:r>
      <w:r w:rsidR="00A22616">
        <w:t xml:space="preserve">and wet </w:t>
      </w:r>
      <w:r>
        <w:t xml:space="preserve">ecosystems which developed under waterlogged conditions. The absence of air and thus oxygen prevents dead organic matter (e.g. litter or dead roots) on or </w:t>
      </w:r>
      <w:r w:rsidR="00184460">
        <w:t>below</w:t>
      </w:r>
      <w:r>
        <w:t xml:space="preserve"> the</w:t>
      </w:r>
      <w:r w:rsidR="00184460">
        <w:t xml:space="preserve"> surface</w:t>
      </w:r>
      <w:r>
        <w:t xml:space="preserve"> </w:t>
      </w:r>
      <w:r w:rsidR="00CC4AE4">
        <w:t>from</w:t>
      </w:r>
      <w:r>
        <w:t xml:space="preserve"> rot</w:t>
      </w:r>
      <w:r w:rsidR="00CC4AE4">
        <w:t>ting</w:t>
      </w:r>
      <w:r>
        <w:t xml:space="preserve"> and eventually to be decomposed by microorganisms in the soil</w:t>
      </w:r>
      <w:r w:rsidR="00CC4AE4">
        <w:t xml:space="preserve"> </w:t>
      </w:r>
      <w:sdt>
        <w:sdtPr>
          <w:rPr>
            <w:rFonts w:ascii="Calibri" w:hAnsi="Calibri" w:cs="Calibri"/>
            <w:color w:val="000000"/>
          </w:rPr>
          <w:alias w:val="To edit, see citavi.com/edit"/>
          <w:tag w:val="CitaviPlaceholder#f4d37904-6285-a4fb-4c42-e13a858afaf4"/>
          <w:id w:val="1709456562"/>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zBiYjYzLWExNjYtNzU2OC01N2FjLWI1YTRkYzM2MTRkZSIsIlJhbmdlTGVuZ3RoIjoyNSwiUmVmZXJlbmNlSWQiOiJmMjIwNWExZi1jYjRkLTQwN2YtYTIzNy1jODE2ZTI2ZDY0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aXdiMGQ1ZGcuanBnIiwiVXJpU3RyaW5nIjoiZjIyMDVhMWYtY2I0ZC00MDdmLWEyMzctYzgxNmUyNmQ2NDd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1MTk3NzQ0OD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NpdGVzZWVyeC5pc3QucHN1LmVkdS9kb2N1bWVudD9yZXBpZD1yZXAxJnR5cGU9cGRmJmRvaT0zZmE1MzM2OTAwMzgyZDRiZjQ2ODA1YmNhYWRjN2EwNzc0MWFmM2Y2IiwiVXJpU3RyaW5nIjoiaHR0cHM6Ly9jaXRlc2VlcnguaXN0LnBzdS5lZHUvZG9jdW1lbnQ/cmVwaWQ9cmVwMSZ0eXBlPXBkZiZkb2k9M2ZhNTMzNjkwMDM4MmQ0YmY0NjgwNWJjYWFkYzdhMDc3NDFhZjNm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(Joosten and Clarke 2002)</w:t>
          </w:r>
          <w:r w:rsidR="00E3665E" w:rsidRPr="00E3665E">
            <w:rPr>
              <w:rFonts w:ascii="Calibri" w:hAnsi="Calibri" w:cs="Calibri"/>
              <w:color w:val="000000"/>
            </w:rPr>
            <w:fldChar w:fldCharType="end"/>
          </w:r>
        </w:sdtContent>
      </w:sdt>
      <w:r>
        <w:t>.</w:t>
      </w:r>
      <w:r w:rsidR="00CC4AE4">
        <w:t xml:space="preserve"> Instead, the anaerobic environment leads to the development of peat – a type of soil with an organic material content of more than 30 %</w:t>
      </w:r>
      <w:r w:rsidR="005E38FE">
        <w:t xml:space="preserve"> </w:t>
      </w:r>
      <w:sdt>
        <w:sdtPr>
          <w:alias w:val="To edit, see citavi.com/edit"/>
          <w:tag w:val="CitaviPlaceholder#68c35984-e69f-4d56-8baf-d977e7b3731c"/>
          <w:id w:val="1496458429"/>
          <w:placeholder>
            <w:docPart w:val="DefaultPlaceholder_-1854013440"/>
          </w:placeholder>
        </w:sdtPr>
        <w:sdtEndPr/>
        <w:sdtContent>
          <w:r w:rsidR="003862D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A3YzI1LTljOWItNDUyMi1iZTJiLThiOWRhMWMxMWI1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4YzM1OTg0LWU2OWYtNGQ1Ni04YmFmLWQ5NzdlN2IzNzMxYyIsIlRleHQiOiIoQUcgQm9kZW4gMjAwNSkiLCJXQUlWZXJzaW9uIjoiNi4xNC40LjAifQ==}</w:instrText>
          </w:r>
          <w:r w:rsidR="003862DB">
            <w:fldChar w:fldCharType="separate"/>
          </w:r>
          <w:r w:rsidR="00C452D3">
            <w:t>(AG Boden 2005)</w:t>
          </w:r>
          <w:r w:rsidR="003862DB">
            <w:fldChar w:fldCharType="end"/>
          </w:r>
        </w:sdtContent>
      </w:sdt>
      <w:r w:rsidR="00CC4AE4">
        <w:t>.</w:t>
      </w:r>
      <w:r w:rsidR="003862DB">
        <w:t xml:space="preserve"> </w:t>
      </w:r>
      <w:r w:rsidR="00EF0C61">
        <w:t xml:space="preserve">In contrast to </w:t>
      </w:r>
      <w:r w:rsidR="003862DB">
        <w:t xml:space="preserve">other water-influenced terrestrial ecosystems (e.g. swamps, riparian forests or marshlands), natural peatlands, also referred to as mires, do not completely </w:t>
      </w:r>
      <w:r w:rsidR="00EF0C61">
        <w:t xml:space="preserve">dry out periodically which avoids </w:t>
      </w:r>
      <w:r w:rsidR="00303235">
        <w:t xml:space="preserve">the </w:t>
      </w:r>
      <w:r w:rsidR="00EF0C61">
        <w:t>decomposition of peat</w:t>
      </w:r>
      <w:r w:rsidR="00303235">
        <w:t xml:space="preserve"> </w:t>
      </w:r>
      <w:sdt>
        <w:sdtPr>
          <w:rPr>
            <w:rFonts w:ascii="Calibri" w:hAnsi="Calibri" w:cs="Calibri"/>
            <w:color w:val="000000"/>
          </w:rPr>
          <w:alias w:val="To edit, see citavi.com/edit"/>
          <w:tag w:val="CitaviPlaceholder#8c42e125-ed98-7752-8f87-40bd1935b695"/>
          <w:id w:val="-1340697080"/>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E0MDA1LTBlNmItNmEzMC02ZmJlLTZkMjU1YWZhNThjNiIsIlJhbmdlTGVuZ3RoIjoxMCwiUmVmZXJlbmNlSWQiOiIyYzkzMGNhMi1kOTcxLTQ1MmUtYjhhZS03NDBjYWIwMjBj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wLjIwMjMiLCJBdXRob3JzIjpbeyIkaWQiOiI3IiwiJHR5cGUiOiJTd2lzc0FjYWRlbWljLkNpdGF2aS5QZXJzb24sIFN3aXNzQWNhZGVtaWMuQ2l0YXZpIiwiTGFzdE5hbWUiOiJEV1MiLCJQcm90ZWN0ZWQiOmZhbHNlLCJTZXgiOjAsIkNyZWF0ZWRCeSI6Il9Kb25hcyBTaXR0ZSIsIkNyZWF0ZWRPbiI6IjIwMjMtMTAtMTZUMTc6MTc6MzIiLCJNb2RpZmllZEJ5IjoiX0pvbmFzIFNpdHRlIiwiSWQiOiIwYWI3NzE2MC00NDlkLTQ5ODctYmU4Yy1hM2JjODJiMWMzNTMiLCJNb2RpZmllZE9uIjoiMjAyMy0xMC0xNlQxNzoxNzoz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am9uYXNcXEFwcERhdGFcXExvY2FsXFxUZW1wXFx5aGpiaHVodi5qcGciLCJVcmlTdHJpbmciOiIyYzkzMGNhMi1kOTcxLTQ1MmUtYjhhZS03NDBjYWIwMjBjY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EuMjAyMiIsIkVkaXRvcnMiOlt7IiRpZCI6IjExIiwiJHR5cGUiOiJTd2lzc0FjYWRlbWljLkNpdGF2aS5QZXJzb24sIFN3aXNzQWNhZGVtaWMuQ2l0YXZpIiwiTGFzdE5hbWUiOiJEZXV0c2NoZSBXaWxkdGllciBTdGlmdHVuZyIsIlByb3RlY3RlZCI6ZmFsc2UsIlNleCI6MCwiQ3JlYXRlZEJ5IjoiX0pvbmFzIFNpdHRlIiwiQ3JlYXRlZE9uIjoiMjAyMy0xMC0xNlQxNzoxNzoyNyIsIk1vZGlmaWVkQnkiOiJfSm9uYXMgU2l0dGUiLCJJZCI6IjJjYjA1NGUzLWFlODMtNGEyNi1iMzBhLWM5YmI1ZTNjOWIxZiIsIk1vZGlmaWVkT24iOiIyMDIzLTEwLTE2VDE3OjE3OjI3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ZGV1dHNjaGV3aWxkdGllcnN0aWZ0dW5nLmRlL2FrdHVlbGxlcy9tb29yLWF1ZS1zdW1wZiIsIlVyaVN0cmluZyI6Imh0dHBzOi8vd3d3LmRldXRzY2hld2lsZHRpZXJzdGlmdHVuZy5kZS9ha3R1ZWxsZXMvbW9vci1hdWUtc3Vtc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(DWS 2022)</w:t>
          </w:r>
          <w:r w:rsidR="00E3665E" w:rsidRPr="00E3665E">
            <w:rPr>
              <w:rFonts w:ascii="Calibri" w:hAnsi="Calibri" w:cs="Calibri"/>
              <w:color w:val="000000"/>
            </w:rPr>
            <w:fldChar w:fldCharType="end"/>
          </w:r>
        </w:sdtContent>
      </w:sdt>
      <w:r w:rsidR="00EF0C61">
        <w:t xml:space="preserve">. </w:t>
      </w:r>
      <w:r w:rsidR="005E38FE">
        <w:t>This</w:t>
      </w:r>
      <w:r w:rsidR="00EF0C61">
        <w:t xml:space="preserve"> provide</w:t>
      </w:r>
      <w:r w:rsidR="005E38FE">
        <w:t>s</w:t>
      </w:r>
      <w:r w:rsidR="00CC4AE4">
        <w:t xml:space="preserve"> an ideal environment for </w:t>
      </w:r>
      <w:r w:rsidR="00EF0C61">
        <w:t>the sustainable</w:t>
      </w:r>
      <w:r w:rsidR="00CC4AE4">
        <w:t xml:space="preserve"> accumulation of peat </w:t>
      </w:r>
      <w:r w:rsidR="008942E2">
        <w:t>to build up</w:t>
      </w:r>
      <w:r w:rsidR="00CC4AE4">
        <w:t xml:space="preserve"> </w:t>
      </w:r>
      <w:r w:rsidR="00303235">
        <w:t>the</w:t>
      </w:r>
      <w:r w:rsidR="00CC4AE4">
        <w:t xml:space="preserve"> characteristic peat horizon with a thickness of more than 30 cm</w:t>
      </w:r>
      <w:r w:rsidR="00386E29">
        <w:t xml:space="preserve"> </w:t>
      </w:r>
      <w:sdt>
        <w:sdtPr>
          <w:alias w:val="To edit, see citavi.com/edit"/>
          <w:tag w:val="CitaviPlaceholder#623191e6-7c0d-4341-a3bf-4f8042408095"/>
          <w:id w:val="721481857"/>
          <w:placeholder>
            <w:docPart w:val="DefaultPlaceholder_-1854013440"/>
          </w:placeholder>
        </w:sdtPr>
        <w:sdtEndPr/>
        <w:sdtContent>
          <w:r w:rsidR="00386E2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IzZGVhLWFhMGEtNDdiZS04ZDIzLTJiOGM1ODA5ZDg0O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yMzE5MWU2LTdjMGQtNDM0MS1hM2JmLTRmODA0MjQwODA5NSIsIlRleHQiOiIoQUcgQm9kZW4gMjAwNSkiLCJXQUlWZXJzaW9uIjoiNi4xNC40LjAifQ==}</w:instrText>
          </w:r>
          <w:r w:rsidR="00386E29">
            <w:fldChar w:fldCharType="separate"/>
          </w:r>
          <w:r w:rsidR="00C452D3">
            <w:t>(AG Boden 2005)</w:t>
          </w:r>
          <w:r w:rsidR="00386E29">
            <w:fldChar w:fldCharType="end"/>
          </w:r>
        </w:sdtContent>
      </w:sdt>
      <w:r w:rsidR="00CC4AE4" w:rsidRPr="009179FB">
        <w:t>.</w:t>
      </w:r>
      <w:r w:rsidR="00AA26A8">
        <w:t xml:space="preserve"> </w:t>
      </w:r>
      <w:r w:rsidR="008942E2">
        <w:t>Still</w:t>
      </w:r>
      <w:r w:rsidR="00AA26A8">
        <w:t xml:space="preserve">, the water level </w:t>
      </w:r>
      <w:r w:rsidR="00386E29">
        <w:t>oscillates</w:t>
      </w:r>
      <w:r w:rsidR="00AA26A8">
        <w:t xml:space="preserve"> </w:t>
      </w:r>
      <w:r w:rsidR="001B0E27">
        <w:t xml:space="preserve">but does not </w:t>
      </w:r>
      <w:proofErr w:type="spellStart"/>
      <w:r w:rsidR="001B0E27">
        <w:t>dropmore</w:t>
      </w:r>
      <w:proofErr w:type="spellEnd"/>
      <w:r w:rsidR="001B0E27">
        <w:t xml:space="preserve"> than </w:t>
      </w:r>
      <w:r w:rsidR="00386E29" w:rsidRPr="00386E29">
        <w:t>10</w:t>
      </w:r>
      <w:r w:rsidR="00386E29">
        <w:t> </w:t>
      </w:r>
      <w:r w:rsidR="00386E29" w:rsidRPr="00386E29">
        <w:t xml:space="preserve">cm below the peat surface </w:t>
      </w:r>
      <w:sdt>
        <w:sdtPr>
          <w:alias w:val="To edit, see citavi.com/edit"/>
          <w:tag w:val="CitaviPlaceholder#8436f6b8-02b7-4415-b2b0-f35df64c1d85"/>
          <w:id w:val="-1466584923"/>
          <w:placeholder>
            <w:docPart w:val="DefaultPlaceholder_-1854013440"/>
          </w:placeholder>
        </w:sdtPr>
        <w:sdtEndPr/>
        <w:sdtContent>
          <w:r w:rsidR="00512A9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TM3ZThhLTBiMzUtNDUzOS1hZDVhLTZmZGYzYzI5MTY0NiIsIlJhbmdlTGVuZ3RoIjoyMywiUmVmZXJlbmNlSWQiOiJhMWJjNjU2Zi01N2VkLTQ5MzYtOTFkMy1mM2YwMTU4ODA0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NGFoaDNmbWQuanBnIiwiVXJpU3RyaW5nIjoiYTFiYzY1NmYtNTdlZC00OTM2LTkxZDMtZjNmMDE1ODgwNGN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E5OTciLCJEb2kiOiIxMC4xMDE2L1MwMDM4LTA3MTcoOTcpMDAwNzQt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wMzgtMDcxNyg5NykwMDA3NC02IiwiVXJpU3RyaW5nIjoiaHR0cHM6Ly9kb2kub3JnLzEwLjEwMTYvUzAwMzgtMDcxNyg5NykwMDA3NC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jNUMTE6MTI6NDgiLCJNb2RpZmllZEJ5IjoiX0pvbmFzIFNpdHRlIiwiSWQiOiJmOWZhMDZiMi04MzA5LTRkNTctYWQ2ZC1lZWNjMGQwOWFmZWYiLCJNb2RpZmllZE9uIjoiMjAyMy0xMS0yM1QxMToxMjo0O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NjaWVuY2VkaXJlY3QuY29tL3NjaWVuY2UvYXJ0aWNsZS9waWkvUzAwMzgwNzE3OTcwMDA3NDYiLCJVcmlTdHJpbmciOiJodHRwczovL3d3dy5zY2llbmNlZGlyZWN0LmNvbS9zY2llbmNlL2FydGljbGUvcGlpL1MwMDM4MDcxNzk3MDAwNzQ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WVydHMgYW5kIEx1ZHdpZyAxOTk3KSJ9XX0sIlRhZyI6IkNpdGF2aVBsYWNlaG9sZGVyIzg0MzZmNmI4LTAyYjctNDQxNS1iMmIwLWYzNWRmNjRjMWQ4NSIsIlRleHQiOiIoQWVydHMgYW5kIEx1ZHdpZyAxOTk3KSIsIldBSVZlcnNpb24iOiI2LjE0LjQuMCJ9}</w:instrText>
          </w:r>
          <w:r w:rsidR="00512A9F">
            <w:fldChar w:fldCharType="separate"/>
          </w:r>
          <w:r w:rsidR="00C452D3">
            <w:t>(Aerts and Ludwig 1997)</w:t>
          </w:r>
          <w:r w:rsidR="00512A9F">
            <w:fldChar w:fldCharType="end"/>
          </w:r>
        </w:sdtContent>
      </w:sdt>
      <w:r w:rsidR="002670C6">
        <w:t>. D</w:t>
      </w:r>
      <w:r w:rsidR="00AA26A8">
        <w:t xml:space="preserve">ue to large pores within the peat and floating vegetation the peat body can </w:t>
      </w:r>
      <w:r w:rsidR="008942E2">
        <w:t>absorb</w:t>
      </w:r>
      <w:r w:rsidR="00AA26A8">
        <w:t xml:space="preserve"> and release water by swelling and shrinking </w:t>
      </w:r>
      <w:sdt>
        <w:sdtPr>
          <w:rPr>
            <w:rFonts w:ascii="Calibri" w:hAnsi="Calibri" w:cs="Calibri"/>
            <w:color w:val="000000"/>
          </w:rPr>
          <w:alias w:val="To edit, see citavi.com/edit"/>
          <w:tag w:val="CitaviPlaceholder#0370f370-9f8f-722e-8ac8-e609a7cb313f"/>
          <w:id w:val="-1323735991"/>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MWQzNjBkLTQzNDctZTlkNC00NGQ4LWRkZDdmM2E3MTFkZCIsIlJhbmdlTGVuZ3RoIjoxNCwiUmVmZXJlbmNlSWQiOiJlNmM4MGQyYy04MWNmLTRkMzItYTFhMi1kNmM4NmMzZTkxY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Kb29zdGVuIiwiUHJvdGVjdGVkIjpmYWxzZSwiU2V4IjowLCJDcmVhdGVkQnkiOiJfSm9uYXMgU2l0dGUiLCJDcmVhdGVkT24iOiIyMDIzLTA0LTI5VDE0OjQzOjUyIiwiTW9kaWZpZWRCeSI6Il9Kb25hcyBTaXR0ZSIsIklkIjoiYTZmMzQwMGYtNDZlMS00MzliLWJlNjItMDY5MmU0Y2Y4ZGUzIiwiTW9kaWZpZWRPbiI6IjIwMjMtMDQtMjlUMTQ6NDM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(Joosten 1993)</w:t>
          </w:r>
          <w:r w:rsidR="00E3665E" w:rsidRPr="00E3665E">
            <w:rPr>
              <w:rFonts w:ascii="Calibri" w:hAnsi="Calibri" w:cs="Calibri"/>
              <w:color w:val="000000"/>
            </w:rPr>
            <w:fldChar w:fldCharType="end"/>
          </w:r>
        </w:sdtContent>
      </w:sdt>
      <w:r w:rsidR="00AA26A8">
        <w:t>. This makes the peatland a self-regulating ecosystem and enables it to adapt to altering water availability.</w:t>
      </w:r>
      <w:r w:rsidR="00386E29">
        <w:t xml:space="preserve"> With these</w:t>
      </w:r>
      <w:r>
        <w:t xml:space="preserve"> special </w:t>
      </w:r>
      <w:r w:rsidR="00386E29">
        <w:t>properties</w:t>
      </w:r>
      <w:r>
        <w:t>, p</w:t>
      </w:r>
      <w:r w:rsidR="009623E8" w:rsidRPr="009179FB">
        <w:t xml:space="preserve">eatlands </w:t>
      </w:r>
      <w:r w:rsidR="00386E29">
        <w:t>represent</w:t>
      </w:r>
      <w:r w:rsidR="00553179" w:rsidRPr="009179FB">
        <w:t xml:space="preserve"> </w:t>
      </w:r>
      <w:r w:rsidR="00386E29">
        <w:t>an</w:t>
      </w:r>
      <w:r w:rsidR="00553179" w:rsidRPr="009179FB">
        <w:t xml:space="preserve"> own</w:t>
      </w:r>
      <w:r w:rsidR="009623E8" w:rsidRPr="009179FB">
        <w:t xml:space="preserve"> soil class </w:t>
      </w:r>
      <w:r w:rsidR="00553179" w:rsidRPr="009179FB">
        <w:t>in addition</w:t>
      </w:r>
      <w:r w:rsidR="009623E8" w:rsidRPr="009179FB">
        <w:t xml:space="preserve"> to terrestrial, semi-terrestrial, sub</w:t>
      </w:r>
      <w:r w:rsidR="00553179" w:rsidRPr="009179FB">
        <w:t>-</w:t>
      </w:r>
      <w:r w:rsidR="009623E8" w:rsidRPr="009179FB">
        <w:t>hydric and semi-sub</w:t>
      </w:r>
      <w:r w:rsidR="00553179" w:rsidRPr="009179FB">
        <w:t>-</w:t>
      </w:r>
      <w:r w:rsidR="009623E8" w:rsidRPr="009179FB">
        <w:t xml:space="preserve">hydric </w:t>
      </w:r>
      <w:r w:rsidR="00553179" w:rsidRPr="009179FB">
        <w:t>as well as salt and sodic soil</w:t>
      </w:r>
      <w:r w:rsidR="00EF0C61">
        <w:t>s</w:t>
      </w:r>
      <w:r w:rsidR="00B717E2" w:rsidRPr="009179FB">
        <w:t xml:space="preserve"> </w:t>
      </w:r>
      <w:sdt>
        <w:sdtPr>
          <w:rPr>
            <w:rFonts w:ascii="Calibri" w:hAnsi="Calibri" w:cs="Calibri"/>
            <w:color w:val="000000"/>
          </w:rPr>
          <w:alias w:val="To edit, see citavi.com/edit"/>
          <w:tag w:val="CitaviPlaceholder#b4aef2ae-ca33-4dc7-9ced-739b22e01fbe"/>
          <w:id w:val="-1318876261"/>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TU3NzcwLTc2ZTQtNDY3OC04YzFlLWVhOTMxODA4YmQ1OCIsIlJhbmdlTGVuZ3RoIjoxMSwiUmVmZXJlbmNlSWQiOiIyNGE5ZGExNy1mZjZkLTQ5NzUtYmVlMi05YjBjNzk4MzN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Y0OTI1MTgiLCJVcmlTdHJpbmciOiJodHRwczovL2Vib29rY2VudHJhbC5wcm9xdWVzdC5jb20vbGliL2t4cC9kZXRhaWwuYWN0aW9uP2RvY0lEPTY0OTI1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(Blum 2020)</w:t>
          </w:r>
          <w:r w:rsidR="00E3665E" w:rsidRPr="00E3665E">
            <w:rPr>
              <w:rFonts w:ascii="Calibri" w:hAnsi="Calibri" w:cs="Calibri"/>
              <w:color w:val="000000"/>
            </w:rPr>
            <w:fldChar w:fldCharType="end"/>
          </w:r>
        </w:sdtContent>
      </w:sdt>
      <w:r w:rsidR="00553179" w:rsidRPr="009179FB">
        <w:t>.</w:t>
      </w:r>
      <w:r w:rsidR="00AA26A8">
        <w:t xml:space="preserve"> </w:t>
      </w:r>
    </w:p>
    <w:p w14:paraId="7A215DED" w14:textId="1A539AE8" w:rsidR="007D7525" w:rsidRDefault="00C479BF" w:rsidP="007D7525">
      <w:pPr>
        <w:pStyle w:val="berschrift3"/>
      </w:pPr>
      <w:bookmarkStart w:id="6" w:name="_Toc152595773"/>
      <w:r w:rsidRPr="009179FB">
        <w:t>Classification</w:t>
      </w:r>
      <w:r w:rsidR="00DB1E22" w:rsidRPr="009179FB">
        <w:t xml:space="preserve"> of peatlands</w:t>
      </w:r>
      <w:bookmarkEnd w:id="6"/>
    </w:p>
    <w:p w14:paraId="5BC66E40" w14:textId="1B7FEDC8" w:rsidR="00E623C3" w:rsidRPr="009179FB" w:rsidRDefault="008942E2" w:rsidP="003169FF">
      <w:r>
        <w:t>One</w:t>
      </w:r>
      <w:r w:rsidR="006660CA">
        <w:t xml:space="preserve"> peatland is not like another. The development of peatlands is depending on </w:t>
      </w:r>
      <w:r w:rsidR="004742F4">
        <w:t>different</w:t>
      </w:r>
      <w:r w:rsidR="006660CA">
        <w:t xml:space="preserve"> factors like the climate situation (e.g. the ratio of precipitation and transpiration or the duration and depth of soil frost</w:t>
      </w:r>
      <w:r w:rsidR="006A72A6">
        <w:t>), the geological characteristics of the subsoil (e.g. water holding capacity), the surrounding environment</w:t>
      </w:r>
      <w:r w:rsidR="008B5A83">
        <w:t xml:space="preserve"> </w:t>
      </w:r>
      <w:r w:rsidR="006A72A6">
        <w:t>and the conditions of water source and runoff (e.g. its size, relief, substrate, plant cover and use of the catchment area)</w:t>
      </w:r>
      <w:r w:rsidR="00C3759F" w:rsidRPr="009179FB">
        <w:t xml:space="preserve"> </w:t>
      </w:r>
      <w:sdt>
        <w:sdtPr>
          <w:alias w:val="To edit, see citavi.com/edit"/>
          <w:tag w:val="CitaviPlaceholder#0dbde2c5-8b01-4267-9ffe-6616f6d035d8"/>
          <w:id w:val="-981916160"/>
          <w:placeholder>
            <w:docPart w:val="DefaultPlaceholder_-1854013440"/>
          </w:placeholder>
        </w:sdtPr>
        <w:sdtEndPr/>
        <w:sdtContent>
          <w:r w:rsidR="008B5A83">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zdlYTkyLTJlMzYtNDI1My1hMGQ2LTQzZGViOGM0YmI1ZCIsIlJhbmdlTGVuZ3RoIjoxMSwiUmVmZXJlbmNlSWQiOiI1NjhlZGQwZC1lZjY3LTQ2MmYtYWVmNC1kMDViMmIzMjM1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TGl1IiwiTGFzdE5hbWUiOiJYaW50dSIsIlByb3RlY3RlZCI6ZmFsc2UsIlNleCI6MCwiQ3JlYXRlZEJ5IjoiX0pvbmFzIFNpdHRlIiwiQ3JlYXRlZE9uIjoiMjAyMy0xMS0wNVQxNTo0OTowMyIsIk1vZGlmaWVkQnkiOiJfSm9uYXMgU2l0dGUiLCJJZCI6IjQzZGI5NjdjLTM2NmQtNDFlYi04YzIwLTkyMzMwYjkyMDM5OSIsIk1vZGlmaWVkT24iOiIyMDIzLTExLTA1VDE1OjQ5OjAz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HBuZzR1Z2NuLmpwZyIsIlVyaVN0cmluZyI6IjU2OGVkZDBkLWVmNjctNDYyZi1hZWY0LWQwNWIyYjMyMzU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vbHNzLm5ldC9zYW1wbGUtY2hhcHRlcnMvYzA4L0UzLTA0LTA2LTAyLnBkZiIsIlVyaVN0cmluZyI6Imh0dHBzOi8vd3d3LmVvbHNzLm5ldC9zYW1wbGUtY2hhcHRlcnMvYzA4L0UzLTA0LTA2LTA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EuMjAyMyIsIkVkaXRvcnMiOlt7IiRpZCI6IjE4IiwiJHR5cGUiOiJTd2lzc0FjYWRlbWljLkNpdGF2aS5QZXJzb24sIFN3aXNzQWNhZGVtaWMuQ2l0YXZpIiwiRmlyc3ROYW1lIjoiR2FvIiwiTGFzdE5hbWUiOiJKaW5zaGVuZyIsIlByb3RlY3RlZCI6ZmFsc2UsIlNleCI6MCwiQ3JlYXRlZEJ5IjoiX0pvbmFzIFNpdHRlIiwiQ3JlYXRlZE9uIjoiMjAyMy0xMS0wNVQxNTo1Mzo1OSIsIk1vZGlmaWVkQnkiOiJfSm9uYXMgU2l0dGUiLCJJZCI6IjBlZWIxN2NmLWI5MjgtNDcyMC1iODgwLTdlYmEwZjFlNjlkMyIsIk1vZGlmaWVkT24iOiIyMDIzLTExLTA1VDE1OjUzOjU5IiwiUHJvamVjdCI6eyIkcmVmIjoiOCJ9fV0sIkVkaXRpb24iOiJWb2x1bWUgSUki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m9va3MuZ29vZ2xlLmRlL2Jvb2tzL2Fib3V0L0NvYWxfT2lsX1NoYWxlX05hdHVyYWxfQml0dW1lbl9IZWF2eV9PaWwuaHRtbD9pZD1MM3VUQ3dBQVFCQUomcmVkaXJfZXNjPXkiLCJVcmlTdHJpbmciOiJodHRwczovL2Jvb2tzLmdvb2dsZS5kZS9ib29rcy9hYm91dC9Db2FsX09pbF9TaGFsZV9OYXR1cmFsX0JpdHVtZW5fSGVhdnlfT2lsLmh0bWw/aWQ9TDN1VEN3QUFRQkFKJnJlZGlyX2VzYz15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zA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zE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zI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MzIiwiQ291bnQiOjEsIlRleHRVbml0cyI6W3siJGlkIjoiMzQiLCJGb250U3R5bGUiOnsiJGlkIjoiMzUiLCJOZXV0cmFsIjp0cnVlfSwiUmVhZGluZ09yZGVyIjoxLCJUZXh0IjoiKFhpbnR1IDIwMDk7IFN1Y2NvdyBhbmQgSmVzY2hrZSAyMDIyKSJ9XX0sIlRhZyI6IkNpdGF2aVBsYWNlaG9sZGVyIzBkYmRlMmM1LThiMDEtNDI2Ny05ZmZlLTY2MTZmNmQwMzVkOCIsIlRleHQiOiIoWGludHUgMjAwOTsgU3VjY293IGFuZCBKZXNjaGtlIDIwMjIpIiwiV0FJVmVyc2lvbiI6IjYuMTQuNC4wIn0=}</w:instrText>
          </w:r>
          <w:r w:rsidR="008B5A83">
            <w:fldChar w:fldCharType="separate"/>
          </w:r>
          <w:r w:rsidR="00C452D3">
            <w:t>(Xintu 2009; Succow and Jeschke 2022)</w:t>
          </w:r>
          <w:r w:rsidR="008B5A83">
            <w:fldChar w:fldCharType="end"/>
          </w:r>
        </w:sdtContent>
      </w:sdt>
      <w:r w:rsidR="003169FF">
        <w:t>.</w:t>
      </w:r>
      <w:r w:rsidR="008E50CB">
        <w:t xml:space="preserve"> </w:t>
      </w:r>
      <w:r w:rsidR="004742F4">
        <w:t xml:space="preserve">They can be classified </w:t>
      </w:r>
      <w:r w:rsidR="002731B4">
        <w:t>into</w:t>
      </w:r>
      <w:r w:rsidR="00E623C3" w:rsidRPr="009179FB">
        <w:t xml:space="preserve"> 2</w:t>
      </w:r>
      <w:r w:rsidR="004742F4">
        <w:t xml:space="preserve"> main</w:t>
      </w:r>
      <w:r w:rsidR="00E623C3" w:rsidRPr="009179FB">
        <w:t xml:space="preserve"> types </w:t>
      </w:r>
      <w:r w:rsidR="002670C6">
        <w:t xml:space="preserve">(bogs and fens) </w:t>
      </w:r>
      <w:r w:rsidR="00E623C3" w:rsidRPr="009179FB">
        <w:t>and various</w:t>
      </w:r>
      <w:r w:rsidR="006B5A29" w:rsidRPr="009179FB">
        <w:t xml:space="preserve"> sub and</w:t>
      </w:r>
      <w:r w:rsidR="00E623C3" w:rsidRPr="009179FB">
        <w:t xml:space="preserve"> intermediate types </w:t>
      </w:r>
      <w:r w:rsidR="004742F4">
        <w:t xml:space="preserve">of peatlands </w:t>
      </w:r>
      <w:r w:rsidR="00E623C3" w:rsidRPr="009179FB">
        <w:t xml:space="preserve">which are defined </w:t>
      </w:r>
      <w:r w:rsidR="002670C6">
        <w:t xml:space="preserve">either </w:t>
      </w:r>
      <w:r w:rsidR="00E623C3" w:rsidRPr="009179FB">
        <w:t>by the</w:t>
      </w:r>
      <w:r w:rsidR="004742F4">
        <w:t>ir</w:t>
      </w:r>
      <w:r w:rsidR="00E623C3" w:rsidRPr="009179FB">
        <w:t xml:space="preserve"> </w:t>
      </w:r>
      <w:r w:rsidR="002670C6">
        <w:t xml:space="preserve">ecology (water/soil trophy and their </w:t>
      </w:r>
      <w:r w:rsidR="002670C6" w:rsidRPr="009179FB">
        <w:t>occurring plant communities</w:t>
      </w:r>
      <w:r w:rsidR="002670C6">
        <w:t>) or their hydrology (</w:t>
      </w:r>
      <w:r w:rsidR="00E623C3" w:rsidRPr="009179FB">
        <w:t>origin of water</w:t>
      </w:r>
      <w:r w:rsidR="002670C6">
        <w:t xml:space="preserve"> and its movement).</w:t>
      </w:r>
    </w:p>
    <w:p w14:paraId="5B63FABB" w14:textId="77260908" w:rsidR="00DB1E22" w:rsidRPr="009179FB" w:rsidRDefault="00E90075" w:rsidP="008E50CB">
      <w:r>
        <w:t>Raised b</w:t>
      </w:r>
      <w:r w:rsidR="00171D85">
        <w:t xml:space="preserve">ogs are </w:t>
      </w:r>
      <w:proofErr w:type="spellStart"/>
      <w:r w:rsidR="00171D85">
        <w:t>ombrogenous</w:t>
      </w:r>
      <w:proofErr w:type="spellEnd"/>
      <w:r w:rsidR="00514E22">
        <w:t xml:space="preserve"> or </w:t>
      </w:r>
      <w:proofErr w:type="spellStart"/>
      <w:r w:rsidR="00514E22">
        <w:t>ombrothrophic</w:t>
      </w:r>
      <w:proofErr w:type="spellEnd"/>
      <w:r w:rsidR="00171D85">
        <w:t xml:space="preserve"> peatlands which are fed only by precipitation. They are situated on top of the bedrock without any access to groundwater or </w:t>
      </w:r>
      <w:r w:rsidR="00171D85">
        <w:lastRenderedPageBreak/>
        <w:t>other surface water bodies</w:t>
      </w:r>
      <w:r w:rsidR="00ED49EB">
        <w:t xml:space="preserve"> </w:t>
      </w:r>
      <w:sdt>
        <w:sdtPr>
          <w:alias w:val="To edit, see citavi.com/edit"/>
          <w:tag w:val="CitaviPlaceholder#7b37c11b-389a-4699-90d1-7dc175fe654d"/>
          <w:id w:val="-582529208"/>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mU3YWIzLTNhYjctNDFlNC1iODA1LWJjNmMzMDRhOWIzN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diMzdjMTFiLTM4OWEtNDY5OS05MGQxLTdkYzE3NWZlNjU0ZCIsIlRleHQiOiIoQnVybWVpc3RlciBldCBhbC4gMTk5MCkiLCJXQUlWZXJzaW9uIjoiNi4xNC40LjAifQ==}</w:instrText>
          </w:r>
          <w:r w:rsidR="00ED49EB">
            <w:fldChar w:fldCharType="separate"/>
          </w:r>
          <w:r w:rsidR="00C452D3">
            <w:t>(Burmeister et al. 1990)</w:t>
          </w:r>
          <w:r w:rsidR="00ED49EB">
            <w:fldChar w:fldCharType="end"/>
          </w:r>
        </w:sdtContent>
      </w:sdt>
      <w:r w:rsidR="00171D85">
        <w:t xml:space="preserve">. Subsequently, they are depending on frequent precipitation and </w:t>
      </w:r>
      <w:r w:rsidR="00D37C3D">
        <w:t>lower rates of water extraction</w:t>
      </w:r>
      <w:r w:rsidR="00171D85">
        <w:t xml:space="preserve"> by percolation, runoff and transpiration to keep a constant water level</w:t>
      </w:r>
      <w:r w:rsidR="00ED49EB">
        <w:t xml:space="preserve"> </w:t>
      </w:r>
      <w:sdt>
        <w:sdtPr>
          <w:alias w:val="To edit, see citavi.com/edit"/>
          <w:tag w:val="CitaviPlaceholder#4ec08fc1-75db-4635-a3b1-88f1fb6c55a5"/>
          <w:id w:val="-858498448"/>
          <w:placeholder>
            <w:docPart w:val="DefaultPlaceholder_-1854013440"/>
          </w:placeholder>
        </w:sdtPr>
        <w:sdtEndPr/>
        <w:sdtContent>
          <w:r w:rsidR="00ED49EB">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ZkYThkLTVjODMtNDFmZC1iMzhjLWI2MjNhZjUzMjVlNyIsIlJhbmdlTGVuZ3RoIjoxNCwiUmVmZXJlbmNlSWQiOiI3MDQxODdmYy0xYmFiLTRhZjQtOWNiOC02MzM5NzdmZWE1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pvaG5zb24iLCJNaWRkbGVOYW1lIjoiVy4iLCJQcm90ZWN0ZWQiOmZhbHNlLCJTZXgiOjIsIkNyZWF0ZWRCeSI6Il9Kb25hcyBTaXR0ZSIsIkNyZWF0ZWRPbiI6IjIwMjMtMTEtMDVUMTY6MjM6NTkiLCJNb2RpZmllZEJ5IjoiX0pvbmFzIFNpdHRlIiwiSWQiOiI1YWM5ZmQwNi0yYzNmLTQ2ZmUtYmMzZi03Nzk0MmNmODg4N2YiLCJNb2RpZmllZE9uIjoiMjAyMy0xMS0wNVQxNjoyMzo1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}</w:instrText>
          </w:r>
          <w:r w:rsidR="00ED49EB">
            <w:fldChar w:fldCharType="separate"/>
          </w:r>
          <w:r w:rsidR="00C452D3">
            <w:t>(Johnson 1985)</w:t>
          </w:r>
          <w:r w:rsidR="00ED49EB">
            <w:fldChar w:fldCharType="end"/>
          </w:r>
        </w:sdtContent>
      </w:sdt>
      <w:r w:rsidR="00171D85">
        <w:t>.</w:t>
      </w:r>
      <w:r w:rsidR="00514E22">
        <w:t xml:space="preserve"> Since bogs exclusively receive their water from precipitation, they are rather poor in nutrients which also limits the diversity and amount of vegetation. It mainly consists of sphagnum mosses</w:t>
      </w:r>
      <w:r w:rsidR="00320218">
        <w:t xml:space="preserve"> besides some</w:t>
      </w:r>
      <w:r w:rsidR="00514E22">
        <w:t xml:space="preserve"> dwarf shrubs (e.g. heaths), cranberry and thin-leaved sedges</w:t>
      </w:r>
      <w:r w:rsidR="00C248B7">
        <w:t xml:space="preserve"> </w:t>
      </w:r>
      <w:sdt>
        <w:sdtPr>
          <w:alias w:val="To edit, see citavi.com/edit"/>
          <w:tag w:val="CitaviPlaceholder#4ec4f487-b7a8-4c35-a231-267f9e2ddfa5"/>
          <w:id w:val="1621027922"/>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mZlNmUwLTgxZGEtNDQ5MS04OGQ2LTcyODIzYjEyY2EyNyIsIlJhbmdlTGVuZ3RoIjoxMSwiUmVmZXJlbmNlSWQiOiJiYzhmZTJkZi1kNDk1LTQ3YTYtODIwOS1mY2U0ZWIwYWFh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c2VsaGVyIiwiTGFzdE5hbWUiOiJLYXVsZSIsIlByb3RlY3RlZCI6ZmFsc2UsIlNleCI6MCwiQ3JlYXRlZEJ5IjoiX0pvbmFzIFNpdHRlIiwiQ3JlYXRlZE9uIjoiMjAyMy0xMS0wNVQxNzowMToxMyIsIk1vZGlmaWVkQnkiOiJfSm9uYXMgU2l0dGUiLCJJZCI6IjczMTZiMDI5LWNlZjEtNDdjZS1iYzg3LTc0YmYxODJkMzgwOCIsIk1vZGlmaWVkT24iOiIyMDIzLTExLTA1VDE3OjAxOjEz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NvdmVyUGF0aCI6eyIkaWQiOiIxMCIsIiR0eXBlIjoiU3dpc3NBY2FkZW1pYy5DaXRhdmkuTGlua2VkUmVzb3VyY2UsIFN3aXNzQWNhZGVtaWMuQ2l0YXZpIiwiTGlua2VkUmVzb3VyY2VUeXBlIjoyLCJPcmlnaW5hbFN0cmluZyI6IkM6XFxVc2Vyc1xcam9uYXNcXEFwcERhdGFcXExvY2FsXFxUZW1wXFxnZnhlM3g0bC5qcGciLCJVcmlTdHJpbmciOiJiYzhmZTJkZi1kNDk1LTQ3YTYtODIwOS1mY2U0ZWIwYWFhN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Y4OS9GSURHRU8tMzI0Ny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M2ODkvRklER0VPLTMyNDciLCJVcmlTdHJpbmciOiJodHRwczovL2RvaS5vcmcvMTAuMjM2ODkvRklER0VPLTMyN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RS4iLCJMYXN0TmFtZSI6IkJ1cm1laXN0ZXIiLCJNaWRkbGVOYW1lIjoiRy4iLCJQcm90ZWN0ZWQiOmZhbHNlLCJTZXgiOjAsIkNyZWF0ZWRCeSI6Il9Kb25hcyBTaXR0ZSIsIkNyZWF0ZWRPbiI6IjIwMjMtMDUtMTNUMTM6MTA6MDEiLCJNb2RpZmllZEJ5IjoiX0pvbmFzIFNpdHRlIiwiSWQiOiI1YmRjOTk4ZS1kNWEzLTQwN2UtYWFhMi0yMjU2ZGViMzEzNWUiLCJNb2RpZmllZE9uIjoiMjAyMy0wNS0xM1QxMzoxMDowMSIsIlByb2plY3QiOnsiJHJlZiI6IjgifX0seyIkaWQiOiIyMi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yMy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I0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jUiLCIkdHlwZSI6IlN3aXNzQWNhZGVtaWMuQ2l0YXZpLlJlZmVyZW5jZSwgU3dpc3NBY2FkZW1pYy5DaXRhdmkiLCJBYnN0cmFjdENvbXBsZXhpdHkiOjAsIkFic3RyYWN0U291cmNlVGV4dEZvcm1hdCI6MCwiQXV0aG9ycyI6W10sIkNpdGF0aW9uS2V5VXBkYXRlVHlwZSI6MCwiQ29sbGFib3JhdG9ycyI6W10sIkNvdmVyUGF0aCI6eyIkaWQiOiIyNi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OC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I5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Mw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zMSIsIkNvdW50IjoxLCJUZXh0VW5pdHMiOlt7IiRpZCI6IjMyIiwiRm9udFN0eWxlIjp7IiRpZCI6IjMzIiwiTmV1dHJhbCI6dHJ1ZX0sIlJlYWRpbmdPcmRlciI6MSwiVGV4dCI6IihLYXVsZSAxOTczOyBCdXJtZWlzdGVyIGV0IGFsLiAxOTkwKSJ9XX0sIlRhZyI6IkNpdGF2aVBsYWNlaG9sZGVyIzRlYzRmNDg3LWI3YTgtNGMzNS1hMjMxLTI2N2Y5ZTJkZGZhNSIsIlRleHQiOiIoS2F1bGUgMTk3MzsgQnVybWVpc3RlciBldCBhbC4gMTk5MCkiLCJXQUlWZXJzaW9uIjoiNi4xNC40LjAifQ==}</w:instrText>
          </w:r>
          <w:r w:rsidR="00ED49EB">
            <w:fldChar w:fldCharType="separate"/>
          </w:r>
          <w:r w:rsidR="00C452D3">
            <w:t>(Kaule 1973; Burmeister et al. 1990)</w:t>
          </w:r>
          <w:r w:rsidR="00ED49EB">
            <w:fldChar w:fldCharType="end"/>
          </w:r>
        </w:sdtContent>
      </w:sdt>
      <w:r w:rsidR="00514E22">
        <w:t xml:space="preserve">. </w:t>
      </w:r>
      <w:r w:rsidR="00320218">
        <w:t xml:space="preserve">Sphagnum mosses are the main driver for peat production in bogs. While the moss is constantly growing upwards, its lower part dies. Due to the lack of nutrients and water movement in bogs, the pH-value and oxygen concentration of the water is rather low </w:t>
      </w:r>
      <w:sdt>
        <w:sdtPr>
          <w:alias w:val="To edit, see citavi.com/edit"/>
          <w:tag w:val="CitaviPlaceholder#8f123a1b-493f-431a-b58c-259cbd9fd349"/>
          <w:id w:val="1795090379"/>
          <w:placeholder>
            <w:docPart w:val="DefaultPlaceholder_-1854013440"/>
          </w:placeholder>
        </w:sdtPr>
        <w:sdtEndPr/>
        <w:sdtContent>
          <w:r w:rsidR="009164D6">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WZiOTc5LTIxMjItNGQ2YS1hMDViLWNmNDU0OTJjYmZjNSIsIlJhbmdlTGVuZ3RoIjoxMiwiUmVmZXJlbmNlSWQiOiI1NDdkZGIwOS01NGYwLTRkMWQtYTM5Yy05ZTlmYzUzNGVi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Ui4iLCJMYXN0TmFtZSI6IkNseW1vIiwiTWlkZGxlTmFtZSI6IlMuIiwiUHJvdGVjdGVkIjpmYWxzZSwiU2V4IjowLCJDcmVhdGVkQnkiOiJfSm9uYXMgU2l0dGUiLCJDcmVhdGVkT24iOiIyMDIzLTExLTA1VDE3OjEyOjM4IiwiTW9kaWZpZWRCeSI6Il9Kb25hcyBTaXR0ZSIsIklkIjoiMDI5ZDI5ZjAtMTJiMC00MjRkLTk3NjgtNDQyYzMyNWExNmQxIiwiTW9kaWZpZWRPbiI6IjIwMjMtMTEtMDVUMTc6MTI6Mz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mVzZWFyY2guc2Jjcy5xbXVsLmFjLnVrL3IuY2x5bW8vQ2x5bW8tYXJ0aWNsZS1QREZzLzI2LUNseW1vLTE5ODQtTmF0dXJhbC1hY2lkaXR5LnBkZiIsIlVyaVN0cmluZyI6Imh0dHA6Ly9yZXNlYXJjaC5zYmNzLnFtdWwuYWMudWsvci5jbHltby9DbHltby1hcnRpY2xlLVBERnMvMjYtQ2x5bW8tMTk4NC1OYXR1cmFsLWFjaWRpdHk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}</w:instrText>
          </w:r>
          <w:r w:rsidR="009164D6">
            <w:fldChar w:fldCharType="separate"/>
          </w:r>
          <w:r w:rsidR="00C452D3">
            <w:t>(Clymo 1984)</w:t>
          </w:r>
          <w:r w:rsidR="009164D6">
            <w:fldChar w:fldCharType="end"/>
          </w:r>
        </w:sdtContent>
      </w:sdt>
      <w:r w:rsidR="009164D6">
        <w:t xml:space="preserve"> </w:t>
      </w:r>
      <w:r w:rsidR="00320218">
        <w:t xml:space="preserve">which </w:t>
      </w:r>
      <w:r w:rsidR="006E6E07">
        <w:t xml:space="preserve">gives them an acidic character and </w:t>
      </w:r>
      <w:r w:rsidR="00320218">
        <w:t>reduces the activity of microorganisms</w:t>
      </w:r>
      <w:r w:rsidR="00D37C3D">
        <w:t>. This</w:t>
      </w:r>
      <w:r w:rsidR="00320218">
        <w:t xml:space="preserve"> leads to a reduced turnover of the dead organic material. </w:t>
      </w:r>
      <w:r w:rsidR="00514E22">
        <w:t xml:space="preserve">Instead, the organic material accumulates as peat </w:t>
      </w:r>
      <w:r w:rsidR="00320218">
        <w:t>which</w:t>
      </w:r>
      <w:r w:rsidR="00514E22">
        <w:t xml:space="preserve"> pil</w:t>
      </w:r>
      <w:r w:rsidR="00320218">
        <w:t>es</w:t>
      </w:r>
      <w:r w:rsidR="00514E22">
        <w:t xml:space="preserve"> up on top of the bedrock</w:t>
      </w:r>
      <w:r w:rsidR="00ED49EB">
        <w:t xml:space="preserve"> in a convex bulged peat body</w:t>
      </w:r>
      <w:r w:rsidR="00514E22">
        <w:t xml:space="preserve"> and causes the ground to grow upwards</w:t>
      </w:r>
      <w:r w:rsidR="00ED49EB">
        <w:t xml:space="preserve"> </w:t>
      </w:r>
      <w:sdt>
        <w:sdtPr>
          <w:alias w:val="To edit, see citavi.com/edit"/>
          <w:tag w:val="CitaviPlaceholder#4550e6a5-1c12-47c7-b427-df6bd386dd1b"/>
          <w:id w:val="-1915236440"/>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GI3MTAwLWNkN2ItNDY2Mi05ZDNjLWMzYmU0NzlkMTQ4My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U1MGU2YTUtMWMxMi00N2M3LWI0MjctZGY2YmQzODZkZDFiIiwiVGV4dCI6IihFZ2dlbHNtYW5uIDE5OTBhKSIsIldBSVZlcnNpb24iOiI2LjE0LjQuMCJ9}</w:instrText>
          </w:r>
          <w:r w:rsidR="00ED49EB">
            <w:fldChar w:fldCharType="separate"/>
          </w:r>
          <w:r w:rsidR="00C452D3">
            <w:t>(Eggelsmann 1990a)</w:t>
          </w:r>
          <w:r w:rsidR="00ED49EB">
            <w:fldChar w:fldCharType="end"/>
          </w:r>
        </w:sdtContent>
      </w:sdt>
      <w:r w:rsidR="00514E22">
        <w:t>.</w:t>
      </w:r>
    </w:p>
    <w:p w14:paraId="4220639F" w14:textId="5B1EE87C" w:rsidR="00190F50" w:rsidRDefault="008E50CB" w:rsidP="00320218">
      <w:r>
        <w:t>On the contrary, f</w:t>
      </w:r>
      <w:r w:rsidR="00D62D53">
        <w:t>ens are emerg</w:t>
      </w:r>
      <w:r>
        <w:t>ing</w:t>
      </w:r>
      <w:r w:rsidR="00D62D53">
        <w:t xml:space="preserve"> from ground or accumulated surface water </w:t>
      </w:r>
      <w:r w:rsidR="00D37C3D">
        <w:t>and</w:t>
      </w:r>
      <w:r w:rsidR="00EE722A">
        <w:t xml:space="preserve"> can be found in depressions or lower positions</w:t>
      </w:r>
      <w:r w:rsidR="00171D85">
        <w:t xml:space="preserve"> where water is naturally accumulated</w:t>
      </w:r>
      <w:r w:rsidR="00996835">
        <w:t xml:space="preserve"> </w:t>
      </w:r>
      <w:sdt>
        <w:sdtPr>
          <w:alias w:val="To edit, see citavi.com/edit"/>
          <w:tag w:val="CitaviPlaceholder#1d4131c2-94d3-4d87-8d74-a42433dbdd29"/>
          <w:id w:val="-1872765816"/>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GY1ZTBmLTE1MTQtNGNjNC1hNGVhLWUwYTAyMDU5MjA0Ny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FkNDEzMWMyLTk0ZDMtNGQ4Ny04ZDc0LWE0MjQzM2RiZGQyOSIsIlRleHQiOiIoQnVybWVpc3RlciBldCBhbC4gMTk5MCkiLCJXQUlWZXJzaW9uIjoiNi4xNC40LjAifQ==}</w:instrText>
          </w:r>
          <w:r w:rsidR="00996835">
            <w:fldChar w:fldCharType="separate"/>
          </w:r>
          <w:r w:rsidR="00C452D3">
            <w:t>(Burmeister et al. 1990)</w:t>
          </w:r>
          <w:r w:rsidR="00996835">
            <w:fldChar w:fldCharType="end"/>
          </w:r>
        </w:sdtContent>
      </w:sdt>
      <w:r w:rsidR="00171D85">
        <w:t>.</w:t>
      </w:r>
      <w:r>
        <w:t xml:space="preserve"> Due to their independence from precipitation, fens can also occur in drier regions with less precipitation (</w:t>
      </w:r>
      <w:proofErr w:type="gramStart"/>
      <w:r>
        <w:t>e.g.</w:t>
      </w:r>
      <w:proofErr w:type="gramEnd"/>
      <w:r>
        <w:t xml:space="preserve"> Brandenburg). Unlike bogs, fens do not pile up </w:t>
      </w:r>
      <w:r w:rsidR="00320218">
        <w:t>peat. Instead, the dead organic material is sinking to the ground of the water body which successively leads to accumulation of peat below the water surface</w:t>
      </w:r>
      <w:r w:rsidR="00996835">
        <w:t xml:space="preserve"> </w:t>
      </w:r>
      <w:sdt>
        <w:sdtPr>
          <w:alias w:val="To edit, see citavi.com/edit"/>
          <w:tag w:val="CitaviPlaceholder#310553eb-8d21-4e0e-a914-a601dd2890ed"/>
          <w:id w:val="-754510050"/>
          <w:placeholder>
            <w:docPart w:val="DefaultPlaceholder_-1854013440"/>
          </w:placeholder>
        </w:sdtPr>
        <w:sdtEndPr/>
        <w:sdtContent>
          <w:r w:rsidR="00996835">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IwMzhkLThiZjgtNGUyYS05M2NjLWM5YjBmMTQ4MzNmMyIsIlJhbmdlTGVuZ3RoIjoyOCwiUmVmZXJlbmNlSWQiOiIzZGI1MTcxNS02Yzg2LTQ0NjUtODg5MS0zNDA2MTdiMGQ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RmdzNwMmNqLmpwZyIsIlVyaVN0cmluZyI6IjNkYjUxNzE1LTZjODYtNDQ2NS04ODkxLTM0MDYxN2IwZDRi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zbHViLnF1Y29zYS5kZS9sYW5kaW5nLXBhZ2UvP3R4X2RsZltpZF09aHR0cHMlM0ElMkYlMkZzbHViLnF1Y29zYS5kZSUyRmFwaSUyRnF1Y29zYSUyNTNBNzQ0MTQlMkZtZXRzIiwiVXJpU3RyaW5nIjoiaHR0cHM6Ly9zbHViLnF1Y29zYS5kZS9sYW5kaW5nLXBhZ2UvP3R4X2RsZltpZF09aHR0cHM6JTJGJTJGc2x1Yi5xdWNvc2EuZGUlMkZhcGklMkZxdWNvc2ElMjUzQTc0NDE0JTJGbWV0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}</w:instrText>
          </w:r>
          <w:r w:rsidR="00996835">
            <w:fldChar w:fldCharType="separate"/>
          </w:r>
          <w:r w:rsidR="00C452D3">
            <w:t>(Pickert and Bräutigam 2017)</w:t>
          </w:r>
          <w:r w:rsidR="00996835">
            <w:fldChar w:fldCharType="end"/>
          </w:r>
        </w:sdtContent>
      </w:sdt>
      <w:r w:rsidR="00320218">
        <w:t>. Fens</w:t>
      </w:r>
      <w:r w:rsidR="00EE722A">
        <w:t xml:space="preserve"> are </w:t>
      </w:r>
      <w:proofErr w:type="spellStart"/>
      <w:r w:rsidR="00EE722A">
        <w:t>minerotrophic</w:t>
      </w:r>
      <w:proofErr w:type="spellEnd"/>
      <w:r w:rsidR="00EE722A">
        <w:t xml:space="preserve"> </w:t>
      </w:r>
      <w:r w:rsidR="00320218">
        <w:t xml:space="preserve">wetlands </w:t>
      </w:r>
      <w:r w:rsidR="00EE722A">
        <w:t xml:space="preserve">and thus can be rich in nutrients depending on the amount of dissolved nutrients in the water which </w:t>
      </w:r>
      <w:r w:rsidR="00320218">
        <w:t>are</w:t>
      </w:r>
      <w:r w:rsidR="00EE722A">
        <w:t xml:space="preserve"> originating from the bedrock underneath or around the fen</w:t>
      </w:r>
      <w:r w:rsidR="00171D85">
        <w:t>’s water catchment area</w:t>
      </w:r>
      <w:r w:rsidR="00EE722A">
        <w:t>.</w:t>
      </w:r>
      <w:r w:rsidR="00320218">
        <w:t xml:space="preserve"> This</w:t>
      </w:r>
      <w:r w:rsidR="006E6E07">
        <w:t xml:space="preserve"> </w:t>
      </w:r>
      <w:r w:rsidR="00996835">
        <w:t xml:space="preserve">and the slight movement of water </w:t>
      </w:r>
      <w:r w:rsidR="006E6E07">
        <w:t>often leads to a less acidic environment compared to bogs and</w:t>
      </w:r>
      <w:r w:rsidR="00320218">
        <w:t xml:space="preserve"> is favorable for a more diverse society of plant species</w:t>
      </w:r>
      <w:r w:rsidR="00C248B7">
        <w:t xml:space="preserve"> including various grass species e.g. reeds or </w:t>
      </w:r>
      <w:r w:rsidR="00D37C3D">
        <w:t>sedges</w:t>
      </w:r>
      <w:r w:rsidR="00C248B7">
        <w:t xml:space="preserve"> and even natural wetland forest species mainly consisting of alder trees </w:t>
      </w:r>
      <w:sdt>
        <w:sdtPr>
          <w:alias w:val="To edit, see citavi.com/edit"/>
          <w:tag w:val="CitaviPlaceholder#f52326b0-cd9f-4bb9-be95-f90013961385"/>
          <w:id w:val="-2060011253"/>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2EwM2ZhLTA5NjktNGRkNS1hOGYwLWE0NTExYjJmZTI5OSIsIlJhbmdlTGVuZ3RoIjoyMSwiUmVmZXJlbmNlSWQiOiIwYzdlYTliZi1iNTliLTQxZjEtYjE3Ny0yZmFiZWZhN2J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xpbW5vLjIwMTcuMDEuMDEwIiwiVXJpU3RyaW5nIjoiaHR0cHM6Ly9kb2kub3JnLzEwLjEwMTYvai5saW1uby4yMDE3LjAxLjAx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3OjQxOjM2IiwiTW9kaWZpZWRCeSI6Il9Kb25hcyBTaXR0ZSIsIklkIjoiODZlZjc5MDYtNjQ4ZS00NjE1LTkwYjAtYWViZGI3NjM5YTYxIiwiTW9kaWZpZWRPbiI6IjIwMjMtMTEtMDVUMTc6NDE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zY2llbmNlZGlyZWN0LmNvbS9zY2llbmNlL2FydGljbGUvcGlpL1MwMDc1OTUxMTE3MzAwNDUyIiwiVXJpU3RyaW5nIjoiaHR0cHM6Ly93d3cuc2NpZW5jZWRpcmVjdC5jb20vc2NpZW5jZS9hcnRpY2xlL3BpaS9TMDA3NTk1MTExNzMwMDQ1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ZXZjcnAxMncuanBnIiwiVXJpU3RyaW5nIjoiNWYyYjU3MWItZTIyMC00MDY1LWJjNjMtMTgwZmE1NTAyNWM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mVzZWFyY2hnYXRlLm5ldC9wcm9maWxlL01pY2hhZWwtVHJlcGVsL3B1YmxpY2F0aW9uLzI2NTcwMjcxNF9OaWVkZXJtb29yZV9pbV9Pc3RsaWNoZW5fSHVnZWxsYW5kL2xpbmtzLzU0OWZlNTUxMGNmMjU3YTYzNWZlOGRjOS9OaWVkZXJtb29yZS1pbS1PZXN0bGljaGVuLUh1ZWdlbGxhbmQucGRmIiwiVXJpU3RyaW5nIjoiaHR0cHM6Ly93d3cucmVzZWFyY2hnYXRlLm5ldC9wcm9maWxlL01pY2hhZWwtVHJlcGVsL3B1YmxpY2F0aW9uLzI2NTcwMjcxNF9OaWVkZXJtb29yZV9pbV9Pc3RsaWNoZW5fSHVnZWxsYW5kL2xpbmtzLzU0OWZlNTUxMGNmMjU3YTYzNWZlOGRjOS9OaWVkZXJtb29yZS1pbS1PZXN0bGljaGVuLUh1ZWdlbGxhbmQ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8L24+XHJcbiAgPGluPnRydWU8L2luPlxyXG4gIDxvcz41Njwvb3M+XHJcbiAgPHBzPjU2PC9wcz5cclxuPC9lcD5cclxuPG9zPjEtNTY8L29zPiIsIlBhcmVudFJlZmVyZW5jZSI6eyIkaWQiOiI0MSIsIiR0eXBlIjoiU3dpc3NBY2FkZW1pYy5DaXRhdmkuUmVmZXJlbmNlLCBTd2lzc0FjYWRlbWljLkNpdGF2aSIsIkFic3RyYWN0Q29tcGxleGl0eSI6MCwiQWJzdHJhY3RTb3VyY2VUZXh0Rm9ybWF0IjowLCJBdXRob3JzIjpbXSwiQ2l0YXRpb25LZXlVcGRhdGVUeXBlIjowLCJDb2xsYWJvcmF0b3JzIjpbXSwiQ292ZXJQYXRoIjp7IiRpZCI6IjQy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}</w:instrText>
          </w:r>
          <w:r w:rsidR="00996835">
            <w:fldChar w:fldCharType="separate"/>
          </w:r>
          <w:r w:rsidR="00C452D3">
            <w:t>(Johansen et al. 2018; Schrautzer and Trepel 2014; Burmeister et al. 1990)</w:t>
          </w:r>
          <w:r w:rsidR="00996835">
            <w:fldChar w:fldCharType="end"/>
          </w:r>
        </w:sdtContent>
      </w:sdt>
      <w:r w:rsidR="00320218">
        <w:t>. Furthermore, the moving water in fens is causing a higher oxygen concentration which enhances the ac</w:t>
      </w:r>
      <w:r w:rsidR="00190F50" w:rsidRPr="009179FB">
        <w:t>tivity o</w:t>
      </w:r>
      <w:r w:rsidR="00D62D53">
        <w:t>f</w:t>
      </w:r>
      <w:r w:rsidR="00190F50" w:rsidRPr="009179FB">
        <w:t xml:space="preserve"> decomposers and thus leads to a smaller accumulation of peat</w:t>
      </w:r>
      <w:r w:rsidR="00320218">
        <w:t>.</w:t>
      </w:r>
    </w:p>
    <w:p w14:paraId="7E25515E" w14:textId="2E08E307" w:rsidR="00502075" w:rsidRDefault="00320218" w:rsidP="00320218">
      <w:r>
        <w:t xml:space="preserve">When environmental conditions change, the peatland type might change as well. This way, a former </w:t>
      </w:r>
      <w:proofErr w:type="spellStart"/>
      <w:r>
        <w:t>minerotrophic</w:t>
      </w:r>
      <w:proofErr w:type="spellEnd"/>
      <w:r>
        <w:t xml:space="preserve"> fen which is increasingly affected by precipitation water and thus can be characterized as </w:t>
      </w:r>
      <w:proofErr w:type="spellStart"/>
      <w:r>
        <w:t>ombrominerotrophic</w:t>
      </w:r>
      <w:proofErr w:type="spellEnd"/>
      <w:r>
        <w:t>, is called a t</w:t>
      </w:r>
      <w:r w:rsidR="0028645B" w:rsidRPr="009179FB">
        <w:t>ransitional</w:t>
      </w:r>
      <w:r>
        <w:t xml:space="preserve"> bog</w:t>
      </w:r>
      <w:r w:rsidR="00996835">
        <w:t xml:space="preserve"> </w:t>
      </w:r>
      <w:sdt>
        <w:sdtPr>
          <w:alias w:val="To edit, see citavi.com/edit"/>
          <w:tag w:val="CitaviPlaceholder#ec7718b0-4131-43fe-8a81-087ca1527a44"/>
          <w:id w:val="-37740741"/>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2I4ODY0LTVlNzMtNDBkZC05YWUxLTQ5YjQwYzI0MDI3O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2VjNzcxOGIwLTQxMzEtNDNmZS04YTgxLTA4N2NhMTUyN2E0NCIsIlRleHQiOiIoQnVybWVpc3RlciBldCBhbC4gMTk5MCkiLCJXQUlWZXJzaW9uIjoiNi4xNC40LjAifQ==}</w:instrText>
          </w:r>
          <w:r w:rsidR="00996835">
            <w:fldChar w:fldCharType="separate"/>
          </w:r>
          <w:r w:rsidR="00C452D3">
            <w:t>(Burmeister et al. 1990)</w:t>
          </w:r>
          <w:r w:rsidR="00996835">
            <w:fldChar w:fldCharType="end"/>
          </w:r>
        </w:sdtContent>
      </w:sdt>
      <w:r>
        <w:t>.</w:t>
      </w:r>
      <w:r w:rsidR="0028645B" w:rsidRPr="009179FB">
        <w:t xml:space="preserve"> </w:t>
      </w:r>
      <w:r>
        <w:t xml:space="preserve">On the other side, when fens dry out, the peat gets in contact with oxygen and the </w:t>
      </w:r>
      <w:r>
        <w:lastRenderedPageBreak/>
        <w:t xml:space="preserve">microorganisms will start to decompose it. Then the peatland can turn into </w:t>
      </w:r>
      <w:proofErr w:type="spellStart"/>
      <w:r w:rsidR="006D22C5">
        <w:t>gley</w:t>
      </w:r>
      <w:proofErr w:type="spellEnd"/>
      <w:r w:rsidR="006D22C5">
        <w:t xml:space="preserve"> s</w:t>
      </w:r>
      <w:r>
        <w:t>oil</w:t>
      </w:r>
      <w:r w:rsidR="00D37C3D">
        <w:t>s</w:t>
      </w:r>
      <w:r w:rsidR="00E3665E">
        <w:t xml:space="preserve"> </w:t>
      </w:r>
      <w:sdt>
        <w:sdtPr>
          <w:rPr>
            <w:rFonts w:ascii="Calibri" w:hAnsi="Calibri" w:cs="Calibri"/>
            <w:color w:val="000000"/>
          </w:rPr>
          <w:alias w:val="To edit, see citavi.com/edit"/>
          <w:tag w:val="CitaviPlaceholder#689f3890-ee85-43be-2d72-21f4907e8568"/>
          <w:id w:val="-1324803936"/>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WYxN2JlLTkyZTItMzg3YS05YTM5LTI3MTU1NTZkZWYxNCIsIlJhbmdlTGVuZ3RoIjoyMywiUmVmZXJlbmNlSWQiOiI2ZWIxYjY0Yi03MDY2LTRmZTMtODcyMS1lMWZkNDJmMDdj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wcG1oeDVvNS5qcGciLCJVcmlTdHJpbmciOiI2ZWIxYjY0Yi03MDY2LTRmZTMtODcyMS1lMWZkNDJmMDdj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UtZG9jcy5nZW8tbGVvLmRlL2JpdHN0cmVhbS9oYW5kbGUvMTE4NTgvNzE5NC9TYXVlcmJyZXklMmMlMjBSLnBkZj9zZXF1ZW5jZT0xJmlzQWxsb3dlZD15IiwiVXJpU3RyaW5nIjoiaHR0cHM6Ly9lLWRvY3MuZ2VvLWxlby5kZS9iaXRzdHJlYW0vaGFuZGxlLzExODU4LzcxOTQvU2F1ZXJicmV5JTJjIFIucGRmP3NlcXVlbmNlPTEmaXNBbGxvd2VkPX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Sauerbrey</w:t>
          </w:r>
          <w:proofErr w:type="spellEnd"/>
          <w:r w:rsidR="00C452D3">
            <w:rPr>
              <w:rFonts w:ascii="Calibri" w:hAnsi="Calibri" w:cs="Calibri"/>
              <w:color w:val="000000"/>
            </w:rPr>
            <w:t xml:space="preserve"> et al. 2002)</w:t>
          </w:r>
          <w:r w:rsidR="00E3665E" w:rsidRPr="00E3665E">
            <w:rPr>
              <w:rFonts w:ascii="Calibri" w:hAnsi="Calibri" w:cs="Calibri"/>
              <w:color w:val="000000"/>
            </w:rPr>
            <w:fldChar w:fldCharType="end"/>
          </w:r>
        </w:sdtContent>
      </w:sdt>
      <w:r>
        <w:t xml:space="preserve"> which </w:t>
      </w:r>
      <w:r w:rsidR="00D37C3D">
        <w:t xml:space="preserve">dry </w:t>
      </w:r>
      <w:r>
        <w:t>out from time to time</w:t>
      </w:r>
      <w:r w:rsidR="00CB697C">
        <w:t xml:space="preserve"> </w:t>
      </w:r>
      <w:r w:rsidR="00D37C3D">
        <w:t>.</w:t>
      </w:r>
    </w:p>
    <w:p w14:paraId="6FA23BA5" w14:textId="0A49FA89" w:rsidR="00D8692A" w:rsidRDefault="00D8692A" w:rsidP="00D8692A">
      <w:pPr>
        <w:pStyle w:val="berschrift3"/>
      </w:pPr>
      <w:bookmarkStart w:id="7" w:name="_Toc152595774"/>
      <w:r>
        <w:t>Forest Peatlands</w:t>
      </w:r>
      <w:bookmarkEnd w:id="7"/>
    </w:p>
    <w:p w14:paraId="5EB6158C" w14:textId="1C9BF001" w:rsidR="00D8692A" w:rsidRDefault="00D8692A" w:rsidP="00D8692A">
      <w:r>
        <w:t xml:space="preserve">According to </w:t>
      </w:r>
      <w:proofErr w:type="spellStart"/>
      <w:r w:rsidR="00376283">
        <w:t>Hasch</w:t>
      </w:r>
      <w:proofErr w:type="spellEnd"/>
      <w:r w:rsidR="00376283">
        <w:t xml:space="preserve"> et al. </w:t>
      </w:r>
      <w:sdt>
        <w:sdtPr>
          <w:alias w:val="To edit, see citavi.com/edit"/>
          <w:tag w:val="CitaviPlaceholder#e5d5c3fc-9b15-47ed-a9bc-91c25febd6cb"/>
          <w:id w:val="-1447313927"/>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OTVmODA1LTRlZDQtNDlmOC1hZDc5LWJhZTY1NDYxMzgyOSIsIlJhbmdlTGVuZ3RoIjo2LCJSZWZlcmVuY2VJZCI6Ijk0YmRlYWZkLTQ1ZWEtNDEwZC05YzU2LWQ5YTc5MzJmZmF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wxb2pzcHduMy5qcGciLCJVcmlTdHJpbmciOiI5NGJkZWFmZC00NWVhLTQxMGQtOWM1Ni1kOWE3OTMyZmZhZj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UtZG9jcy5nZW8tbGVvLmRlL2JpdHN0cmVhbS9oYW5kbGUvMTE4NTgvNzM0Ni9URUxNQSUyMDM3JTIwJTI4MjAwNyUyOSUyMEhhc2NoJTIwZXQlMjBhbC4ucGRmP3NlcXVlbmNlPTEmaXNBbGxvd2VkPXkiLCJVcmlTdHJpbmciOiJodHRwczovL2UtZG9jcy5nZW8tbGVvLmRlL2JpdHN0cmVhbS9oYW5kbGUvMTE4NTgvNzM0Ni9URUxNQSAzNyAoMjAwNykgSGFzY2ggZXQgYWwuLnBkZj9zZXF1ZW5jZT0xJmlzQWxsb3dlZD15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A3KSJ9XX0sIlRhZyI6IkNpdGF2aVBsYWNlaG9sZGVyI2U1ZDVjM2ZjLTliMTUtNDdlZC1hOWJjLTkxYzI1ZmViZDZjYiIsIlRleHQiOiIoMjAwNykiLCJXQUlWZXJzaW9uIjoiNi4xNC40LjAifQ==}</w:instrText>
          </w:r>
          <w:r>
            <w:fldChar w:fldCharType="separate"/>
          </w:r>
          <w:r w:rsidR="00C452D3">
            <w:t>(2007)</w:t>
          </w:r>
          <w:r>
            <w:fldChar w:fldCharType="end"/>
          </w:r>
        </w:sdtContent>
      </w:sdt>
      <w:r>
        <w:t xml:space="preserve"> forest peatlands comprise all woody-stocked or non-stocked mires with forest connection. Hereby</w:t>
      </w:r>
      <w:r w:rsidR="00A47853">
        <w:t>,</w:t>
      </w:r>
      <w:r>
        <w:t xml:space="preserve"> the water balance of the peatland system is primarily characterized by a forested catchment area.</w:t>
      </w:r>
      <w:r w:rsidR="00A47853">
        <w:t xml:space="preserve"> Natural peatland forests are developing under special circumstances where nutrient contents are rather low and the water availability usually exceeds the upper tolerance limits of most tree species. While fens often show a higher diversity of plant species where even alder swamp forests can naturally arise</w:t>
      </w:r>
      <w:r w:rsidR="008C744D">
        <w:t>,</w:t>
      </w:r>
      <w:r w:rsidR="00A47853">
        <w:t xml:space="preserve"> the core zone of raised bogs is usually free of larger forest species like trees. Only in the drier parts at the edge of the bog, species like birch (</w:t>
      </w:r>
      <w:r w:rsidR="00A47853" w:rsidRPr="00012602">
        <w:rPr>
          <w:i/>
          <w:iCs/>
        </w:rPr>
        <w:t xml:space="preserve">Betula </w:t>
      </w:r>
      <w:proofErr w:type="spellStart"/>
      <w:r w:rsidR="00A47853" w:rsidRPr="00012602">
        <w:rPr>
          <w:i/>
          <w:iCs/>
        </w:rPr>
        <w:t>pubescens</w:t>
      </w:r>
      <w:proofErr w:type="spellEnd"/>
      <w:r w:rsidR="00A47853">
        <w:t>) and pine trees (</w:t>
      </w:r>
      <w:r w:rsidR="00A47853" w:rsidRPr="00012602">
        <w:rPr>
          <w:i/>
          <w:iCs/>
        </w:rPr>
        <w:t xml:space="preserve">Pinus </w:t>
      </w:r>
      <w:proofErr w:type="spellStart"/>
      <w:r w:rsidR="00A47853" w:rsidRPr="00012602">
        <w:rPr>
          <w:i/>
          <w:iCs/>
        </w:rPr>
        <w:t>mugo</w:t>
      </w:r>
      <w:proofErr w:type="spellEnd"/>
      <w:r w:rsidR="00A47853">
        <w:t xml:space="preserve">) (or spruce </w:t>
      </w:r>
      <w:r w:rsidR="00A47853">
        <w:rPr>
          <w:rFonts w:cstheme="minorHAnsi"/>
        </w:rPr>
        <w:t>[</w:t>
      </w:r>
      <w:proofErr w:type="spellStart"/>
      <w:r w:rsidR="00A47853">
        <w:rPr>
          <w:rFonts w:cstheme="minorHAnsi"/>
        </w:rPr>
        <w:t>Picea</w:t>
      </w:r>
      <w:proofErr w:type="spellEnd"/>
      <w:r w:rsidR="00A47853">
        <w:rPr>
          <w:rFonts w:cstheme="minorHAnsi"/>
        </w:rPr>
        <w:t xml:space="preserve"> </w:t>
      </w:r>
      <w:proofErr w:type="spellStart"/>
      <w:r w:rsidR="00A47853">
        <w:rPr>
          <w:rFonts w:cstheme="minorHAnsi"/>
        </w:rPr>
        <w:t>abies</w:t>
      </w:r>
      <w:proofErr w:type="spellEnd"/>
      <w:r w:rsidR="00A47853">
        <w:rPr>
          <w:rFonts w:cstheme="minorHAnsi"/>
        </w:rPr>
        <w:t>]</w:t>
      </w:r>
      <w:r w:rsidR="00A47853">
        <w:t xml:space="preserve"> on higher elevation) may be able to establish simple forest structures with low growth rates </w:t>
      </w:r>
      <w:r w:rsidR="000C29FF">
        <w:t xml:space="preserve">of </w:t>
      </w:r>
      <w:r w:rsidR="00A47853">
        <w:t>up to 3 m</w:t>
      </w:r>
      <w:r w:rsidR="00A47853" w:rsidRPr="00012602">
        <w:rPr>
          <w:vertAlign w:val="superscript"/>
        </w:rPr>
        <w:t>3</w:t>
      </w:r>
      <w:r w:rsidR="00A47853">
        <w:t> ha</w:t>
      </w:r>
      <w:r w:rsidR="00A47853" w:rsidRPr="00012602">
        <w:rPr>
          <w:vertAlign w:val="superscript"/>
        </w:rPr>
        <w:t>-1</w:t>
      </w:r>
      <w:r w:rsidR="00A47853">
        <w:t> a</w:t>
      </w:r>
      <w:r w:rsidR="00A47853" w:rsidRPr="00012602">
        <w:rPr>
          <w:vertAlign w:val="superscript"/>
        </w:rPr>
        <w:t>-1</w:t>
      </w:r>
      <w:r w:rsidR="00A47853">
        <w:t xml:space="preserve"> </w:t>
      </w:r>
      <w:sdt>
        <w:sdtPr>
          <w:alias w:val="To edit, see citavi.com/edit"/>
          <w:tag w:val="CitaviPlaceholder#28aeea77-b7b8-4101-a9c2-70e941a790e4"/>
          <w:id w:val="-98115437"/>
          <w:placeholder>
            <w:docPart w:val="D978B2208626403CA5D558F6C4F4565A"/>
          </w:placeholder>
        </w:sdtPr>
        <w:sdtEndPr/>
        <w:sdtContent>
          <w:r w:rsidR="00A4785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Q3MjhiLTQ2YWEtNDNlZC1iNDhkLWMxMTNhNWY1Y2RmYy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MjhhZWVhNzctYjdiOC00MTAxLWE5YzItNzBlOTQxYTc5MGU0IiwiVGV4dCI6IihTdGVnaW5rLUhpbmRyaWtzIDIwMjIpIiwiV0FJVmVyc2lvbiI6IjYuMTQuNC4wIn0=}</w:instrText>
          </w:r>
          <w:r w:rsidR="00A47853">
            <w:fldChar w:fldCharType="separate"/>
          </w:r>
          <w:r w:rsidR="00C452D3">
            <w:t>(Stegink-Hindriks 2022)</w:t>
          </w:r>
          <w:r w:rsidR="00A47853">
            <w:fldChar w:fldCharType="end"/>
          </w:r>
        </w:sdtContent>
      </w:sdt>
      <w:r w:rsidR="00A47853">
        <w:t>.</w:t>
      </w:r>
    </w:p>
    <w:p w14:paraId="7F7C1D68" w14:textId="64FD4FD3" w:rsidR="00D642AC" w:rsidRPr="00D8692A" w:rsidRDefault="00D642AC" w:rsidP="00D8692A">
      <w:pPr>
        <w:rPr>
          <w:ins w:id="8" w:author="Jonas Sitte" w:date="2023-11-23T16:26:00Z"/>
        </w:rPr>
      </w:pPr>
      <w:r>
        <w:t>In contrast to this, forested peatlands are man-made forest plantation on degraded and drained peatland</w:t>
      </w:r>
      <w:r w:rsidR="00331D7E">
        <w:t xml:space="preserve"> </w:t>
      </w:r>
      <w:r>
        <w:t>s</w:t>
      </w:r>
      <w:r w:rsidR="00331D7E">
        <w:t>ites</w:t>
      </w:r>
      <w:r>
        <w:t>. The afforestation with non-side adapted tree species like pine</w:t>
      </w:r>
      <w:r w:rsidR="00A75C01">
        <w:t xml:space="preserve"> </w:t>
      </w:r>
      <w:r w:rsidR="00C02D7C">
        <w:rPr>
          <w:rFonts w:cstheme="minorHAnsi"/>
        </w:rPr>
        <w:t>(</w:t>
      </w:r>
      <w:r w:rsidR="00A75C01" w:rsidRPr="00A75C01">
        <w:rPr>
          <w:rFonts w:cstheme="minorHAnsi"/>
          <w:i/>
          <w:iCs/>
        </w:rPr>
        <w:t>Pinus</w:t>
      </w:r>
      <w:r w:rsidR="00A75C01">
        <w:rPr>
          <w:rFonts w:cstheme="minorHAnsi"/>
          <w:i/>
          <w:iCs/>
        </w:rPr>
        <w:t> </w:t>
      </w:r>
      <w:r w:rsidR="00A75C01" w:rsidRPr="00A75C01">
        <w:rPr>
          <w:rFonts w:cstheme="minorHAnsi"/>
          <w:i/>
          <w:iCs/>
        </w:rPr>
        <w:t>sylvestris</w:t>
      </w:r>
      <w:r w:rsidR="00C02D7C">
        <w:rPr>
          <w:rFonts w:cstheme="minorHAnsi"/>
          <w:i/>
          <w:iCs/>
        </w:rPr>
        <w:t>)</w:t>
      </w:r>
      <w:r w:rsidR="00A75C01">
        <w:t xml:space="preserve">, oak </w:t>
      </w:r>
      <w:r w:rsidR="00C02D7C">
        <w:rPr>
          <w:rFonts w:cstheme="minorHAnsi"/>
        </w:rPr>
        <w:t>(</w:t>
      </w:r>
      <w:r w:rsidR="00A75C01" w:rsidRPr="00A75C01">
        <w:rPr>
          <w:rFonts w:cstheme="minorHAnsi"/>
          <w:i/>
          <w:iCs/>
        </w:rPr>
        <w:t xml:space="preserve">Quercus </w:t>
      </w:r>
      <w:proofErr w:type="spellStart"/>
      <w:r w:rsidR="00A75C01" w:rsidRPr="00A75C01">
        <w:rPr>
          <w:rFonts w:cstheme="minorHAnsi"/>
          <w:i/>
          <w:iCs/>
        </w:rPr>
        <w:t>robur</w:t>
      </w:r>
      <w:proofErr w:type="spellEnd"/>
      <w:r w:rsidR="00C02D7C">
        <w:rPr>
          <w:rFonts w:cstheme="minorHAnsi"/>
        </w:rPr>
        <w:t>)</w:t>
      </w:r>
      <w:r w:rsidR="00A75C01">
        <w:rPr>
          <w:rFonts w:cstheme="minorHAnsi"/>
        </w:rPr>
        <w:t xml:space="preserve"> </w:t>
      </w:r>
      <w:r w:rsidR="00A75C01">
        <w:t xml:space="preserve">or beach </w:t>
      </w:r>
      <w:r w:rsidR="00C02D7C">
        <w:rPr>
          <w:rFonts w:cstheme="minorHAnsi"/>
        </w:rPr>
        <w:t>(</w:t>
      </w:r>
      <w:r w:rsidR="00A75C01" w:rsidRPr="00A75C01">
        <w:rPr>
          <w:rFonts w:cstheme="minorHAnsi"/>
          <w:i/>
          <w:iCs/>
        </w:rPr>
        <w:t>Fagus sylvatica</w:t>
      </w:r>
      <w:r w:rsidR="00C02D7C">
        <w:rPr>
          <w:rFonts w:cstheme="minorHAnsi"/>
        </w:rPr>
        <w:t>)</w:t>
      </w:r>
      <w:r w:rsidR="00A75C01">
        <w:t xml:space="preserve"> </w:t>
      </w:r>
      <w:r>
        <w:t>often takes place after intensive site preparations (e.g. plowing or fertilization)</w:t>
      </w:r>
      <w:r w:rsidR="00A75C01">
        <w:t xml:space="preserve"> to create more productive forests with </w:t>
      </w:r>
      <w:r w:rsidR="000F2F15">
        <w:t>doubled yields</w:t>
      </w:r>
      <w:r w:rsidR="00A75C01">
        <w:t xml:space="preserve"> </w:t>
      </w:r>
      <w:sdt>
        <w:sdtPr>
          <w:alias w:val="To edit, see citavi.com/edit"/>
          <w:tag w:val="CitaviPlaceholder#a6e91a5e-5361-4138-98a1-3f80033ffb74"/>
          <w:id w:val="-513064853"/>
          <w:placeholder>
            <w:docPart w:val="DefaultPlaceholder_-1854013440"/>
          </w:placeholder>
        </w:sdtPr>
        <w:sdtEndPr/>
        <w:sdtContent>
          <w:r w:rsidR="00A75C0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BlMzA4LWQ5NTMtNGVmMC05MDA4LWZkZWNlZDk5NmY1YS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YTZlOTFhNWUtNTM2MS00MTM4LTk4YTEtM2Y4MDAzM2ZmYjc0IiwiVGV4dCI6IihTdGVnaW5rLUhpbmRyaWtzIDIwMjIpIiwiV0FJVmVyc2lvbiI6IjYuMTQuNC4wIn0=}</w:instrText>
          </w:r>
          <w:r w:rsidR="00A75C01">
            <w:fldChar w:fldCharType="separate"/>
          </w:r>
          <w:r w:rsidR="00C452D3">
            <w:t>(Stegink-Hindriks 2022)</w:t>
          </w:r>
          <w:r w:rsidR="00A75C01">
            <w:fldChar w:fldCharType="end"/>
          </w:r>
        </w:sdtContent>
      </w:sdt>
      <w:r>
        <w:t>.</w:t>
      </w:r>
    </w:p>
    <w:p w14:paraId="0174F2EC" w14:textId="28990473" w:rsidR="00C54ED9" w:rsidRDefault="00502075" w:rsidP="00320218">
      <w:pPr>
        <w:pStyle w:val="berschrift3"/>
      </w:pPr>
      <w:bookmarkStart w:id="9" w:name="_Toc152595775"/>
      <w:r>
        <w:t>Forestry</w:t>
      </w:r>
      <w:r w:rsidRPr="009179FB">
        <w:t xml:space="preserve"> </w:t>
      </w:r>
      <w:r w:rsidR="00C54ED9" w:rsidRPr="009179FB">
        <w:t xml:space="preserve">and </w:t>
      </w:r>
      <w:r w:rsidR="00877241">
        <w:t>d</w:t>
      </w:r>
      <w:r w:rsidR="00C54ED9" w:rsidRPr="009179FB">
        <w:t>rainage of peatlands</w:t>
      </w:r>
      <w:bookmarkEnd w:id="9"/>
    </w:p>
    <w:p w14:paraId="7E8EE50C" w14:textId="1B1F2B36" w:rsidR="00D8692A" w:rsidRDefault="00E831BE" w:rsidP="00D8692A">
      <w:r>
        <w:t>Ever since peatlands started to develop after the last ice age about 10,000 years</w:t>
      </w:r>
      <w:r w:rsidR="006053BB">
        <w:t xml:space="preserve"> </w:t>
      </w:r>
      <w:r>
        <w:t>ago</w:t>
      </w:r>
      <w:r w:rsidR="006053BB">
        <w:t xml:space="preserve"> </w:t>
      </w:r>
      <w:sdt>
        <w:sdtPr>
          <w:rPr>
            <w:rFonts w:ascii="Calibri" w:hAnsi="Calibri" w:cs="Calibri"/>
            <w:color w:val="000000"/>
          </w:rPr>
          <w:alias w:val="To edit, see citavi.com/edit"/>
          <w:tag w:val="CitaviPlaceholder#f4c496de-3632-65e2-60b8-5a98e47c253e"/>
          <w:id w:val="-1497185651"/>
        </w:sdtPr>
        <w:sdtEndPr/>
        <w:sdtContent>
          <w:r w:rsidR="006053BB" w:rsidRPr="006053BB">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4MjgwLWZkYjgtODNhOC1mMjlmLTZlMzM1MzVmOGZiNiIsIlJhbmdlTGVuZ3RoIjoxMSwiUmVmZXJlbmNlSWQiOiI3MTM4MDU0MS1kMTY5LTQ1ZWItODIwYy0xYmY4ZDU3OGI3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dG1sbDN2dmwuanBnIiwiVXJpU3RyaW5nIjoiNzEzODA1NDEtZDE2OS00NWViLTgyMGMtMWJmOGQ1NzhiNzV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wLjIwMjMiLCJFZGl0b3JzIjpbeyIkaWQiOiIxMSIsIiR0eXBlIjoiU3dpc3NBY2FkZW1pYy5DaXRhdmkuUGVyc29uLCBTd2lzc0FjYWRlbWljLkNpdGF2aSIsIkxhc3ROYW1lIjoiTmF0dXJzY2h1dHpidW5kIERldXRzY2hsYW5kIGUuVi4iLCJQcm90ZWN0ZWQiOmZhbHNlLCJTZXgiOjAsIkNyZWF0ZWRCeSI6Il9Kb25hcyBTaXR0ZSIsIkNyZWF0ZWRPbiI6IjIwMjMtMTAtMThUMTY6MzM6NTUiLCJNb2RpZmllZEJ5IjoiX0pvbmFzIFNpdHRlIiwiSWQiOiJmMWI5NTliNi1lZjQxLTRmYjktYjJmMS03ODE5MTdlNTgwOGYiLCJNb2RpZmllZE9uIjoiMjAyMy0xMC0xOFQxNjozMzo1NS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5hYnUuZGUvbmF0dXItdW5kLWxhbmRzY2hhZnQvbW9vcmUvZGV1dHNjaGxhbmQvaW5kZXguaHRtbCIsIlVyaVN0cmluZyI6Imh0dHBzOi8vd3d3Lm5hYnUuZGUvbmF0dXItdW5kLWxhbmRzY2hhZnQvbW9vcmUvZGV1dHNjaGxhbmQvaW5kZXg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}</w:instrText>
          </w:r>
          <w:r w:rsidR="006053BB" w:rsidRPr="006053BB">
            <w:rPr>
              <w:rFonts w:ascii="Calibri" w:hAnsi="Calibri" w:cs="Calibri"/>
              <w:color w:val="000000"/>
            </w:rPr>
            <w:fldChar w:fldCharType="separate"/>
          </w:r>
          <w:r w:rsidR="00C452D3">
            <w:rPr>
              <w:rFonts w:ascii="Calibri" w:hAnsi="Calibri" w:cs="Calibri"/>
              <w:color w:val="000000"/>
            </w:rPr>
            <w:t>(NABU 2023)</w:t>
          </w:r>
          <w:r w:rsidR="006053BB" w:rsidRPr="006053BB">
            <w:rPr>
              <w:rFonts w:ascii="Calibri" w:hAnsi="Calibri" w:cs="Calibri"/>
              <w:color w:val="000000"/>
            </w:rPr>
            <w:fldChar w:fldCharType="end"/>
          </w:r>
        </w:sdtContent>
      </w:sdt>
      <w:r>
        <w:t xml:space="preserve">, </w:t>
      </w:r>
      <w:r w:rsidR="00413C8F">
        <w:t>they</w:t>
      </w:r>
      <w:r>
        <w:t xml:space="preserve"> did not play a major role in people’s life.  </w:t>
      </w:r>
      <w:r w:rsidR="00D8692A">
        <w:t>Mires</w:t>
      </w:r>
      <w:r>
        <w:t xml:space="preserve"> have primarily been seen as mystical places and were only faced in myths and stories.</w:t>
      </w:r>
      <w:r w:rsidR="00012602">
        <w:t xml:space="preserve"> </w:t>
      </w:r>
      <w:r w:rsidR="00D8692A">
        <w:t xml:space="preserve">The low productivity as well as the impossibility of peatlands to be used for transportation by terrestrial or aquatic vehicles prevented any human interest in peatlands for agriculture, forestry or construction </w:t>
      </w:r>
      <w:sdt>
        <w:sdtPr>
          <w:alias w:val="To edit, see citavi.com/edit"/>
          <w:tag w:val="CitaviPlaceholder#40006bc9-40ca-44eb-8768-b141a76b74c2"/>
          <w:id w:val="803047607"/>
          <w:placeholder>
            <w:docPart w:val="B1880A74FEE046E1A8A9AD9B4FBDB94B"/>
          </w:placeholder>
        </w:sdtPr>
        <w:sdtEndPr/>
        <w:sdtContent>
          <w:r w:rsidR="00D8692A" w:rsidRPr="00E831B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WIxOGE1LTZjZWMtNDNlYS1iNzgyLTRlZTExYzU3OWJkMi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AwMDZiYzktNDBjYS00NGViLTg3NjgtYjE0MWE3NmI3NGMyIiwiVGV4dCI6IihFZ2dlbHNtYW5uIDE5OTBhKSIsIldBSVZlcnNpb24iOiI2LjE0LjQuMCJ9}</w:instrText>
          </w:r>
          <w:r w:rsidR="00D8692A" w:rsidRPr="00E831BE">
            <w:rPr>
              <w:rFonts w:ascii="Calibri" w:hAnsi="Calibri" w:cs="Calibri"/>
              <w:color w:val="000000"/>
            </w:rPr>
            <w:fldChar w:fldCharType="separate"/>
          </w:r>
          <w:r w:rsidR="00C452D3">
            <w:rPr>
              <w:rFonts w:ascii="Calibri" w:hAnsi="Calibri" w:cs="Calibri"/>
              <w:color w:val="000000"/>
            </w:rPr>
            <w:t>(Eggelsmann 1990a)</w:t>
          </w:r>
          <w:r w:rsidR="00D8692A" w:rsidRPr="00E831BE">
            <w:rPr>
              <w:rFonts w:ascii="Calibri" w:hAnsi="Calibri" w:cs="Calibri"/>
              <w:color w:val="000000"/>
            </w:rPr>
            <w:fldChar w:fldCharType="end"/>
          </w:r>
        </w:sdtContent>
      </w:sdt>
      <w:r w:rsidR="00D8692A">
        <w:t>.</w:t>
      </w:r>
    </w:p>
    <w:p w14:paraId="53A08EB4" w14:textId="2BA5B725" w:rsidR="004D534D" w:rsidRDefault="006053BB" w:rsidP="004D534D">
      <w:r>
        <w:t>In the 18</w:t>
      </w:r>
      <w:r w:rsidRPr="006053BB">
        <w:rPr>
          <w:vertAlign w:val="superscript"/>
        </w:rPr>
        <w:t>th</w:t>
      </w:r>
      <w:r w:rsidR="00D8692A">
        <w:t> </w:t>
      </w:r>
      <w:r>
        <w:t xml:space="preserve">century, peatlands started to become more important in Germany and central Europe when people </w:t>
      </w:r>
      <w:r w:rsidR="00060272">
        <w:t xml:space="preserve">recognized the economic potential of </w:t>
      </w:r>
      <w:r>
        <w:t>drained peatlands</w:t>
      </w:r>
      <w:r w:rsidR="00060272">
        <w:t xml:space="preserve"> which can</w:t>
      </w:r>
      <w:r>
        <w:t xml:space="preserve"> provide a</w:t>
      </w:r>
      <w:r w:rsidR="00511C8D">
        <w:t xml:space="preserve">n additional </w:t>
      </w:r>
      <w:r>
        <w:t>source of cultivable land for agriculture</w:t>
      </w:r>
      <w:r w:rsidR="00C02D7C">
        <w:t xml:space="preserve"> or forestry</w:t>
      </w:r>
      <w:r>
        <w:t xml:space="preserve"> and peat </w:t>
      </w:r>
      <w:r w:rsidR="00D8692A">
        <w:t>to</w:t>
      </w:r>
      <w:r>
        <w:t xml:space="preserve"> be used as fuel or fertilizer </w:t>
      </w:r>
      <w:sdt>
        <w:sdtPr>
          <w:alias w:val="To edit, see citavi.com/edit"/>
          <w:tag w:val="CitaviPlaceholder#95990762-385f-4cf6-a79f-9d6621e90932"/>
          <w:id w:val="1044716973"/>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ZhYjExLTEwNGQtNDkzNC1iNzM2LTVkZTJkNjRjMjY2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NTk5MDc2Mi0zODVmLTRjZjYtYTc5Zi05ZDY2MjFlOTA5MzIiLCJUZXh0IjoiKE3DvGxsZXItS3JvZWhsaW5nIGFuZCBab2xsbmVyIDIwMTUpIiwiV0FJVmVyc2lvbiI6IjYuMTQuNC4wIn0=}</w:instrText>
          </w:r>
          <w:r>
            <w:fldChar w:fldCharType="separate"/>
          </w:r>
          <w:r w:rsidR="00C452D3">
            <w:t>(Müller-Kroehling and Zollner 2015)</w:t>
          </w:r>
          <w:r>
            <w:fldChar w:fldCharType="end"/>
          </w:r>
        </w:sdtContent>
      </w:sdt>
      <w:r>
        <w:t xml:space="preserve">. Since then, the intensity of usage and exploitation has strongly increased. </w:t>
      </w:r>
      <w:r w:rsidR="004D534D">
        <w:t xml:space="preserve">By now, more than 90 % of all peatlands in Europe </w:t>
      </w:r>
      <w:sdt>
        <w:sdtPr>
          <w:rPr>
            <w:rFonts w:ascii="Calibri" w:hAnsi="Calibri" w:cs="Calibri"/>
            <w:color w:val="000000"/>
          </w:rPr>
          <w:alias w:val="To edit, see citavi.com/edit"/>
          <w:tag w:val="CitaviPlaceholder#c44c45b9-1768-4580-927a-d1de9e94edde"/>
          <w:id w:val="1576005624"/>
          <w:placeholder>
            <w:docPart w:val="2C7C2503DBD149E8B76151198DD48519"/>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mJjNTE4LWY4MzktNDI4OC1hZmQ5LTY5M2FmMDc3MjEzNSIsIlJhbmdlTGVuZ3RoIjoxOCwiUmVmZXJlbmNlSWQiOiIyMzMzMGIxZi02MmRiLTQ5N2YtYTgyZS01NTBlM2I3YzR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0seyIkaWQiOiIyMSIsIiR0eXBlIjoiU3dpc3NBY2FkZW1pYy5DaXRhdmkuUGVyc29uLCBTd2lzc0FjYWRlbWljLkNpdGF2aSIsIkZpcnN0TmFtZSI6IlNhYmluZSIsIkxhc3ROYW1lIjoiV2ljaG1hbm4iLCJQcm90ZWN0ZWQiOmZhbHNlLCJTZXgiOjEsIkNyZWF0ZWRCeSI6Il9Kb25hcyBTaXR0ZSIsIkNyZWF0ZWRPbiI6IjIwMjMtMDEtMjRUMTg6MjA6NTAiLCJNb2RpZmllZEJ5IjoiX0pvbmFzIFNpdHRlIiwiSWQiOiIzMDIyNWU4My03YzdhLTQ5MzAtYjFhZS04OGU3MWEzZjhjOWUiLCJNb2RpZmllZE9uIjoiMjAyMy0wMS0yNFQxODoyMDo1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saXRlcmF0dXIudGh1ZW5lbi5kZS9kaWdiaWJfMU41MURFL2RuMDU1MjA5LnBkZiIsIlVyaVN0cmluZyI6Imh0dHBzOi8vbGl0ZXJhdHVyLnRodWVuZW4uZGUvZGlnYmliXzFONTFERS9kbjA1NTIwO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}</w:instrText>
          </w:r>
          <w:r w:rsidR="004D534D" w:rsidRPr="00E3665E">
            <w:rPr>
              <w:rFonts w:ascii="Calibri" w:hAnsi="Calibri" w:cs="Calibri"/>
              <w:color w:val="000000"/>
            </w:rPr>
            <w:fldChar w:fldCharType="separate"/>
          </w:r>
          <w:r w:rsidR="00C452D3">
            <w:rPr>
              <w:rFonts w:ascii="Calibri" w:hAnsi="Calibri" w:cs="Calibri"/>
              <w:color w:val="000000"/>
            </w:rPr>
            <w:t>(Bonn et al. 2015)</w:t>
          </w:r>
          <w:r w:rsidR="004D534D" w:rsidRPr="00E3665E">
            <w:rPr>
              <w:rFonts w:ascii="Calibri" w:hAnsi="Calibri" w:cs="Calibri"/>
              <w:color w:val="000000"/>
            </w:rPr>
            <w:fldChar w:fldCharType="end"/>
          </w:r>
        </w:sdtContent>
      </w:sdt>
      <w:r w:rsidR="004D534D">
        <w:t xml:space="preserve"> and 95 % in Germany are drained and ameliorated </w:t>
      </w:r>
      <w:sdt>
        <w:sdtPr>
          <w:rPr>
            <w:rFonts w:ascii="Calibri" w:hAnsi="Calibri" w:cs="Calibri"/>
            <w:color w:val="000000"/>
          </w:rPr>
          <w:alias w:val="To edit, see citavi.com/edit"/>
          <w:tag w:val="CitaviPlaceholder#95a7c148-0f06-48f5-9bb4-61cb75e8e7d0"/>
          <w:id w:val="-1019847352"/>
          <w:placeholder>
            <w:docPart w:val="31DC7663145F4EB3B25E0DA811F2E5B8"/>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TllNzFiLWEyZDQtNDJjYS1iYTgyLTBjOTYxZTEyN2YzOC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k1YTdjMTQ4LTBmMDYtNDhmNS05YmI0LTYxY2I3NWU4ZTdkMCIsIlRleHQiOiIoU3VjY293IGFuZCBKZXNjaGtlIDIwMjIpIiwiV0FJVmVyc2lvbiI6IjYuMTQuNC4wIn0=}</w:instrText>
          </w:r>
          <w:r w:rsidR="004D534D" w:rsidRPr="00E3665E">
            <w:rPr>
              <w:rFonts w:ascii="Calibri" w:hAnsi="Calibri" w:cs="Calibri"/>
              <w:color w:val="000000"/>
            </w:rPr>
            <w:fldChar w:fldCharType="separate"/>
          </w:r>
          <w:r w:rsidR="00C452D3">
            <w:rPr>
              <w:rFonts w:ascii="Calibri" w:hAnsi="Calibri" w:cs="Calibri"/>
              <w:color w:val="000000"/>
            </w:rPr>
            <w:t>(Succow and Jeschke 2022)</w:t>
          </w:r>
          <w:r w:rsidR="004D534D" w:rsidRPr="00E3665E">
            <w:rPr>
              <w:rFonts w:ascii="Calibri" w:hAnsi="Calibri" w:cs="Calibri"/>
              <w:color w:val="000000"/>
            </w:rPr>
            <w:fldChar w:fldCharType="end"/>
          </w:r>
          <w:r w:rsidR="004D534D">
            <w:rPr>
              <w:rFonts w:ascii="Calibri" w:hAnsi="Calibri" w:cs="Calibri"/>
              <w:color w:val="000000"/>
            </w:rPr>
            <w:t>.</w:t>
          </w:r>
        </w:sdtContent>
      </w:sdt>
    </w:p>
    <w:p w14:paraId="0509E0A0" w14:textId="1AA2A136" w:rsidR="00B02424" w:rsidRDefault="00DA7961" w:rsidP="00D8692A">
      <w:r>
        <w:lastRenderedPageBreak/>
        <w:t>S</w:t>
      </w:r>
      <w:r w:rsidR="00EB39CC">
        <w:t>everal studies show t</w:t>
      </w:r>
      <w:r w:rsidR="00021408">
        <w:t>hat the drainage of peatlands has</w:t>
      </w:r>
      <w:r w:rsidR="00142088">
        <w:t xml:space="preserve"> even more</w:t>
      </w:r>
      <w:r w:rsidR="00021408">
        <w:t xml:space="preserve"> severe effects on the ecosystems themselves and</w:t>
      </w:r>
      <w:r w:rsidR="00B02424">
        <w:t xml:space="preserve"> their</w:t>
      </w:r>
      <w:r w:rsidR="00021408">
        <w:t xml:space="preserve"> coupled systems and processes</w:t>
      </w:r>
      <w:r w:rsidR="00E13E81">
        <w:t xml:space="preserve"> </w:t>
      </w:r>
      <w:sdt>
        <w:sdtPr>
          <w:alias w:val="To edit, see citavi.com/edit"/>
          <w:tag w:val="CitaviPlaceholder#82693079-131d-4013-9392-f5dfc1578374"/>
          <w:id w:val="416684683"/>
          <w:placeholder>
            <w:docPart w:val="DefaultPlaceholder_-1854013440"/>
          </w:placeholder>
        </w:sdtPr>
        <w:sdtEndPr/>
        <w:sdtContent>
          <w:r w:rsidR="00E13E8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MTYwMDdmLTY0ZmEtNDI1ZS1hMGI0LTM4ODQ4ZjljM2NiMyIsIlJhbmdlTGVuZ3RoIjoyNywiUmVmZXJlbmNlSWQiOiI1NDU3MDUxMC1jZjE2LTQ2M2UtYmZkZi0wZjdhOGYyMGQ5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Sx7IiRpZCI6IjkiLCIkdHlwZSI6IlN3aXNzQWNhZGVtaWMuQ2l0YXZpLlBlcnNvbiwgU3dpc3NBY2FkZW1pYy5DaXRhdmkiLCJGaXJzdE5hbWUiOiJUaW1vIiwiTGFzdE5hbWUiOiJNw6RrZWzDpCIsIlByb3RlY3RlZCI6ZmFsc2UsIlNleCI6MCwiQ3JlYXRlZEJ5IjoiX0pvbmFzIFNpdHRlIiwiQ3JlYXRlZE9uIjoiMjAyMy0xMS0wNVQxODoyMTozOSIsIk1vZGlmaWVkQnkiOiJfSm9uYXMgU2l0dGUiLCJJZCI6Ijc1NDVkYzg1LWNlZDUtNDNjOC04YzBmLTU5ZmQ1NWU4MDA5YiIsIk1vZGlmaWVkT24iOiIyMDIzLTExLTA1VDE4OjIxOjM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rY3d0dXpiYS5qcGciLCJVcmlTdHJpbmciOiI1NDU3MDUxMC1jZjE2LTQ2M2UtYmZkZi0wZjdhOGYyMGQ5Nz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k4Ni9hZnNjaS43MTYx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zOTg2L2Fmc2NpLjcxNjE5IiwiVXJpU3RyaW5nIjoiaHR0cHM6Ly9kb2kub3JnLzEwLjIzOTg2L2Fmc2NpLjcxNj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IZWlucmljaCIsIkxhc3ROYW1lIjoiSMO2cGVyIiwiUHJvdGVjdGVkIjpmYWxzZSwiU2V4IjowLCJDcmVhdGVkQnkiOiJfSm9uYXMgU2l0dGUiLCJDcmVhdGVkT24iOiIyMDIzLTExLTA1VDE4OjIzOjAxIiwiTW9kaWZpZWRCeSI6Il9Kb25hcyBTaXR0ZSIsIklkIjoiZmZjYmFkMWEtMGQ5MC00ZmFjLWI0ODYtZTI4ZGFiYjg4ODRjIiwiTW9kaWZpZWRPbiI6IjIwMjMtMTEtMDVUMTg6MjM6MDEiLCJQcm9qZWN0Ijp7IiRyZWYiOiI4In19XSwiQ2l0YXRpb25LZXlVcGRhdGVUeXBlIjowLCJDb2xsYWJvcmF0b3JzIjpbeyIkaWQiOiIyMi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RvaSI6IjEwLjIzNjg5L0ZJREdFTy0zMDM1IiwiRWRpdG9ycyI6W10sIkV2YWx1YXRpb25Db21wbGV4aXR5IjowLCJFdmFsdWF0aW9uU291cmNlVGV4dEZvcm1hdCI6MCwiR3JvdXBzIjpbXSwiSGFzTGFiZWwxIjpmYWxzZSwiSGFzTGFiZWwyIjpmYWxzZSwiS2V5d29yZHMiOltdLCJMYW5ndWFnZSI6Imdlc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yMzY4OS9GSURHRU8tMzAzNSIsIlVyaVN0cmluZyI6Imh0dHBzOi8vZG9pLm9yZy8xMC4yMzY4OS9GSURHRU8tMzAzN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4OjIzOjAxIiwiTW9kaWZpZWRCeSI6Il9Kb25hcyBTaXR0ZSIsIklkIjoiMmQ4MGU3MmUtMjZmNy00ZmI1LTlmMjMtOTc3NzQ5NWY2Yzg1IiwiTW9kaWZpZWRPbiI6IjIwMjMtMTEtMDVUMTg6MjM6MDEiLCJQcm9qZWN0Ijp7IiRyZWYiOiI4In19XSwiT3JnYW5pemF0aW9ucyI6W10sIk90aGVyc0ludm9sdmVkIjpbXSwiUHVibGlzaGVycyI6W3siJGlkIjoiMjY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zN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zk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NDA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QxIiwiJHR5cGUiOiJTd2lzc0FjYWRlbWljLkNpdGF2aS5DaXRhdGlvbnMuV29yZFBsYWNlaG9sZGVyRW50cnksIFN3aXNzQWNhZGVtaWMuQ2l0YXZpIiwiSWQiOiI3Y2U0ZTQ5Mi04ZGY1LTQwZGMtYjU0MS0zNzhiMDc2ZGEwNGUiLCJSYW5nZVN0YXJ0Ijo3NCwiUmFuZ2VMZW5ndGgiOjI0LCJSZWZlcmVuY2VJZCI6IjYyZjlkMDQyLWRkODktNGM5My1hNDkxLTgzMmI4ZTNlZjllOS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MwOTEzMzMwOTEwNTI0NSIsIkVkaXRvcnMiOltdLCJFdmFsdWF0aW9uQ29tcGxleGl0eSI6MCwiRXZhbHVhdGlvblNvdXJjZVRleHRGb3JtYXQiOjAsIkdyb3VwcyI6W10sIkhhc0xhYmVsMSI6ZmFsc2UsIkhhc0xhYmVsMiI6ZmFsc2UsIktleXdvcmRzIjpbXSwiTG9jYXRpb25zIjpb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NzcvMDMwOTEzMzMwOTEwNTI0NSIsIlVyaVN0cmluZyI6Imh0dHBzOi8vZG9pLm9yZy8xMC4xMTc3LzAzMDkxMzMzMDkxMDUyNDU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TM5L3g5NS0wNTUiLCJVcmlTdHJpbmciOiJodHRwczovL2RvaS5vcmcvMTAuMTEzOS94OTUtMDU1IiwiTGlua2VkUmVzb3VyY2VTdGF0dXMiOjgsIlByb3BlcnRpZXMiOnsiJGlkIjoiN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}</w:instrText>
          </w:r>
          <w:r w:rsidR="00E13E81">
            <w:fldChar w:fldCharType="separate"/>
          </w:r>
          <w:r w:rsidR="00C452D3">
            <w:t>(Eggelsmann and Mäkelä 1964; Höper 2007; Müller-Kroehling and Zollner 2015; Ramchunder et al. 2009; Roulet and Moore 1995; Succow and Jeschke 2022)</w:t>
          </w:r>
          <w:r w:rsidR="00E13E81">
            <w:fldChar w:fldCharType="end"/>
          </w:r>
        </w:sdtContent>
      </w:sdt>
      <w:r w:rsidR="00021408">
        <w:t xml:space="preserve">. </w:t>
      </w:r>
      <w:r w:rsidR="00E13E81">
        <w:t>T</w:t>
      </w:r>
      <w:r w:rsidR="00021408">
        <w:t>he water that got drained gets lost from the ecosystem and cannot be provided anymore for the vegetation close by. Without the water, the peat which has not gotten harvested yet for fuel or fertilizer</w:t>
      </w:r>
      <w:r w:rsidR="008C744D">
        <w:t>s</w:t>
      </w:r>
      <w:r w:rsidR="00021408">
        <w:t xml:space="preserve"> starts to mineralize </w:t>
      </w:r>
      <w:r w:rsidR="00511C8D">
        <w:t>through</w:t>
      </w:r>
      <w:r w:rsidR="00021408">
        <w:t xml:space="preserve"> </w:t>
      </w:r>
      <w:r w:rsidR="00E13E81">
        <w:t>the contact</w:t>
      </w:r>
      <w:r w:rsidR="00021408">
        <w:t xml:space="preserve"> with oxygen. Instead of </w:t>
      </w:r>
      <w:r w:rsidR="00E13E81">
        <w:t>sequestrating</w:t>
      </w:r>
      <w:r w:rsidR="00021408">
        <w:t xml:space="preserve"> carbon from the atmosphere</w:t>
      </w:r>
      <w:r w:rsidR="00F769BD">
        <w:t>, peatland</w:t>
      </w:r>
      <w:r w:rsidR="00D8692A">
        <w:t>s</w:t>
      </w:r>
      <w:r w:rsidR="00021408">
        <w:t xml:space="preserve"> </w:t>
      </w:r>
      <w:r w:rsidR="00D8692A">
        <w:t>turn into</w:t>
      </w:r>
      <w:r w:rsidR="00021408">
        <w:t xml:space="preserve"> new carbon source</w:t>
      </w:r>
      <w:r w:rsidR="00D8692A">
        <w:t>s</w:t>
      </w:r>
      <w:r w:rsidR="00021408">
        <w:t xml:space="preserve"> when the carbon stored in the peat body is decomposed by microorganisms</w:t>
      </w:r>
      <w:r w:rsidR="00E13E81">
        <w:t xml:space="preserve"> and released as carbon dioxide or methane</w:t>
      </w:r>
      <w:r w:rsidR="00021408">
        <w:t xml:space="preserve">. </w:t>
      </w:r>
      <w:r w:rsidR="00376283">
        <w:t xml:space="preserve">Hutchinson </w:t>
      </w:r>
      <w:sdt>
        <w:sdtPr>
          <w:alias w:val="To edit, see citavi.com/edit"/>
          <w:tag w:val="CitaviPlaceholder#cb1255cd-9a62-42f3-a6c7-691a7e2093f8"/>
          <w:id w:val="-521317743"/>
          <w:placeholder>
            <w:docPart w:val="DefaultPlaceholder_-1854013440"/>
          </w:placeholder>
        </w:sdtPr>
        <w:sdtEndPr/>
        <w:sdtContent>
          <w:r w:rsidR="00E13E81">
            <w:fldChar w:fldCharType="begin"/>
          </w:r>
          <w:r w:rsidR="00E13E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IwY2UxLWIyNDAtNDUxOC1iMWNkLTY3NzFlZWY5ZGQzMSIsIlJhbmdlTGVuZ3RoIjo2LCJSZWZlcmVuY2VJZCI6IjFkYzE2YTUxLTdlN2UtNDhmNy04MjdmLTNlYmY2YjYxMDV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I1OTI1MyIsIlVyaVN0cmluZyI6Imh0dHBzOi8vZG9pLm9yZy8xMC4yMzA3LzIyNTkyNT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xOTgwKSJ9XX0sIlRhZyI6IkNpdGF2aVBsYWNlaG9sZGVyI2NiMTI1NWNkLTlhNjItNDJmMy1hNmM3LTY5MWE3ZTIwOTNmOCIsIlRleHQiOiIoMTk4MCkiLCJXQUlWZXJzaW9uIjoiNi4xNC40LjAifQ==}</w:instrText>
          </w:r>
          <w:r w:rsidR="00E13E81">
            <w:fldChar w:fldCharType="separate"/>
          </w:r>
          <w:r w:rsidR="00C452D3">
            <w:t>(1980)</w:t>
          </w:r>
          <w:r w:rsidR="00E13E81">
            <w:fldChar w:fldCharType="end"/>
          </w:r>
        </w:sdtContent>
      </w:sdt>
      <w:r w:rsidR="00E13E81">
        <w:t xml:space="preserve"> found that </w:t>
      </w:r>
      <w:r w:rsidR="00021408">
        <w:t xml:space="preserve">the mineralization of the peat </w:t>
      </w:r>
      <w:r w:rsidR="00E13E81">
        <w:t xml:space="preserve">also leads to unequal shrinking of the peatland body’s </w:t>
      </w:r>
      <w:r w:rsidR="00021408">
        <w:t>surface</w:t>
      </w:r>
      <w:r w:rsidR="00E13E81">
        <w:t xml:space="preserve">, </w:t>
      </w:r>
      <w:r w:rsidR="009134D2">
        <w:t xml:space="preserve">sometimes </w:t>
      </w:r>
      <w:r w:rsidR="00E13E81">
        <w:t xml:space="preserve">even </w:t>
      </w:r>
      <w:r w:rsidR="009134D2">
        <w:t xml:space="preserve">by several meters </w:t>
      </w:r>
      <w:r w:rsidR="003F245A">
        <w:t>due to a heterogenous thickness of peat throughout the peatland area</w:t>
      </w:r>
      <w:r w:rsidR="00AD37C8">
        <w:t xml:space="preserve">. This creates micro reliefs on the peatland surface </w:t>
      </w:r>
      <w:r w:rsidR="00021408">
        <w:t xml:space="preserve">and </w:t>
      </w:r>
      <w:r w:rsidR="00AD37C8">
        <w:t>the peat body</w:t>
      </w:r>
      <w:r w:rsidR="00021408">
        <w:t xml:space="preserve"> ultimately loses its ability to expand </w:t>
      </w:r>
      <w:r w:rsidR="00F769BD">
        <w:t xml:space="preserve">when the water level rises </w:t>
      </w:r>
      <w:r w:rsidR="00021408">
        <w:t>again.</w:t>
      </w:r>
      <w:r w:rsidR="00F769BD">
        <w:t xml:space="preserve"> With the shrinking of the peatland body, the peatland surface gets lowered and the ground becomes unstable. Besides the instability, the ground water level has changed as well and requires constant drainage </w:t>
      </w:r>
      <w:r w:rsidR="00511C8D">
        <w:t xml:space="preserve">and adaptation </w:t>
      </w:r>
      <w:r w:rsidR="00F769BD">
        <w:t xml:space="preserve">to </w:t>
      </w:r>
      <w:r w:rsidR="00E13E81">
        <w:t>avoid</w:t>
      </w:r>
      <w:r w:rsidR="00F769BD">
        <w:t xml:space="preserve"> waterlogging condition</w:t>
      </w:r>
      <w:r w:rsidR="00E13E81">
        <w:t>s</w:t>
      </w:r>
      <w:r w:rsidR="00F769BD">
        <w:t xml:space="preserve"> and ground water impact on the </w:t>
      </w:r>
      <w:r w:rsidR="00BC4FE4">
        <w:t>site</w:t>
      </w:r>
      <w:r w:rsidR="00F769BD">
        <w:t xml:space="preserve">. </w:t>
      </w:r>
      <w:r w:rsidR="00B02424">
        <w:t>The</w:t>
      </w:r>
      <w:r w:rsidR="002121DA">
        <w:t xml:space="preserve"> loss of water causes the release </w:t>
      </w:r>
      <w:r w:rsidR="00B02424">
        <w:t xml:space="preserve">of </w:t>
      </w:r>
      <w:r w:rsidR="002121DA">
        <w:t xml:space="preserve">stored nitrogen on alkaline fen sites which leads to </w:t>
      </w:r>
      <w:r w:rsidR="009134D2">
        <w:t>an</w:t>
      </w:r>
      <w:r w:rsidR="002121DA">
        <w:t xml:space="preserve"> over-eutrophication of the peatland surface and the ground water. On nutrient-poor bog sites, the lack of water increases the mobility of phosphor.</w:t>
      </w:r>
      <w:r w:rsidR="009134D2">
        <w:t xml:space="preserve"> </w:t>
      </w:r>
    </w:p>
    <w:p w14:paraId="20189448" w14:textId="0F83A519" w:rsidR="00B02424" w:rsidRDefault="00B02424" w:rsidP="00D8692A">
      <w:r>
        <w:t xml:space="preserve">Furthermore the </w:t>
      </w:r>
      <w:r w:rsidR="009134D2">
        <w:t xml:space="preserve">drainage of peatlands increases its predisposition towards natural damages by erosion </w:t>
      </w:r>
      <w:sdt>
        <w:sdtPr>
          <w:alias w:val="To edit, see citavi.com/edit"/>
          <w:tag w:val="CitaviPlaceholder#ffd7866b-cb92-407c-bf29-155fd05aa32e"/>
          <w:id w:val="-834068912"/>
          <w:placeholder>
            <w:docPart w:val="DefaultPlaceholder_-1854013440"/>
          </w:placeholder>
        </w:sdtPr>
        <w:sdtEndPr/>
        <w:sdtContent>
          <w:r w:rsidR="009134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YwMGRjLTdhZjAtNDcwNS1hMDhjLTkyMjZmMmI5MTljOSIsIlJhbmdlTGVuZ3RoIjoyOSwiUmVmZXJlbmNlSWQiOiJlY2U3MDg2Mi03ZWZlLTQwZGUtYjE0Zi0yNWFhNDk1ZmFl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pdWNuLXVrLXBlYXRsYW5kcHJvZ3JhbW1lLm9yZy9hYm91dC1wZWF0bGFuZHMvcGVhdGxhbmQtZGFtYWdlIiwiVXJpU3RyaW5nIjoiaHR0cHM6Ly93d3cuaXVjbi11ay1wZWF0bGFuZHByb2dyYW1tZS5vcmcvYWJvdXQtcGVhdGxhbmRzL3BlYXRsYW5kLWRhbWFnZ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lYXJzY2lyZXYuMjAxOC4wOC4wMDUiLCJVcmlTdHJpbmciOiJodHRwczovL2RvaS5vcmcvMTAuMTAxNi9qLmVhcnNjaXJldi4yMDE4LjA4LjAw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E5VDE4OjA1OjA4IiwiTW9kaWZpZWRCeSI6Il9Kb25hcyBTaXR0ZSIsIklkIjoiN2NiYmEyZDgtYWFkMS00Yzc4LTliZmItNTM1ZmVlZjhhYTE2IiwiTW9kaWZpZWRPbiI6IjIwMjMtMTAtMTlUMTg6MDU6MDg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zY2llbmNlZGlyZWN0LmNvbS9zY2llbmNlL2FydGljbGUvcGlpL1MwMDEyODI1MjE4MzAwNTc2IiwiVXJpU3RyaW5nIjoiaHR0cHM6Ly93d3cuc2NpZW5jZWRpcmVjdC5jb20vc2NpZW5jZS9hcnRpY2xlL3BpaS9TMDAxMjgyNTIxODMwMDU3N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}</w:instrText>
          </w:r>
          <w:r w:rsidR="009134D2">
            <w:fldChar w:fldCharType="separate"/>
          </w:r>
          <w:r w:rsidR="00C452D3">
            <w:t>(IUCN Peatland Programme 2023; Li et al. 2018)</w:t>
          </w:r>
          <w:r w:rsidR="009134D2">
            <w:fldChar w:fldCharType="end"/>
          </w:r>
        </w:sdtContent>
      </w:sdt>
      <w:r w:rsidR="009134D2">
        <w:t xml:space="preserve"> or even wildfires due to the fuel character of dry peat</w:t>
      </w:r>
      <w:r w:rsidR="00D8692A">
        <w:t xml:space="preserve"> </w:t>
      </w:r>
      <w:sdt>
        <w:sdtPr>
          <w:alias w:val="To edit, see citavi.com/edit"/>
          <w:tag w:val="CitaviPlaceholder#910e7897-7374-4884-9fa5-51495c394b2d"/>
          <w:id w:val="1506944725"/>
          <w:placeholder>
            <w:docPart w:val="DefaultPlaceholder_-1854013440"/>
          </w:placeholder>
        </w:sdtPr>
        <w:sdtEndPr/>
        <w:sdtContent>
          <w:r w:rsidR="00D8692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WU5MDA5LWZhNTEtNDU4Ni1hODI5LTVhYWIyMTg5Njg1My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5MTBlNzg5Ny03Mzc0LTQ4ODQtOWZhNS01MTQ5NWMzOTRiMmQiLCJUZXh0IjoiKEJNVVYgMjAyMikiLCJXQUlWZXJzaW9uIjoiNi4xNC40LjAifQ==}</w:instrText>
          </w:r>
          <w:r w:rsidR="00D8692A">
            <w:fldChar w:fldCharType="separate"/>
          </w:r>
          <w:r w:rsidR="00C452D3">
            <w:t>(BMUV 2022)</w:t>
          </w:r>
          <w:r w:rsidR="00D8692A">
            <w:fldChar w:fldCharType="end"/>
          </w:r>
        </w:sdtContent>
      </w:sdt>
      <w:r w:rsidR="009134D2">
        <w:t>.</w:t>
      </w:r>
      <w:r>
        <w:t xml:space="preserve"> </w:t>
      </w:r>
      <w:r>
        <w:rPr>
          <w:rFonts w:ascii="Calibri" w:hAnsi="Calibri" w:cs="Calibri"/>
          <w:color w:val="000000"/>
        </w:rPr>
        <w:t>To avoid the erosion and desertification effects after drainage</w:t>
      </w:r>
      <w:r>
        <w:t xml:space="preserve">, the state-owned forest offices were directed to afforest degraded peatland sites </w:t>
      </w:r>
      <w:sdt>
        <w:sdtPr>
          <w:alias w:val="To edit, see citavi.com/edit"/>
          <w:tag w:val="CitaviPlaceholder#6fbee955-84e6-4cf7-a224-9ee3d2a74e27"/>
          <w:id w:val="935483196"/>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wNmQzLTFlODctNGQ4MC1iOTE0LTZmYjA4ZWRiYzZjZC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NmZiZWU5NTUtODRlNi00Y2Y3LWEyMjQtOWVlM2QyYTc0ZTI3IiwiVGV4dCI6IihTdGVnaW5rLUhpbmRyaWtzIDIwMjIpIiwiV0FJVmVyc2lvbiI6IjYuMTQuNC4wIn0=}</w:instrText>
          </w:r>
          <w:r>
            <w:fldChar w:fldCharType="separate"/>
          </w:r>
          <w:r w:rsidR="00C452D3">
            <w:t>(Stegink-Hindriks 2022)</w:t>
          </w:r>
          <w:r>
            <w:fldChar w:fldCharType="end"/>
          </w:r>
        </w:sdtContent>
      </w:sdt>
      <w:r>
        <w:t xml:space="preserve">. Nowadays, about 15 % of the 1.8 million hectares of peatland in Germany are classified as forest or forested peatlands </w:t>
      </w:r>
      <w:sdt>
        <w:sdtPr>
          <w:alias w:val="To edit, see citavi.com/edit"/>
          <w:tag w:val="CitaviPlaceholder#1406058a-0269-45c9-840d-b337c465ae8e"/>
          <w:id w:val="1316845618"/>
          <w:placeholder>
            <w:docPart w:val="A8DA53D1F2BC477E8935A28FF8BBA2E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k1MDhhLTU5YTgtNDBmMC1hZjk0LWI0YjI0MTE0NTI0OC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xNDA2MDU4YS0wMjY5LTQ1YzktODQwZC1iMzM3YzQ2NWFlOGUiLCJUZXh0IjoiKEJNVVYgMjAyMikiLCJXQUlWZXJzaW9uIjoiNi4xNC40LjAifQ==}</w:instrText>
          </w:r>
          <w:r>
            <w:fldChar w:fldCharType="separate"/>
          </w:r>
          <w:r w:rsidR="00C452D3">
            <w:t>(BMUV 2022)</w:t>
          </w:r>
          <w:r>
            <w:fldChar w:fldCharType="end"/>
          </w:r>
        </w:sdtContent>
      </w:sdt>
      <w:r>
        <w:t xml:space="preserve">. In the German state of Bavaria, forest peatlands represent even 30 % of all peatlands </w:t>
      </w:r>
      <w:sdt>
        <w:sdtPr>
          <w:alias w:val="To edit, see citavi.com/edit"/>
          <w:tag w:val="CitaviPlaceholder#28f6d9fe-87f0-43f8-a407-c15949ddf7b4"/>
          <w:id w:val="186184024"/>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Y5Y2M3LTkyNjYtNDNiMy05ZDNiLTA3YWNhNDk0N2U5NyIsIlJhbmdlTGVuZ3RoIjozMCwiUmVmZXJlbmNlSWQiOiI0NmM1MTEwMS01ZDFhLTQwNjMtOWU1NC1mM2JmYWFlNTcz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MzJ2MDR5ZWkuanBnIiwiVXJpU3RyaW5nIjoiNDZjNTExMDEtNWQxYS00MDYzLTllNTQtZjNiZmFhZTU3Mz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ExLjIwMj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53b2NoZW5ibGF0dC1kbHYuZGUvZmVsZC1zdGFsbC93YWxkL3VsdGltYXRpdmVyLWtvaGxlbnN0b2Zmc3BlaWNoZXIta2xpbWFzY2h1dHotYnJhdWNodC1tb29yd2FlbGRlci01NzQ4NDAiLCJVcmlTdHJpbmciOiJodHRwczovL3d3dy53b2NoZW5ibGF0dC1kbHYuZGUvZmVsZC1zdGFsbC93YWxkL3VsdGltYXRpdmVyLWtvaGxlbnN0b2Zmc3BlaWNoZXIta2xpbWFzY2h1dHotYnJhdWNodC1tb29yd2FlbGRlci01NzQ4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}</w:instrText>
          </w:r>
          <w:r>
            <w:fldChar w:fldCharType="separate"/>
          </w:r>
          <w:r w:rsidR="00C452D3">
            <w:t>(Müller-Kroehling et al. 2023)</w:t>
          </w:r>
          <w:r>
            <w:fldChar w:fldCharType="end"/>
          </w:r>
        </w:sdtContent>
      </w:sdt>
      <w:r>
        <w:t xml:space="preserve">. Due to the increasing demand for natural resources like wood in Germany, forested peatlands are still frequently used but after centuries of intensive peatland exploitation, forest policy is looking for new low-impact and close-to-nature approaches to manage forest peatlands. </w:t>
      </w:r>
      <w:r w:rsidRPr="008C744D">
        <w:t>Extensive management practices in peatland forests involve the strategic use of selective tree harvests, particularly employing group felling of a few large trees within the predominantly spruce stands</w:t>
      </w:r>
      <w:r>
        <w:t xml:space="preserve"> on frozen ground Wende and </w:t>
      </w:r>
      <w:proofErr w:type="spellStart"/>
      <w:r>
        <w:t>Schlenz</w:t>
      </w:r>
      <w:proofErr w:type="spellEnd"/>
      <w:r>
        <w:t xml:space="preserve"> </w:t>
      </w:r>
      <w:sdt>
        <w:sdtPr>
          <w:alias w:val="To edit, see citavi.com/edit"/>
          <w:tag w:val="CitaviPlaceholder#64c0a59d-82ea-4031-904e-b1d392147459"/>
          <w:id w:val="2121336746"/>
          <w:placeholder>
            <w:docPart w:val="6EB301735A8E4F15AA73AAFC4F6BA542"/>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hhYmViLWMxYzctNGUyZS05OTVkLWQxYzYzN2UxOTE0YSIsIlJhbmdlTGVuZ3RoIjo2LCJSZWZlcmVuY2VJZCI6IjcwOTY5ZmJjLTI4NWQtNDFjNy1iOTdmLTBkMzczOGQ5MDM1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Z3MxcmdxZ2QuanBnIiwiVXJpU3RyaW5nIjoiQzpcXFVzZXJzXFxqb25hc1xcQXBwRGF0YVxcTG9jYWxcXFRlbXBcXGdzMXJncWdk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x3Zi5iYXllcm4uZGUvbWFtL2NtczA0L2ZvcnN0dGVjaG5pay1ob2x6L2RhdGVpZW4vYTExNV9zY2hsZW56X21vb3J3YWxkLnBkZiIsIlVyaVN0cmluZyI6Imh0dHBzOi8vd3d3Lmx3Zi5iYXllcm4uZGUvbWFtL2NtczA0L2ZvcnN0dGVjaG5pay1ob2x6L2RhdGVpZW4vYTExNV9zY2hsZW56X21vb3J3YWxk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2NGMwYTU5ZC04MmVhLTQwMzEtOTA0ZS1iMWQzOTIxNDc0NTkiLCJUZXh0IjoiKDIwMTcpIiwiV0FJVmVyc2lvbiI6IjYuMTQuNC4wIn0=}</w:instrText>
          </w:r>
          <w:r>
            <w:fldChar w:fldCharType="separate"/>
          </w:r>
          <w:r w:rsidR="00C452D3">
            <w:t>(2017)</w:t>
          </w:r>
          <w:r>
            <w:fldChar w:fldCharType="end"/>
          </w:r>
        </w:sdtContent>
      </w:sdt>
      <w:r w:rsidRPr="008C744D">
        <w:t xml:space="preserve">. This method aims to enhance the </w:t>
      </w:r>
      <w:r w:rsidRPr="008C744D">
        <w:lastRenderedPageBreak/>
        <w:t>regeneration of mixed tree species by allowing increased light penetration through the opening of the crown canopy</w:t>
      </w:r>
      <w:r>
        <w:t xml:space="preserve"> into the understory</w:t>
      </w:r>
      <w:r w:rsidRPr="008C744D">
        <w:t xml:space="preserve">. </w:t>
      </w:r>
      <w:r>
        <w:t>The harvested logs are extracted by</w:t>
      </w:r>
      <w:r w:rsidRPr="008C744D">
        <w:t xml:space="preserve"> mechanized cable winches minimizing ground disturbance</w:t>
      </w:r>
      <w:r>
        <w:t xml:space="preserve"> and major damages to the peatland ecosystem</w:t>
      </w:r>
      <w:r w:rsidRPr="008C744D">
        <w:t xml:space="preserve">. </w:t>
      </w:r>
    </w:p>
    <w:p w14:paraId="55536679" w14:textId="0CF41685" w:rsidR="00C54ED9" w:rsidRDefault="00C54ED9" w:rsidP="00060272">
      <w:pPr>
        <w:pStyle w:val="berschrift3"/>
      </w:pPr>
      <w:bookmarkStart w:id="10" w:name="_Toc152595776"/>
      <w:r w:rsidRPr="009179FB">
        <w:t xml:space="preserve">Importance and </w:t>
      </w:r>
      <w:r w:rsidR="00BA27F0">
        <w:t>restoration</w:t>
      </w:r>
      <w:r w:rsidRPr="009179FB">
        <w:t xml:space="preserve"> of peatlands</w:t>
      </w:r>
      <w:bookmarkEnd w:id="10"/>
    </w:p>
    <w:p w14:paraId="1A70CEBF" w14:textId="66B5320A" w:rsidR="00D2452E" w:rsidRPr="009179FB" w:rsidRDefault="00616456" w:rsidP="00D2452E">
      <w:commentRangeStart w:id="11"/>
      <w:r>
        <w:t>Peatlands are the most effective systems when it comes to carbon storage</w:t>
      </w:r>
      <w:commentRangeEnd w:id="11"/>
      <w:r w:rsidR="00623418">
        <w:rPr>
          <w:rStyle w:val="Kommentarzeichen"/>
        </w:rPr>
        <w:commentReference w:id="11"/>
      </w:r>
      <w:r>
        <w:t xml:space="preserve">. They are covering less than </w:t>
      </w:r>
      <w:r w:rsidRPr="009179FB">
        <w:t>3</w:t>
      </w:r>
      <w:r w:rsidR="000A103D">
        <w:t> </w:t>
      </w:r>
      <w:r w:rsidRPr="009179FB">
        <w:t xml:space="preserve">% of the </w:t>
      </w:r>
      <w:r w:rsidR="000A103D">
        <w:t xml:space="preserve">world’s </w:t>
      </w:r>
      <w:r w:rsidRPr="009179FB">
        <w:t>total terrestrial area</w:t>
      </w:r>
      <w:r>
        <w:t xml:space="preserve"> </w:t>
      </w:r>
      <w:sdt>
        <w:sdtPr>
          <w:rPr>
            <w:rFonts w:ascii="Calibri" w:hAnsi="Calibri" w:cs="Calibri"/>
            <w:color w:val="000000"/>
          </w:rPr>
          <w:alias w:val="To edit, see citavi.com/edit"/>
          <w:tag w:val="CitaviPlaceholder#28488b09-8aec-4243-97f4-5d5f96171c6b"/>
          <w:id w:val="-941605728"/>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WJlOWM4LTkwNmItNDVkZS1iZmVkLTMxZjQyZTk1MzZlMSIsIlJhbmdlTGVuZ3RoIjoxNiwiUmVmZXJlbmNlSWQiOiI5ZTA0OTRlZS02ODk5LTRiMTgtYTI5Mi1kMTRhMzY2YzFiZ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}</w:instrText>
          </w:r>
          <w:r w:rsidRPr="00E3665E">
            <w:rPr>
              <w:rFonts w:ascii="Calibri" w:hAnsi="Calibri" w:cs="Calibri"/>
              <w:color w:val="000000"/>
            </w:rPr>
            <w:fldChar w:fldCharType="separate"/>
          </w:r>
          <w:r w:rsidR="00C452D3">
            <w:rPr>
              <w:rFonts w:ascii="Calibri" w:hAnsi="Calibri" w:cs="Calibri"/>
              <w:color w:val="000000"/>
            </w:rPr>
            <w:t>(Xu et al. 2018)</w:t>
          </w:r>
          <w:r w:rsidRPr="00E3665E">
            <w:rPr>
              <w:rFonts w:ascii="Calibri" w:hAnsi="Calibri" w:cs="Calibri"/>
              <w:color w:val="000000"/>
            </w:rPr>
            <w:fldChar w:fldCharType="end"/>
          </w:r>
        </w:sdtContent>
      </w:sdt>
      <w:r w:rsidRPr="009179FB">
        <w:t xml:space="preserve"> while storing more than half a trillion tons of carbon </w:t>
      </w:r>
      <w:sdt>
        <w:sdtPr>
          <w:rPr>
            <w:rFonts w:ascii="Calibri" w:hAnsi="Calibri" w:cs="Calibri"/>
            <w:color w:val="000000"/>
          </w:rPr>
          <w:alias w:val="To edit, see citavi.com/edit"/>
          <w:tag w:val="CitaviPlaceholder#c5574f28-d289-452a-a1f9-48f009578436"/>
          <w:id w:val="109940671"/>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TJhOTdhLWQxYzgtNGE0OC04YjgyLTUxMjM3ZjJhZWI0NCIsIlJhbmdlTGVuZ3RoIjoxNSwiUmVmZXJlbmNlSWQiOiJkZmZkMjQxYy1iNzE1LTQzMTgtYmE5ZS0wYTg1MmNmNGEz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WNjZXNzRGF0ZSI6IjAzLjA2LjIwMjMiLCJBdXRob3JzIjpbeyIkaWQiOiIxOSIsIiR0eXBlIjoiU3dpc3NBY2FkZW1pYy5DaXRhdmkuUGVyc29uLCBTd2lzc0FjYWRlbWljLkNpdGF2aSIsIkxhc3ROYW1lIjoiSVVDTiBVSyIsIlByb3RlY3RlZCI6ZmFsc2UsIlNleCI6MCwiQ3JlYXRlZEJ5IjoiX0pvbmFzIFNpdHRlIiwiQ3JlYXRlZE9uIjoiMjAyMy0wNi0wM1QxNjo0MToyMCIsIk1vZGlmaWVkQnkiOiJfSm9uYXMgU2l0dGUiLCJJZCI6IjY0MWRiMDY3LWFjODAtNGZkMi1hYzg5LTFhZWRhNGFhN2YzNyIsIk1vZGlmaWVkT24iOiIyMDIzLTA2LTAzVDE2OjQxOjI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}</w:instrText>
          </w:r>
          <w:r w:rsidRPr="00E3665E">
            <w:rPr>
              <w:rFonts w:ascii="Calibri" w:hAnsi="Calibri" w:cs="Calibri"/>
              <w:color w:val="000000"/>
            </w:rPr>
            <w:fldChar w:fldCharType="separate"/>
          </w:r>
          <w:r w:rsidR="00C452D3">
            <w:rPr>
              <w:rFonts w:ascii="Calibri" w:hAnsi="Calibri" w:cs="Calibri"/>
              <w:color w:val="000000"/>
            </w:rPr>
            <w:t>(Yu et al. 2010; IUCN UK 2020)</w:t>
          </w:r>
          <w:r w:rsidRPr="00E3665E">
            <w:rPr>
              <w:rFonts w:ascii="Calibri" w:hAnsi="Calibri" w:cs="Calibri"/>
              <w:color w:val="000000"/>
            </w:rPr>
            <w:fldChar w:fldCharType="end"/>
          </w:r>
        </w:sdtContent>
      </w:sdt>
      <w:r>
        <w:t xml:space="preserve">. This </w:t>
      </w:r>
      <w:r w:rsidR="00D2452E">
        <w:t>easily exceed the amount of carbon that</w:t>
      </w:r>
      <w:r>
        <w:t xml:space="preserve"> is stored by all the </w:t>
      </w:r>
      <w:commentRangeStart w:id="12"/>
      <w:r>
        <w:t>forests biomass</w:t>
      </w:r>
      <w:r w:rsidR="000A103D">
        <w:t xml:space="preserve"> together</w:t>
      </w:r>
      <w:r w:rsidR="00312213">
        <w:t xml:space="preserve"> </w:t>
      </w:r>
      <w:commentRangeEnd w:id="12"/>
      <w:r w:rsidR="00623418">
        <w:rPr>
          <w:rStyle w:val="Kommentarzeichen"/>
        </w:rPr>
        <w:commentReference w:id="12"/>
      </w:r>
      <w:sdt>
        <w:sdtPr>
          <w:alias w:val="To edit, see citavi.com/edit"/>
          <w:tag w:val="CitaviPlaceholder#0d435853-e3f8-4f04-bb49-380c4a05a5e6"/>
          <w:id w:val="278767079"/>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WZmNGExLWFkZGQtNDM1NS1iMmZjLTdjNzY3ZDgxYzhhMyIsIlJhbmdlTGVuZ3RoIjoxNywiUmVmZXJlbmNlSWQiOiIxOTc1MmM4Mi00OTg3LTQ5NjktYThkNy04ODlhNzQ3MDky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cm5oMXpmM3MuanBnIiwiVXJpU3RyaW5nIjoiMTk3NTJjODItNDk4Ny00OTY5LWE4ZDctODg5YTc0NzA5Mjdm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ExIiwiRG9pIjoiMTAuMTEyNi9zY2llbmNlLjEyMDE2MDk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EyNi9zY2llbmNlLjEyMDE2MDkiLCJVcmlTdHJpbmciOiJodHRwczovL2RvaS5vcmcvMTAuMTEyNi9zY2llbmNlLjEyMDE2MD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yMFQxNzo1MTo0MCIsIk1vZGlmaWVkQnkiOiJfSm9uYXMgU2l0dGUiLCJJZCI6ImE4YWY1ZjUxLTM4MDEtNDIxZS1hMTU3LTU5MGYzMGRhMTNiYyIsIk1vZGlmaWVkT24iOiIyMDIzLTEwLTIwVDE3OjUxOjQw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E3NjQ3NTQiLCJVcmlTdHJpbmciOiJodHRwOi8vd3d3Lm5jYmkubmxtLm5paC5nb3YvcHVibWVkLzIxNzY0Nz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}</w:instrText>
          </w:r>
          <w:r w:rsidR="00312213">
            <w:fldChar w:fldCharType="separate"/>
          </w:r>
          <w:r w:rsidR="00C452D3">
            <w:t>(Pan et al. 2011)</w:t>
          </w:r>
          <w:r w:rsidR="00312213">
            <w:fldChar w:fldCharType="end"/>
          </w:r>
        </w:sdtContent>
      </w:sdt>
      <w:r w:rsidR="00312213">
        <w:t xml:space="preserve">. </w:t>
      </w:r>
      <w:r w:rsidR="003A3872">
        <w:t xml:space="preserve">Regarding the production of biomass, peatlands show a comparable productivity as forests in Germany do. </w:t>
      </w:r>
      <w:proofErr w:type="spellStart"/>
      <w:r w:rsidR="00376283" w:rsidRPr="003A3872">
        <w:t>Succow</w:t>
      </w:r>
      <w:proofErr w:type="spellEnd"/>
      <w:r w:rsidR="00376283" w:rsidRPr="003A3872">
        <w:t xml:space="preserve"> and </w:t>
      </w:r>
      <w:proofErr w:type="spellStart"/>
      <w:r w:rsidR="00376283" w:rsidRPr="003A3872">
        <w:t>Jeschke</w:t>
      </w:r>
      <w:proofErr w:type="spellEnd"/>
      <w:r w:rsidR="00376283" w:rsidRPr="003A3872">
        <w:t xml:space="preserve"> </w:t>
      </w:r>
      <w:sdt>
        <w:sdtPr>
          <w:alias w:val="To edit, see citavi.com/edit"/>
          <w:tag w:val="CitaviPlaceholder#5417e2c6-2e3e-4be0-a029-c4e000553e8a"/>
          <w:id w:val="-1627695196"/>
          <w:placeholder>
            <w:docPart w:val="DefaultPlaceholder_-1854013440"/>
          </w:placeholder>
        </w:sdtPr>
        <w:sdtEndPr/>
        <w:sdtContent>
          <w:r w:rsidR="003A387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jhjY2I5LTFiOTItNDRjZS05MjUxLWE3NmZlMmNjOWJhOSIsIlJhbmdlTGVuZ3RoIjo2LCJSZWZlcmVuY2VJZCI6IjE3ZGFhMWVmLTMwOTEtNDNiZS1hNTg3LTZiMGY5NTg1NTk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jIpIn1dfSwiVGFnIjoiQ2l0YXZpUGxhY2Vob2xkZXIjNTQxN2UyYzYtMmUzZS00YmUwLWEwMjktYzRlMDAwNTUzZThhIiwiVGV4dCI6IigyMDIyKSIsIldBSVZlcnNpb24iOiI2LjE0LjQuMCJ9}</w:instrText>
          </w:r>
          <w:r w:rsidR="003A3872">
            <w:fldChar w:fldCharType="separate"/>
          </w:r>
          <w:r w:rsidR="00C452D3">
            <w:t>(2022)</w:t>
          </w:r>
          <w:r w:rsidR="003A3872">
            <w:fldChar w:fldCharType="end"/>
          </w:r>
        </w:sdtContent>
      </w:sdt>
      <w:r w:rsidR="003A3872">
        <w:t xml:space="preserve"> </w:t>
      </w:r>
      <w:r w:rsidR="00F2743E">
        <w:t>found</w:t>
      </w:r>
      <w:r w:rsidR="003A3872">
        <w:t xml:space="preserve"> that bogs, which are solely fed by less nutritious precipitation are producing a biomass of up to </w:t>
      </w:r>
      <w:r w:rsidR="003A3872" w:rsidRPr="009179FB">
        <w:t>8 t ha</w:t>
      </w:r>
      <w:r w:rsidR="003A3872" w:rsidRPr="009179FB">
        <w:rPr>
          <w:vertAlign w:val="superscript"/>
        </w:rPr>
        <w:t>-1</w:t>
      </w:r>
      <w:r w:rsidR="003A3872" w:rsidRPr="009179FB">
        <w:t> a</w:t>
      </w:r>
      <w:r w:rsidR="003A3872" w:rsidRPr="009179FB">
        <w:rPr>
          <w:vertAlign w:val="superscript"/>
        </w:rPr>
        <w:t>-1</w:t>
      </w:r>
      <w:r w:rsidR="003A3872">
        <w:t xml:space="preserve"> and more nutrient-rich fens can achieve twice the amount within one year. Natural peatlands have an increment of </w:t>
      </w:r>
      <w:r w:rsidR="00494E8E" w:rsidRPr="00494E8E">
        <w:t>5</w:t>
      </w:r>
      <w:r w:rsidR="00494E8E">
        <w:t> – </w:t>
      </w:r>
      <w:r w:rsidR="00494E8E" w:rsidRPr="00494E8E">
        <w:t>15</w:t>
      </w:r>
      <w:r w:rsidR="00494E8E">
        <w:t>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494E8E">
        <w:t xml:space="preserve"> of</w:t>
      </w:r>
      <w:r w:rsidR="003A3872">
        <w:t xml:space="preserve"> peat while they are</w:t>
      </w:r>
      <w:r w:rsidR="003A3872" w:rsidRPr="009179FB">
        <w:t xml:space="preserve"> </w:t>
      </w:r>
      <w:r w:rsidR="003A3872">
        <w:t>losing</w:t>
      </w:r>
      <w:r w:rsidR="00494E8E">
        <w:t xml:space="preserve"> </w:t>
      </w:r>
      <w:r w:rsidR="00494E8E" w:rsidRPr="00494E8E">
        <w:t>5</w:t>
      </w:r>
      <w:r w:rsidR="00494E8E">
        <w:t>0 – 250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3A3872">
        <w:t xml:space="preserve"> </w:t>
      </w:r>
      <w:r w:rsidR="003A3872" w:rsidRPr="009179FB">
        <w:t>organic material</w:t>
      </w:r>
      <w:r w:rsidR="003A3872">
        <w:t xml:space="preserve"> once they are drained. Meanwhile, the National Forest Inventory shows that forests</w:t>
      </w:r>
      <w:r w:rsidR="00494E8E">
        <w:t xml:space="preserve"> in Germany</w:t>
      </w:r>
      <w:r w:rsidR="003A3872">
        <w:t xml:space="preserve">, depending on the tree species and their site conditions, are growing by </w:t>
      </w:r>
      <w:r w:rsidR="00227112">
        <w:t>11.23</w:t>
      </w:r>
      <w:r w:rsidR="003A3872">
        <w:t> m</w:t>
      </w:r>
      <w:r w:rsidR="003A3872" w:rsidRPr="003A3872">
        <w:rPr>
          <w:vertAlign w:val="superscript"/>
        </w:rPr>
        <w:t>3</w:t>
      </w:r>
      <w:r w:rsidR="003A3872">
        <w:t> ha</w:t>
      </w:r>
      <w:r w:rsidR="003A3872" w:rsidRPr="003A3872">
        <w:rPr>
          <w:vertAlign w:val="superscript"/>
        </w:rPr>
        <w:t>-1</w:t>
      </w:r>
      <w:r w:rsidR="003A3872">
        <w:t> a</w:t>
      </w:r>
      <w:r w:rsidR="003A3872" w:rsidRPr="003A3872">
        <w:rPr>
          <w:vertAlign w:val="superscript"/>
        </w:rPr>
        <w:t>-1</w:t>
      </w:r>
      <w:r w:rsidR="003A3872">
        <w:t xml:space="preserve"> on average</w:t>
      </w:r>
      <w:r w:rsidR="00227112">
        <w:t xml:space="preserve"> </w:t>
      </w:r>
      <w:sdt>
        <w:sdtPr>
          <w:alias w:val="To edit, see citavi.com/edit"/>
          <w:tag w:val="CitaviPlaceholder#2a424de7-7632-4e07-a2af-05ee3f55f4f7"/>
          <w:id w:val="601462300"/>
          <w:placeholder>
            <w:docPart w:val="DefaultPlaceholder_-1854013440"/>
          </w:placeholder>
        </w:sdtPr>
        <w:sdtEndPr/>
        <w:sdtContent>
          <w:r w:rsidR="00227112">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Dc1YWE1LTY3NmEtNGFiMC1hMTEwLWIzNzk3YzhlY2ZhOCIsIlJhbmdlTGVuZ3RoIjoyMiwiUmVmZXJlbmNlSWQiOiI3ZjlkNzEzZS1lMjE3LTRlYmYtOGY3Ny0yMGNhNTc1Mjg5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RhdGUiOiIwNS4xMS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J3aS5pbmZvLyIsIlVyaVN0cmluZyI6Imh0dHBzOi8vYndpLmluZm8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}</w:instrText>
          </w:r>
          <w:r w:rsidR="00227112">
            <w:fldChar w:fldCharType="separate"/>
          </w:r>
          <w:r w:rsidR="00C452D3">
            <w:t>(Thünen-Institut 2012)</w:t>
          </w:r>
          <w:r w:rsidR="00227112">
            <w:fldChar w:fldCharType="end"/>
          </w:r>
        </w:sdtContent>
      </w:sdt>
      <w:r w:rsidR="003A3872">
        <w:t>.</w:t>
      </w:r>
      <w:r w:rsidR="00F9541A">
        <w:t xml:space="preserve"> </w:t>
      </w:r>
      <w:r w:rsidR="00312213">
        <w:t xml:space="preserve">The carbon of dead organic biomass from the plants gets </w:t>
      </w:r>
      <w:r w:rsidR="00D2452E">
        <w:t>preserved</w:t>
      </w:r>
      <w:r w:rsidR="00D2452E" w:rsidRPr="00D2452E">
        <w:t xml:space="preserve"> </w:t>
      </w:r>
      <w:r w:rsidR="00D2452E">
        <w:t>within the peat</w:t>
      </w:r>
      <w:r w:rsidR="00312213">
        <w:t xml:space="preserve"> for thousands of years thus it is disposed </w:t>
      </w:r>
      <w:r w:rsidR="000A103D">
        <w:t xml:space="preserve">permanently </w:t>
      </w:r>
      <w:r w:rsidR="00312213">
        <w:t>from the atmosphere</w:t>
      </w:r>
      <w:r w:rsidR="000A103D">
        <w:t xml:space="preserve"> until being disturbed</w:t>
      </w:r>
      <w:r w:rsidR="00312213">
        <w:t xml:space="preserve"> </w:t>
      </w:r>
      <w:sdt>
        <w:sdtPr>
          <w:alias w:val="To edit, see citavi.com/edit"/>
          <w:tag w:val="CitaviPlaceholder#fac782ef-4cc9-451a-b744-ad7d52c2411a"/>
          <w:id w:val="173642652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FkMzZmLWRlMjMtNDRlOC1iZTU1LTEwNTQyM2JiZjFlNC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NmYWM3ODJlZi00Y2M5LTQ1MWEtYjc0NC1hZDdkNTJjMjQxMW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r w:rsidR="00F9541A">
        <w:t>For forests these periods of carbon storage are shorter and usually limited to where the biomass is either harvested or the tree dies and the carbon is released again by burning or decomposition. Besides carbon</w:t>
      </w:r>
      <w:r w:rsidR="000A103D">
        <w:t>,</w:t>
      </w:r>
      <w:r w:rsidR="00312213">
        <w:t xml:space="preserve"> the peat also absorbs </w:t>
      </w:r>
      <w:r w:rsidR="00FC591B">
        <w:t xml:space="preserve">other elements like </w:t>
      </w:r>
      <w:r w:rsidR="00312213">
        <w:t xml:space="preserve">nitrogen </w:t>
      </w:r>
      <w:r w:rsidR="00FC591B">
        <w:t xml:space="preserve">and </w:t>
      </w:r>
      <w:r w:rsidR="00312213">
        <w:t>phosphor</w:t>
      </w:r>
      <w:r w:rsidR="00FC591B">
        <w:t xml:space="preserve"> </w:t>
      </w:r>
      <w:sdt>
        <w:sdtPr>
          <w:alias w:val="To edit, see citavi.com/edit"/>
          <w:tag w:val="CitaviPlaceholder#03cbfec2-9c6c-4416-a325-84f796dbf401"/>
          <w:id w:val="146515867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2FhN2Y1LWYyOTItNDEyNC1hMGRjLWM2NTY0ZGRlZTY1MS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wM2NiZmVjMi05YzZjLTQ0MTYtYTMyNS04NGY3OTZkYmY0MD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p>
    <w:p w14:paraId="5C9FABCD" w14:textId="36222800" w:rsidR="00322875" w:rsidRPr="009179FB" w:rsidRDefault="000A103D" w:rsidP="00D2452E">
      <w:r>
        <w:t>Additionally, peatlands are important provider</w:t>
      </w:r>
      <w:r w:rsidR="00604736">
        <w:t>s</w:t>
      </w:r>
      <w:r>
        <w:t xml:space="preserve"> of water to the surrounding landscapes. </w:t>
      </w:r>
      <w:r w:rsidR="00BD1CA6">
        <w:t xml:space="preserve">Due to their water content of up to </w:t>
      </w:r>
      <w:r>
        <w:t xml:space="preserve">95 % </w:t>
      </w:r>
      <w:sdt>
        <w:sdtPr>
          <w:alias w:val="To edit, see citavi.com/edit"/>
          <w:tag w:val="CitaviPlaceholder#604b4287-d9d1-4270-958f-8c9ba6e7364d"/>
          <w:id w:val="1570390105"/>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c5MGU0LWQxYmEtNDIyZS1iZWU5LTRjODFkYzljZGU5ZCIsIlJhbmdlTGVuZ3RoIjoxNy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0seyIkaWQiOiIxNSIsIiR0eXBlIjoiU3dpc3NBY2FkZW1pYy5DaXRhdmkuQ2l0YXRpb25zLldvcmRQbGFjZWhvbGRlckVudHJ5LCBTd2lzc0FjYWRlbWljLkNpdGF2aSIsIklkIjoiZTNhZDU3YTctZDNiMi00M2IxLWJkYWMtZTcwZWRmZjkxYzAzIiwiUmFuZ2VTdGFydCI6MTcsIlJhbmdlTGVuZ3RoIjoyNiwiUmVmZXJlbmNlSWQiOiIxN2RhYTFlZi0zMDkxLTQzYmUtYTU4Ny02YjBmOTU4NTU5ODE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jE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jI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jM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I0IiwiQ291bnQiOjEsIlRleHRVbml0cyI6W3siJGlkIjoiMjUiLCJGb250U3R5bGUiOnsiJGlkIjoiMjYiLCJOZXV0cmFsIjp0cnVlfSwiUmVhZGluZ09yZGVyIjoxLCJUZXh0IjoiKEVnZ2Vsc21hbm4gMTk5MGE7IFN1Y2NvdyBhbmQgSmVzY2hrZSAyMDIyKSJ9XX0sIlRhZyI6IkNpdGF2aVBsYWNlaG9sZGVyIzYwNGI0Mjg3LWQ5ZDEtNDI3MC05NThmLThjOWJhNmU3MzY0ZCIsIlRleHQiOiIoRWdnZWxzbWFubiAxOTkwYTsgU3VjY293IGFuZCBKZXNjaGtlIDIwMjIpIiwiV0FJVmVyc2lvbiI6IjYuMTQuNC4wIn0=}</w:instrText>
          </w:r>
          <w:r w:rsidR="00604736">
            <w:fldChar w:fldCharType="separate"/>
          </w:r>
          <w:r w:rsidR="00C452D3">
            <w:t>(Eggelsmann 1990a; Succow and Jeschke 2022)</w:t>
          </w:r>
          <w:r w:rsidR="00604736">
            <w:fldChar w:fldCharType="end"/>
          </w:r>
        </w:sdtContent>
      </w:sdt>
      <w:r w:rsidR="00BD1CA6">
        <w:t xml:space="preserve"> and the oscillation properties of their peat bodies</w:t>
      </w:r>
      <w:r>
        <w:t xml:space="preserve">, </w:t>
      </w:r>
      <w:r w:rsidR="00BD1CA6">
        <w:t>these wetlands</w:t>
      </w:r>
      <w:r w:rsidR="00750B92">
        <w:t xml:space="preserve"> can help to compensate extreme weather events like </w:t>
      </w:r>
      <w:r w:rsidR="00604736">
        <w:t>buffering</w:t>
      </w:r>
      <w:r w:rsidR="00750B92">
        <w:t xml:space="preserve"> </w:t>
      </w:r>
      <w:r w:rsidR="00BD1CA6">
        <w:t xml:space="preserve">excess water during heavy rain and floods or provide humidity and cooling </w:t>
      </w:r>
      <w:r w:rsidR="00EF6A9E">
        <w:t xml:space="preserve">through surface transpiration </w:t>
      </w:r>
      <w:r w:rsidR="00BD1CA6">
        <w:t xml:space="preserve">during droughts and heat periods </w:t>
      </w:r>
      <w:sdt>
        <w:sdtPr>
          <w:alias w:val="To edit, see citavi.com/edit"/>
          <w:tag w:val="CitaviPlaceholder#15c6cbbe-1f05-49f7-9dc3-b11b4797dd21"/>
          <w:id w:val="306750731"/>
          <w:placeholder>
            <w:docPart w:val="DefaultPlaceholder_-1854013440"/>
          </w:placeholder>
        </w:sdtPr>
        <w:sdtEndPr/>
        <w:sdtContent>
          <w:r w:rsidR="00BD1CA6">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zY4ZDhlLTQ1NzktNDMzMS1hNDE0LWQ5N2ZmOWNhMjljYi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WM2Y2JiZS0xZjA1LTQ5ZjctOWRjMy1iMTFiNDc5N2RkMjEiLCJUZXh0IjoiKE3DvGxsZXItS3JvZWhsaW5nIGFuZCBab2xsbmVyIDIwMTUpIiwiV0FJVmVyc2lvbiI6IjYuMTQuNC4wIn0=}</w:instrText>
          </w:r>
          <w:r w:rsidR="00BD1CA6">
            <w:fldChar w:fldCharType="separate"/>
          </w:r>
          <w:r w:rsidR="00C452D3">
            <w:t>(Müller-Kroehling and Zollner 2015)</w:t>
          </w:r>
          <w:r w:rsidR="00BD1CA6">
            <w:fldChar w:fldCharType="end"/>
          </w:r>
        </w:sdtContent>
      </w:sdt>
      <w:r w:rsidR="00BD1CA6">
        <w:t>.</w:t>
      </w:r>
      <w:r w:rsidR="00EF6A9E">
        <w:t xml:space="preserve"> The rather nutrient-poor environment of peatlands is furthermore dependent on external nutrient input</w:t>
      </w:r>
      <w:r w:rsidR="00D2452E">
        <w:t xml:space="preserve">. Subsequently, </w:t>
      </w:r>
      <w:r w:rsidR="00EF6A9E">
        <w:t xml:space="preserve">it filters all substances from the water </w:t>
      </w:r>
      <w:r w:rsidR="00D2452E">
        <w:t xml:space="preserve">including pollutions </w:t>
      </w:r>
      <w:sdt>
        <w:sdtPr>
          <w:alias w:val="To edit, see citavi.com/edit"/>
          <w:tag w:val="CitaviPlaceholder#4aaf113f-3537-44d9-a0c4-3db5c1001128"/>
          <w:id w:val="-1783181833"/>
          <w:placeholder>
            <w:docPart w:val="DefaultPlaceholder_-1854013440"/>
          </w:placeholder>
        </w:sdtPr>
        <w:sdtEndPr/>
        <w:sdtContent>
          <w:r w:rsidR="00EF6A9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GJjODJiLTI2NGMtNGZiZS1hMDA2LWVjYWEyYmYzYjE2Zi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0YWFmMTEzZi0zNTM3LTQ0ZDktYTBjNC0zZGI1YzEwMDExMjgiLCJUZXh0IjoiKEfDtnR0bGljaCAxOTkwKSIsIldBSVZlcnNpb24iOiI2LjE0LjQuMCJ9}</w:instrText>
          </w:r>
          <w:r w:rsidR="00EF6A9E">
            <w:fldChar w:fldCharType="separate"/>
          </w:r>
          <w:r w:rsidR="00C452D3">
            <w:t>(Göttlich 1990)</w:t>
          </w:r>
          <w:r w:rsidR="00EF6A9E">
            <w:fldChar w:fldCharType="end"/>
          </w:r>
        </w:sdtContent>
      </w:sdt>
      <w:r w:rsidR="00EF6A9E">
        <w:t>.</w:t>
      </w:r>
    </w:p>
    <w:p w14:paraId="46838FE6" w14:textId="4EF8EA8D" w:rsidR="00591146" w:rsidRDefault="00591146" w:rsidP="00591146">
      <w:r w:rsidRPr="009179FB">
        <w:lastRenderedPageBreak/>
        <w:t xml:space="preserve">In the 1960s, </w:t>
      </w:r>
      <w:r w:rsidR="000B0B08">
        <w:t xml:space="preserve">renaturation </w:t>
      </w:r>
      <w:r w:rsidRPr="009179FB">
        <w:t>measure</w:t>
      </w:r>
      <w:r w:rsidR="00AB4C36">
        <w:t>s</w:t>
      </w:r>
      <w:r w:rsidRPr="009179FB">
        <w:t xml:space="preserve"> of peatlands have taken place as a first attempt of </w:t>
      </w:r>
      <w:r w:rsidR="000B0B08" w:rsidRPr="009179FB">
        <w:t xml:space="preserve">biodiversity </w:t>
      </w:r>
      <w:r w:rsidRPr="009179FB">
        <w:t xml:space="preserve">conservation in peatland areas. About one decade later, also the rewatering of peatlands have been taken into consideration for the first time while the mitigation of climate change effects </w:t>
      </w:r>
      <w:r w:rsidR="00AB4C36">
        <w:t>were progressively coming</w:t>
      </w:r>
      <w:r w:rsidRPr="009179FB">
        <w:t xml:space="preserve"> into the focus of the general public and politics </w:t>
      </w:r>
      <w:sdt>
        <w:sdtPr>
          <w:rPr>
            <w:rFonts w:ascii="Calibri" w:hAnsi="Calibri" w:cs="Calibri"/>
            <w:color w:val="000000"/>
          </w:rPr>
          <w:alias w:val="To edit, see citavi.com/edit"/>
          <w:tag w:val="CitaviPlaceholder#0fb754fe-d6e1-422d-b82d-876f9f093371"/>
          <w:id w:val="88214415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kwZDJkLWIyNTgtNDcyMi1hM2ZhLTg2YzdkYTAyMWI3YSIsIlJhbmdlTGVuZ3RoIjozNC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E3IiwiJHR5cGUiOiJTd2lzc0FjYWRlbWljLkNpdGF2aS5DaXRhdGlvbnMuV29yZFBsYWNlaG9sZGVyRW50cnksIFN3aXNzQWNhZGVtaWMuQ2l0YXZpIiwiSWQiOiIxMmZlMWFkMy1iOGE1LTRkNTYtYTExZi02NzhhMmQ3YTZiMTUiLCJSYW5nZVN0YXJ0IjozNCwiUmFuZ2VMZW5ndGgiOjIxLCJSZWZlcmVuY2VJZCI6IjkzMDE0YWVlLTliYTEtNDM2YS04ZTg1LTU2NGFjNjI4ZTgx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(Müller-Kroehling and Zollner 2015; Rattay et al. 2016)</w:t>
          </w:r>
          <w:r w:rsidR="00E3665E" w:rsidRPr="00E3665E">
            <w:rPr>
              <w:rFonts w:ascii="Calibri" w:hAnsi="Calibri" w:cs="Calibri"/>
              <w:color w:val="000000"/>
            </w:rPr>
            <w:fldChar w:fldCharType="end"/>
          </w:r>
        </w:sdtContent>
      </w:sdt>
      <w:r w:rsidRPr="009179FB">
        <w:t>.</w:t>
      </w:r>
    </w:p>
    <w:p w14:paraId="54E67093" w14:textId="1F647F6E" w:rsidR="00FA53F2" w:rsidRDefault="00BA27F0" w:rsidP="00591146">
      <w:r>
        <w:t>The restoration of peatlands mainly concludes the process of rewatering, renaturation and regeneration</w:t>
      </w:r>
      <w:r w:rsidR="00604736">
        <w:t xml:space="preserve"> </w:t>
      </w:r>
      <w:sdt>
        <w:sdtPr>
          <w:alias w:val="To edit, see citavi.com/edit"/>
          <w:tag w:val="CitaviPlaceholder#87cebec5-3fe1-45a5-bb85-e870faa2b49b"/>
          <w:id w:val="1897552201"/>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TYxMzRiLWQ1YzktNDMyOC05NjMxLTAzNzI4ZDMwZm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zg3Y2ViZWM1LTNmZTEtNDVhNS1iYjg1LWU4NzBmYWEyYjQ5YiIsIlRleHQiOiIoRWdnZWxzbWFubiAxOTkwYikiLCJXQUlWZXJzaW9uIjoiNi4xNC40LjAifQ==}</w:instrText>
          </w:r>
          <w:r w:rsidR="00604736">
            <w:fldChar w:fldCharType="separate"/>
          </w:r>
          <w:r w:rsidR="00C452D3">
            <w:t>(Eggelsmann 1990b)</w:t>
          </w:r>
          <w:r w:rsidR="00604736">
            <w:fldChar w:fldCharType="end"/>
          </w:r>
        </w:sdtContent>
      </w:sdt>
      <w:r>
        <w:t>. The rewatering of the peatland is achieved by closing former drain</w:t>
      </w:r>
      <w:r w:rsidR="003E4152">
        <w:t>ing</w:t>
      </w:r>
      <w:r>
        <w:t xml:space="preserve"> diches to prevent </w:t>
      </w:r>
      <w:r w:rsidR="003E4152">
        <w:t>any</w:t>
      </w:r>
      <w:r>
        <w:t xml:space="preserve"> further drainage of the peatland area </w:t>
      </w:r>
      <w:sdt>
        <w:sdtPr>
          <w:alias w:val="To edit, see citavi.com/edit"/>
          <w:tag w:val="CitaviPlaceholder#f6194ba0-a28e-4ac7-9b62-859004933dfe"/>
          <w:id w:val="-1787578154"/>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TE5NzY5LTg2OGUtNGI5OS1hYzNhLTlmYjQ2YTZiNDg4Z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NmNjE5NGJhMC1hMjhlLTRhYzctOWI2Mi04NTkwMDQ5MzNkZmUiLCJUZXh0IjoiKFpvbGxuZXIgMTk5MykiLCJXQUlWZXJzaW9uIjoiNi4xNC40LjAifQ==}</w:instrText>
          </w:r>
          <w:r>
            <w:fldChar w:fldCharType="separate"/>
          </w:r>
          <w:r w:rsidR="00C452D3">
            <w:t>(Zollner 1993)</w:t>
          </w:r>
          <w:r>
            <w:fldChar w:fldCharType="end"/>
          </w:r>
        </w:sdtContent>
      </w:sdt>
      <w:r>
        <w:t xml:space="preserve">. Then the </w:t>
      </w:r>
      <w:r w:rsidR="00176BD2">
        <w:t xml:space="preserve">peatland area can be flooded again </w:t>
      </w:r>
      <w:r w:rsidR="003E4152">
        <w:t>by</w:t>
      </w:r>
      <w:r w:rsidR="00176BD2">
        <w:t xml:space="preserve"> the water catchment area or precipitation. As a support for the rewetting, silvicultural measures</w:t>
      </w:r>
      <w:r w:rsidR="003E4152">
        <w:t>,</w:t>
      </w:r>
      <w:r w:rsidR="00176BD2">
        <w:t xml:space="preserve"> e.g. thinning of the occurring forest stand</w:t>
      </w:r>
      <w:r w:rsidR="003E4152">
        <w:t>,</w:t>
      </w:r>
      <w:r w:rsidR="00176BD2">
        <w:t xml:space="preserve"> can be applied </w:t>
      </w:r>
      <w:sdt>
        <w:sdtPr>
          <w:alias w:val="To edit, see citavi.com/edit"/>
          <w:tag w:val="CitaviPlaceholder#33206756-b484-4f37-bb78-67ee146fce3c"/>
          <w:id w:val="-260457492"/>
          <w:placeholder>
            <w:docPart w:val="DefaultPlaceholder_-1854013440"/>
          </w:placeholder>
        </w:sdtPr>
        <w:sdtEndPr/>
        <w:sdtContent>
          <w:r w:rsidR="00176BD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WU0MTkyLWY2ODAtNGE2OC04YWMyLTYzMDgzMmE5NzUzZCIsIlJhbmdlTGVuZ3RoIjoxMy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0seyIkaWQiOiIxNiIsIiR0eXBlIjoiU3dpc3NBY2FkZW1pYy5DaXRhdmkuQ2l0YXRpb25zLldvcmRQbGFjZWhvbGRlckVudHJ5LCBTd2lzc0FjYWRlbWljLkNpdGF2aSIsIklkIjoiY2UyMThmODMtYmUzNy00YzE5LTkxMjItOTdjNzUzODExMDE4IiwiUmFuZ2VTdGFydCI6MTMsIlJhbmdlTGVuZ3RoIjoyOCwiUmVmZXJlbmNlSWQiOiI1ODBkMjM4Yi02YmJlLTQyYjAtOTdjMS1hZjA2OTVlZTc3OWI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56b2JvZGF0LmF0L3BkZi9MYXVmZW5lci1TcGV6LXUtU2VtaW5hcmJlaXRyXzZfMTk5OF8wMDU1LTAwNjQucGRmIiwiVXJpU3RyaW5nIjoiaHR0cHM6Ly93d3cuem9ib2RhdC5hdC9wZGYvTGF1ZmVuZXItU3Blei11LVNlbWluYXJiZWl0cl82XzE5OThfMDA1NS0wMDY0LnBkZ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}</w:instrText>
          </w:r>
          <w:r w:rsidR="00176BD2">
            <w:fldChar w:fldCharType="separate"/>
          </w:r>
          <w:r w:rsidR="00C452D3">
            <w:t>(Zollner 1993; Zollner and Cronauer 1998)</w:t>
          </w:r>
          <w:r w:rsidR="00176BD2">
            <w:fldChar w:fldCharType="end"/>
          </w:r>
        </w:sdtContent>
      </w:sdt>
      <w:r w:rsidR="00176BD2">
        <w:t xml:space="preserve">. This will increase the water supply from stand precipitation which reaches the ground due to reduced interception effects from the trees. </w:t>
      </w:r>
      <w:r w:rsidR="00E6201F">
        <w:t xml:space="preserve">The lower </w:t>
      </w:r>
      <w:r w:rsidR="00176BD2">
        <w:t xml:space="preserve">vegetation cover </w:t>
      </w:r>
      <w:r w:rsidR="003E4152">
        <w:t>also</w:t>
      </w:r>
      <w:r w:rsidR="00796ED4">
        <w:t xml:space="preserve"> minimizes</w:t>
      </w:r>
      <w:r w:rsidR="00176BD2">
        <w:t xml:space="preserve"> the water uptake by wooden species</w:t>
      </w:r>
      <w:r w:rsidR="00E6201F">
        <w:t xml:space="preserve">. </w:t>
      </w:r>
      <w:r w:rsidR="00796ED4">
        <w:t>Additionally</w:t>
      </w:r>
      <w:r w:rsidR="00E6201F">
        <w:t xml:space="preserve">, </w:t>
      </w:r>
      <w:r w:rsidR="003E4152">
        <w:t xml:space="preserve">thinning of the forest stand and rewatering of the area support the renaturation of the peatland as well. The lower stocking level of former economic tree species reduces the </w:t>
      </w:r>
      <w:r w:rsidR="00E6201F">
        <w:t xml:space="preserve">degree of ground shading </w:t>
      </w:r>
      <w:r w:rsidR="003E4152">
        <w:t>and</w:t>
      </w:r>
      <w:r w:rsidR="00E6201F">
        <w:t xml:space="preserve"> </w:t>
      </w:r>
      <w:r w:rsidR="00796ED4">
        <w:t>enhance</w:t>
      </w:r>
      <w:r w:rsidR="003E4152">
        <w:t>s</w:t>
      </w:r>
      <w:r w:rsidR="00796ED4">
        <w:t xml:space="preserve"> the potential for</w:t>
      </w:r>
      <w:r w:rsidR="00E6201F">
        <w:t xml:space="preserve"> natural peatland and pioneer species to establish a peatland forest under close-to-nature conditions</w:t>
      </w:r>
      <w:r w:rsidR="003E4152">
        <w:t xml:space="preserve"> again</w:t>
      </w:r>
      <w:r w:rsidR="00E6201F">
        <w:t xml:space="preserve"> </w:t>
      </w:r>
      <w:sdt>
        <w:sdtPr>
          <w:alias w:val="To edit, see citavi.com/edit"/>
          <w:tag w:val="CitaviPlaceholder#2ba2202a-e2e7-454c-b795-24d0fbbd7bef"/>
          <w:id w:val="-1254662975"/>
          <w:placeholder>
            <w:docPart w:val="DefaultPlaceholder_-1854013440"/>
          </w:placeholder>
        </w:sdtPr>
        <w:sdtEndPr/>
        <w:sdtContent>
          <w:r w:rsidR="00E6201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zY5MzdlLTM0MTAtNDkxMC05Mzk5LTMyOGU0Yzk2ZGFjN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YmEyMjAyYS1lMmU3LTQ1NGMtYjc5NS0yNGQwZmJiZDdiZWYiLCJUZXh0IjoiKFpvbGxuZXIgMTk5MykiLCJXQUlWZXJzaW9uIjoiNi4xNC40LjAifQ==}</w:instrText>
          </w:r>
          <w:r w:rsidR="00E6201F">
            <w:fldChar w:fldCharType="separate"/>
          </w:r>
          <w:r w:rsidR="00C452D3">
            <w:t>(Zollner 1993)</w:t>
          </w:r>
          <w:r w:rsidR="00E6201F">
            <w:fldChar w:fldCharType="end"/>
          </w:r>
        </w:sdtContent>
      </w:sdt>
      <w:r w:rsidR="00E6201F">
        <w:t>.</w:t>
      </w:r>
      <w:r w:rsidR="00176BD2">
        <w:t xml:space="preserve"> </w:t>
      </w:r>
      <w:r w:rsidR="003E4152">
        <w:t>In a last step</w:t>
      </w:r>
      <w:r w:rsidR="007A6691">
        <w:t xml:space="preserve">, the water level needs to be raised until a minimum soil depth of 10 cm below the peat body surface </w:t>
      </w:r>
      <w:sdt>
        <w:sdtPr>
          <w:rPr>
            <w:rFonts w:ascii="Calibri" w:hAnsi="Calibri" w:cs="Calibri"/>
            <w:color w:val="000000"/>
          </w:rPr>
          <w:alias w:val="To edit, see citavi.com/edit"/>
          <w:tag w:val="CitaviPlaceholder#159a3ee8-7dcb-4a54-9068-d5505b223631"/>
          <w:id w:val="-1347247512"/>
          <w:placeholder>
            <w:docPart w:val="9831B1285D6D407D9D18DA9FC9BBF747"/>
          </w:placeholder>
        </w:sdtPr>
        <w:sdtEndPr/>
        <w:sdtContent>
          <w:r w:rsidR="007A669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RkOTQ3LWI3NmUtNDliYS05OGM3LWZkYjlmM2QwMjdk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TlhM2VlOC03ZGNiLTRhNTQtOTA2OC1kNTUwNWIyMjM2MzEiLCJUZXh0IjoiKE3DvGxsZXItS3JvZWhsaW5nIGFuZCBab2xsbmVyIDIwMTUpIiwiV0FJVmVyc2lvbiI6IjYuMTQuNC4wIn0=}</w:instrText>
          </w:r>
          <w:r w:rsidR="007A6691" w:rsidRPr="00E3665E">
            <w:rPr>
              <w:rFonts w:ascii="Calibri" w:hAnsi="Calibri" w:cs="Calibri"/>
              <w:color w:val="000000"/>
            </w:rPr>
            <w:fldChar w:fldCharType="separate"/>
          </w:r>
          <w:r w:rsidR="00C452D3">
            <w:rPr>
              <w:rFonts w:ascii="Calibri" w:hAnsi="Calibri" w:cs="Calibri"/>
              <w:color w:val="000000"/>
            </w:rPr>
            <w:t>(Müller-Kroehling and Zollner 2015)</w:t>
          </w:r>
          <w:r w:rsidR="007A6691" w:rsidRPr="00E3665E">
            <w:rPr>
              <w:rFonts w:ascii="Calibri" w:hAnsi="Calibri" w:cs="Calibri"/>
              <w:color w:val="000000"/>
            </w:rPr>
            <w:fldChar w:fldCharType="end"/>
          </w:r>
        </w:sdtContent>
      </w:sdt>
      <w:r w:rsidR="007A6691">
        <w:t xml:space="preserve"> </w:t>
      </w:r>
      <w:r w:rsidR="003E4152">
        <w:t xml:space="preserve">so </w:t>
      </w:r>
      <w:r w:rsidR="007A6691">
        <w:t>the peat</w:t>
      </w:r>
      <w:r w:rsidR="00630F70">
        <w:t xml:space="preserve"> regeneration</w:t>
      </w:r>
      <w:r w:rsidR="007A6691">
        <w:t xml:space="preserve"> </w:t>
      </w:r>
      <w:r w:rsidR="003E4152">
        <w:t>sets in and the peatland can be fully revived again</w:t>
      </w:r>
      <w:r w:rsidR="00E6201F">
        <w:t xml:space="preserve"> </w:t>
      </w:r>
      <w:sdt>
        <w:sdtPr>
          <w:alias w:val="To edit, see citavi.com/edit"/>
          <w:tag w:val="CitaviPlaceholder#f7f2400f-39a9-4086-a652-d1ad8c36ae7d"/>
          <w:id w:val="259499678"/>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UwMTM5LTJjM2ItNDMxZS1iNDc1LTM4YzNhZjFhMT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2Y3ZjI0MDBmLTM5YTktNDA4Ni1hNjUyLWQxYWQ4YzM2YWU3ZCIsIlRleHQiOiIoRWdnZWxzbWFubiAxOTkwYikiLCJXQUlWZXJzaW9uIjoiNi4xNC40LjAifQ==}</w:instrText>
          </w:r>
          <w:r w:rsidR="00604736">
            <w:fldChar w:fldCharType="separate"/>
          </w:r>
          <w:r w:rsidR="00C452D3">
            <w:t>(Eggelsmann 1990b)</w:t>
          </w:r>
          <w:r w:rsidR="00604736">
            <w:fldChar w:fldCharType="end"/>
          </w:r>
        </w:sdtContent>
      </w:sdt>
      <w:r w:rsidR="007A6691">
        <w:t>.</w:t>
      </w:r>
    </w:p>
    <w:p w14:paraId="431B54E1" w14:textId="2390EE0A" w:rsidR="00C248B7" w:rsidRDefault="005B0489" w:rsidP="00591146">
      <w:r>
        <w:t>Yet</w:t>
      </w:r>
      <w:r w:rsidR="00796ED4">
        <w:t xml:space="preserve">, restored peatlands will </w:t>
      </w:r>
      <w:r>
        <w:t>still differ from natural peatlands. Due to the uneven relief coming from the surface shrinking of the drained peat body, the restored peatland cannot be equally rewetted again</w:t>
      </w:r>
      <w:r w:rsidR="00877241">
        <w:t xml:space="preserve"> </w:t>
      </w:r>
      <w:sdt>
        <w:sdtPr>
          <w:rPr>
            <w:rFonts w:ascii="Calibri" w:hAnsi="Calibri" w:cs="Calibri"/>
            <w:color w:val="000000"/>
          </w:rPr>
          <w:alias w:val="To edit, see citavi.com/edit"/>
          <w:tag w:val="CitaviPlaceholder#26e9b75a-b6ea-4e93-bec0-86425742b4f8"/>
          <w:id w:val="-1272937179"/>
          <w:placeholder>
            <w:docPart w:val="7F49A9447C3E46D9BF1846135884E3E8"/>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M3NGNmLTg2MmQtNDBiYS05ZDRhLTI2NjhiOWVjODI0Yy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NmU5Yjc1YS1iNmVhLTRlOTMtYmVjMC04NjQyNTc0MmI0ZjgiLCJUZXh0IjoiKFpvbGxuZXIgMTk5MykiLCJXQUlWZXJzaW9uIjoiNi4xNC40LjAifQ==}</w:instrText>
          </w:r>
          <w:r w:rsidR="00877241" w:rsidRPr="00E3665E">
            <w:rPr>
              <w:rFonts w:ascii="Calibri" w:hAnsi="Calibri" w:cs="Calibri"/>
              <w:color w:val="000000"/>
            </w:rPr>
            <w:fldChar w:fldCharType="separate"/>
          </w:r>
          <w:r w:rsidR="00C452D3">
            <w:rPr>
              <w:rFonts w:ascii="Calibri" w:hAnsi="Calibri" w:cs="Calibri"/>
              <w:color w:val="000000"/>
            </w:rPr>
            <w:t>(Zollner 1993)</w:t>
          </w:r>
          <w:r w:rsidR="00877241" w:rsidRPr="00E3665E">
            <w:rPr>
              <w:rFonts w:ascii="Calibri" w:hAnsi="Calibri" w:cs="Calibri"/>
              <w:color w:val="000000"/>
            </w:rPr>
            <w:fldChar w:fldCharType="end"/>
          </w:r>
        </w:sdtContent>
      </w:sdt>
      <w:r>
        <w:t xml:space="preserve">. </w:t>
      </w:r>
      <w:r w:rsidR="00877241">
        <w:t xml:space="preserve">Some parts of the original peatland area will stay dry which changes the character of the ecosystem. This divers mosaic of microhabitats gives the chance to be used as refuges by species which were better adapted to the former dry conditions of the drained peatland </w:t>
      </w:r>
      <w:sdt>
        <w:sdtPr>
          <w:rPr>
            <w:rFonts w:ascii="Calibri" w:hAnsi="Calibri" w:cs="Calibri"/>
            <w:color w:val="000000"/>
          </w:rPr>
          <w:alias w:val="To edit, see citavi.com/edit"/>
          <w:tag w:val="CitaviPlaceholder#995acfc8-e81e-48de-baab-6da4c865a4bc"/>
          <w:id w:val="-781582375"/>
          <w:placeholder>
            <w:docPart w:val="D0807DBC3AFC4B44B494B3B54D3E3801"/>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jBhMzgyLTRjYjEtNDc5Ni1iMjBlLWQwYjg0ZTc5MjI5OS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OTVhY2ZjOC1lODFlLTQ4ZGUtYmFhYi02ZGE0Yzg2NWE0YmMiLCJUZXh0IjoiKE3DvGxsZXItS3JvZWhsaW5nIGFuZCBab2xsbmVyIDIwMTUpIiwiV0FJVmVyc2lvbiI6IjYuMTQuNC4wIn0=}</w:instrText>
          </w:r>
          <w:r w:rsidR="00877241" w:rsidRPr="00E3665E">
            <w:rPr>
              <w:rFonts w:ascii="Calibri" w:hAnsi="Calibri" w:cs="Calibri"/>
              <w:color w:val="000000"/>
            </w:rPr>
            <w:fldChar w:fldCharType="separate"/>
          </w:r>
          <w:r w:rsidR="00C452D3">
            <w:rPr>
              <w:rFonts w:ascii="Calibri" w:hAnsi="Calibri" w:cs="Calibri"/>
              <w:color w:val="000000"/>
            </w:rPr>
            <w:t>(Müller-Kroehling and Zollner 2015)</w:t>
          </w:r>
          <w:r w:rsidR="00877241" w:rsidRPr="00E3665E">
            <w:rPr>
              <w:rFonts w:ascii="Calibri" w:hAnsi="Calibri" w:cs="Calibri"/>
              <w:color w:val="000000"/>
            </w:rPr>
            <w:fldChar w:fldCharType="end"/>
          </w:r>
        </w:sdtContent>
      </w:sdt>
      <w:r w:rsidR="00877241">
        <w:t>.</w:t>
      </w:r>
    </w:p>
    <w:p w14:paraId="488433F2" w14:textId="7541AB80" w:rsidR="00070E63" w:rsidRDefault="00877241" w:rsidP="00E13248">
      <w:r>
        <w:t>In order to fully recover and regain its natural conditions, the rewatered</w:t>
      </w:r>
      <w:r w:rsidR="005B0489">
        <w:t xml:space="preserve"> peatland needs to face a long-term succession </w:t>
      </w:r>
      <w:sdt>
        <w:sdtPr>
          <w:rPr>
            <w:rFonts w:ascii="Calibri" w:hAnsi="Calibri" w:cs="Calibri"/>
            <w:color w:val="000000"/>
          </w:rPr>
          <w:alias w:val="To edit, see citavi.com/edit"/>
          <w:tag w:val="CitaviPlaceholder#b7ed3a08-3220-4d39-9084-af7f8d01e811"/>
          <w:id w:val="-532504073"/>
          <w:placeholder>
            <w:docPart w:val="8A84116E62204E0698B6184A3A109F07"/>
          </w:placeholder>
        </w:sdtPr>
        <w:sdtEndPr/>
        <w:sdtContent>
          <w:r w:rsidR="005B0489"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1MzNiLWM2ZjEtNDk1ZC04M2VjLThjMDAwYzBmMTQwMi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2I3ZWQzYTA4LTMyMjAtNGQzOS05MDg0LWFmN2Y4ZDAxZTgxMSIsIlRleHQiOiIoU3VjY293IGFuZCBKZXNjaGtlIDIwMjIpIiwiV0FJVmVyc2lvbiI6IjYuMTQuNC4wIn0=}</w:instrText>
          </w:r>
          <w:r w:rsidR="005B0489" w:rsidRPr="00E3665E">
            <w:rPr>
              <w:rFonts w:ascii="Calibri" w:hAnsi="Calibri" w:cs="Calibri"/>
              <w:color w:val="000000"/>
            </w:rPr>
            <w:fldChar w:fldCharType="separate"/>
          </w:r>
          <w:r w:rsidR="00C452D3">
            <w:rPr>
              <w:rFonts w:ascii="Calibri" w:hAnsi="Calibri" w:cs="Calibri"/>
              <w:color w:val="000000"/>
            </w:rPr>
            <w:t>(Succow and Jeschke 2022)</w:t>
          </w:r>
          <w:r w:rsidR="005B0489" w:rsidRPr="00E3665E">
            <w:rPr>
              <w:rFonts w:ascii="Calibri" w:hAnsi="Calibri" w:cs="Calibri"/>
              <w:color w:val="000000"/>
            </w:rPr>
            <w:fldChar w:fldCharType="end"/>
          </w:r>
        </w:sdtContent>
      </w:sdt>
      <w:r w:rsidR="005B0489">
        <w:t>.</w:t>
      </w:r>
      <w:r w:rsidR="00796ED4">
        <w:t xml:space="preserve"> </w:t>
      </w:r>
      <w:r>
        <w:t>Nowadays, this has become more challenging because of the very intensive usage and altered climatic conditions. The drained peatland</w:t>
      </w:r>
      <w:r w:rsidR="00C6634A">
        <w:t>s</w:t>
      </w:r>
      <w:r>
        <w:t xml:space="preserve"> ha</w:t>
      </w:r>
      <w:r w:rsidR="00C6634A">
        <w:t>ve</w:t>
      </w:r>
      <w:r>
        <w:t xml:space="preserve"> developed from originally rather nutrient-poor ecosystem</w:t>
      </w:r>
      <w:r w:rsidR="00C6634A">
        <w:t>s</w:t>
      </w:r>
      <w:r>
        <w:t xml:space="preserve"> into </w:t>
      </w:r>
      <w:r w:rsidR="00C6634A">
        <w:t xml:space="preserve">more </w:t>
      </w:r>
      <w:r>
        <w:t>eutrophic one</w:t>
      </w:r>
      <w:r w:rsidR="00C6634A">
        <w:t>s</w:t>
      </w:r>
      <w:r>
        <w:t xml:space="preserve"> because of </w:t>
      </w:r>
      <w:r w:rsidR="00B02424">
        <w:t xml:space="preserve">the employment of fertilizers on forested peatlands </w:t>
      </w:r>
      <w:sdt>
        <w:sdtPr>
          <w:alias w:val="To edit, see citavi.com/edit"/>
          <w:tag w:val="CitaviPlaceholder#bba7a549-a2e5-4b52-b250-b522d5e16476"/>
          <w:id w:val="2020194210"/>
          <w:placeholder>
            <w:docPart w:val="DefaultPlaceholder_-1854013440"/>
          </w:placeholder>
        </w:sdtPr>
        <w:sdtEndPr/>
        <w:sdtContent>
          <w:r w:rsidR="00A2237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mU0ZmUzLWEyNzQtNGE3NC05MjNkLTNlYmI1ZDVjZGUwNSIsIlJhbmdlTGVuZ3RoIjozOSwiUmVmZXJlbmNlSWQiOiJhZGM2ZTJlOS1mNDU1LTQ4NjQtODQzNi1iNDU3NjcxYTh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yZWYiOiI4In19XSwiRWRpdGlvbiI6IjQ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hYnUuZGUvaW1wZXJpYS9tZC9jb250ZW50L25hYnVkZS9uYXR1cnNjaHV0ei9tb29yc2NodXR6LzE5MDUwMi1icm9zY2h1ZXJlLW1vb3JzY2h1dHotMjAxNy5wZGYiLCJVcmlTdHJpbmciOiJodHRwczovL3d3dy5uYWJ1LmRlL2ltcGVyaWEvbWQvY29udGVudC9uYWJ1ZGUvbmF0dXJzY2h1dHovbW9vcnNjaHV0ei8xOTA1MDItYnJvc2NodWVyZS1tb29yc2NodXR6LTIwMTc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}</w:instrText>
          </w:r>
          <w:r w:rsidR="00A22378">
            <w:fldChar w:fldCharType="separate"/>
          </w:r>
          <w:r w:rsidR="00C452D3">
            <w:t xml:space="preserve">(Grützmacher </w:t>
          </w:r>
          <w:r w:rsidR="00C452D3">
            <w:lastRenderedPageBreak/>
            <w:t>and Schulte-Eickholt 2017)</w:t>
          </w:r>
          <w:r w:rsidR="00A22378">
            <w:fldChar w:fldCharType="end"/>
          </w:r>
        </w:sdtContent>
      </w:sdt>
      <w:r>
        <w:t xml:space="preserve">. </w:t>
      </w:r>
      <w:r w:rsidR="00C6634A">
        <w:t xml:space="preserve">The enriched nitrogen combined with </w:t>
      </w:r>
      <w:r w:rsidR="00B02424">
        <w:t>lower</w:t>
      </w:r>
      <w:r w:rsidR="00C6634A">
        <w:t xml:space="preserve"> humus</w:t>
      </w:r>
      <w:r w:rsidR="00B02424">
        <w:t xml:space="preserve"> contents</w:t>
      </w:r>
      <w:r w:rsidR="00C6634A">
        <w:t xml:space="preserve"> have a negative impact on the percolation and water flow rates from the water catchment areas towards the peatlands. </w:t>
      </w:r>
      <w:r w:rsidR="00C6634A" w:rsidRPr="00C6634A">
        <w:t>At the same time, precipitation rates are decreasing</w:t>
      </w:r>
      <w:r w:rsidR="003210AF">
        <w:t xml:space="preserve"> which puts the</w:t>
      </w:r>
      <w:r w:rsidR="00C6634A" w:rsidRPr="00C6634A">
        <w:t xml:space="preserve"> adequate water supply for peatland development</w:t>
      </w:r>
      <w:r w:rsidR="003210AF">
        <w:t xml:space="preserve"> at risk</w:t>
      </w:r>
      <w:r w:rsidR="00C6634A" w:rsidRPr="00C6634A">
        <w:t>.</w:t>
      </w:r>
      <w:r w:rsidR="009E7ED0">
        <w:t xml:space="preserve"> </w:t>
      </w:r>
      <w:r w:rsidR="003210AF">
        <w:t>Lastly, the increased nitrogen contents in the ground water and raising</w:t>
      </w:r>
      <w:r>
        <w:t xml:space="preserve"> mean temperature </w:t>
      </w:r>
      <w:r w:rsidR="003210AF">
        <w:t>l</w:t>
      </w:r>
      <w:r>
        <w:t xml:space="preserve">eads to </w:t>
      </w:r>
      <w:r w:rsidR="003210AF">
        <w:t>higher</w:t>
      </w:r>
      <w:r>
        <w:t xml:space="preserve"> turnover rates of organic biomass</w:t>
      </w:r>
      <w:r w:rsidR="003210AF">
        <w:t xml:space="preserve"> which impedes the development of peat </w:t>
      </w:r>
      <w:sdt>
        <w:sdtPr>
          <w:alias w:val="To edit, see citavi.com/edit"/>
          <w:tag w:val="CitaviPlaceholder#5c93b44d-1ead-4079-9896-237bb4653aee"/>
          <w:id w:val="-1852871850"/>
          <w:placeholder>
            <w:docPart w:val="DefaultPlaceholder_-1854013440"/>
          </w:placeholder>
        </w:sdtPr>
        <w:sdtEndPr/>
        <w:sdtContent>
          <w:r w:rsidR="00100073">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DBjMGQ3LTc1MDAtNGMxNC05OWQ1LTFhNDA1OTYzMGRhNS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VjOTNiNDRkLTFlYWQtNDA3OS05ODk2LTIzN2JiNDY1M2FlZSIsIlRleHQiOiIoU3VjY293IGFuZCBKZXNjaGtlIDIwMjIpIiwiV0FJVmVyc2lvbiI6IjYuMTQuNC4wIn0=}</w:instrText>
          </w:r>
          <w:r w:rsidR="00100073">
            <w:fldChar w:fldCharType="separate"/>
          </w:r>
          <w:r w:rsidR="00C452D3">
            <w:t>(Succow and Jeschke 2022)</w:t>
          </w:r>
          <w:r w:rsidR="00100073">
            <w:fldChar w:fldCharType="end"/>
          </w:r>
        </w:sdtContent>
      </w:sdt>
      <w:r w:rsidR="00E13248">
        <w:t>.</w:t>
      </w:r>
    </w:p>
    <w:p w14:paraId="26879488" w14:textId="37CEF2DC" w:rsidR="00946EE5" w:rsidRDefault="007F269F" w:rsidP="00946EE5">
      <w:pPr>
        <w:pStyle w:val="berschrift2"/>
      </w:pPr>
      <w:bookmarkStart w:id="13" w:name="_Toc152595777"/>
      <w:r w:rsidRPr="009179FB">
        <w:t>Forest growth assessments</w:t>
      </w:r>
      <w:bookmarkEnd w:id="13"/>
    </w:p>
    <w:p w14:paraId="4A5F0536" w14:textId="3D257AAD" w:rsidR="000B60CE" w:rsidRDefault="000B60CE" w:rsidP="003A43AB">
      <w:r>
        <w:t xml:space="preserve">Growth is a basic process of all natural organisms. In forests it applies as the increase of dimensions (diameter, basal area or height) of forest vegetation and </w:t>
      </w:r>
      <w:r w:rsidR="005851F5">
        <w:t>the single</w:t>
      </w:r>
      <w:r>
        <w:t xml:space="preserve"> tree compartments (roots, stem, branches, leaves and needles). </w:t>
      </w:r>
      <w:r w:rsidR="00EA79BC">
        <w:t>Forest growth</w:t>
      </w:r>
      <w:r w:rsidR="00EA79BC" w:rsidRPr="003A43AB">
        <w:t xml:space="preserve"> is a dynamic process influenced by various factors, including climate, soil quality, species composition</w:t>
      </w:r>
      <w:r w:rsidR="00EA79BC">
        <w:t>,</w:t>
      </w:r>
      <w:r w:rsidR="00EA79BC" w:rsidRPr="003A43AB">
        <w:t xml:space="preserve"> management practices</w:t>
      </w:r>
      <w:r w:rsidR="00EA79BC">
        <w:t xml:space="preserve"> and stand age</w:t>
      </w:r>
      <w:r w:rsidR="00C05B54">
        <w:t xml:space="preserve"> </w:t>
      </w:r>
      <w:commentRangeStart w:id="14"/>
      <w:r w:rsidR="00C05B54">
        <w:t>(REFERENCE)</w:t>
      </w:r>
      <w:r w:rsidR="00EA79BC" w:rsidRPr="003A43AB">
        <w:t>.</w:t>
      </w:r>
      <w:r w:rsidR="00EA79BC">
        <w:t xml:space="preserve"> </w:t>
      </w:r>
      <w:commentRangeEnd w:id="14"/>
      <w:r w:rsidR="00C05B54">
        <w:rPr>
          <w:rStyle w:val="Kommentarzeichen"/>
        </w:rPr>
        <w:commentReference w:id="14"/>
      </w:r>
      <w:r w:rsidR="00CB327F" w:rsidRPr="00AE48B9">
        <w:t xml:space="preserve">Effective management requires an understanding of forest </w:t>
      </w:r>
      <w:r w:rsidRPr="000B60CE">
        <w:t>gro</w:t>
      </w:r>
      <w:r>
        <w:t>wth</w:t>
      </w:r>
      <w:r w:rsidR="00CB327F" w:rsidRPr="00AE48B9">
        <w:t xml:space="preserve">, the factors influencing </w:t>
      </w:r>
      <w:r w:rsidR="00EA79BC" w:rsidRPr="00EA79BC">
        <w:t>it</w:t>
      </w:r>
      <w:r w:rsidR="00EA79BC">
        <w:t>s</w:t>
      </w:r>
      <w:r w:rsidR="00CB327F" w:rsidRPr="00AE48B9">
        <w:t xml:space="preserve"> development and the maximum sustainable yield that can be extracted. </w:t>
      </w:r>
      <w:r>
        <w:t xml:space="preserve">Forest growth assessments are therefore essential measures to determine </w:t>
      </w:r>
      <w:r w:rsidR="005851F5">
        <w:t>it</w:t>
      </w:r>
      <w:r>
        <w:t xml:space="preserve">s health and </w:t>
      </w:r>
      <w:r w:rsidR="005851F5">
        <w:t xml:space="preserve">the </w:t>
      </w:r>
      <w:r>
        <w:t>productivity</w:t>
      </w:r>
      <w:r w:rsidR="005851F5">
        <w:t xml:space="preserve"> per area and time unit for</w:t>
      </w:r>
      <w:r>
        <w:t xml:space="preserve"> forest management</w:t>
      </w:r>
      <w:r w:rsidR="005851F5">
        <w:t xml:space="preserve"> </w:t>
      </w:r>
      <w:sdt>
        <w:sdtPr>
          <w:alias w:val="To edit, see citavi.com/edit"/>
          <w:tag w:val="CitaviPlaceholder#ffb72f84-fcdf-4b77-bb9c-58867fc1e5e7"/>
          <w:id w:val="-1565176500"/>
          <w:placeholder>
            <w:docPart w:val="DefaultPlaceholder_-1854013440"/>
          </w:placeholder>
        </w:sdtPr>
        <w:sdtEndPr/>
        <w:sdtContent>
          <w:r w:rsidR="005851F5">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ThiZmEzLTVlNzItNGJmNi1iMDNhLTVlOWEyMWM3NzAxO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ZmYjcyZjg0LWZjZGYtNGI3Ny1iYjljLTU4ODY3ZmMxZTVlNyIsIlRleHQiOiIoS3JhbWVyIGFuZCBBa8OnYSAyMDAyKSIsIldBSVZlcnNpb24iOiI2LjE0LjQuMCJ9}</w:instrText>
          </w:r>
          <w:r w:rsidR="005851F5">
            <w:fldChar w:fldCharType="separate"/>
          </w:r>
          <w:r w:rsidR="00C452D3">
            <w:t>(Kramer and Akça 2002)</w:t>
          </w:r>
          <w:r w:rsidR="005851F5">
            <w:fldChar w:fldCharType="end"/>
          </w:r>
        </w:sdtContent>
      </w:sdt>
      <w:r w:rsidR="005851F5">
        <w:t>.</w:t>
      </w:r>
      <w:r>
        <w:t xml:space="preserve"> </w:t>
      </w:r>
      <w:r w:rsidR="00EA79BC">
        <w:t>Hereby, different terms indicate different measures which should be clearly separated.</w:t>
      </w:r>
    </w:p>
    <w:p w14:paraId="13AD5F4F" w14:textId="3CA4F7C9" w:rsidR="00AF3056" w:rsidRDefault="00EA79BC" w:rsidP="00EA79BC">
      <w:r>
        <w:t>Forest increment refers to the increase in dimension of one individual or a group of trees over a given period of time</w:t>
      </w:r>
      <w:r w:rsidR="00BA01A1">
        <w:t xml:space="preserve"> </w:t>
      </w:r>
      <w:sdt>
        <w:sdtPr>
          <w:rPr>
            <w:rFonts w:ascii="Calibri" w:hAnsi="Calibri" w:cs="Calibri"/>
            <w:color w:val="000000"/>
          </w:rPr>
          <w:alias w:val="To edit, see citavi.com/edit"/>
          <w:tag w:val="CitaviPlaceholder#2c98f91e-26f5-4337-a186-acff307feb69"/>
          <w:id w:val="-1961330319"/>
          <w:placeholder>
            <w:docPart w:val="08D3E2A139484812AAFBC57B81CB70AD"/>
          </w:placeholder>
        </w:sdtPr>
        <w:sdtEndPr/>
        <w:sdtContent>
          <w:r w:rsidR="00BA01A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WVmN2Q2LTg0MmUtNGQ5ZS1iMzRlLWIxZTFhZDFmN2UyY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JjOThmOTFlLTI2ZjUtNDMzNy1hMTg2LWFjZmYzMDdmZWI2OSIsIlRleHQiOiIoR2Fkb3cgMjAwMykiLCJXQUlWZXJzaW9uIjoiNi4xNC40LjAifQ==}</w:instrText>
          </w:r>
          <w:r w:rsidR="00BA01A1" w:rsidRPr="00E3665E">
            <w:rPr>
              <w:rFonts w:ascii="Calibri" w:hAnsi="Calibri" w:cs="Calibri"/>
              <w:color w:val="000000"/>
            </w:rPr>
            <w:fldChar w:fldCharType="separate"/>
          </w:r>
          <w:r w:rsidR="00C452D3">
            <w:rPr>
              <w:rFonts w:ascii="Calibri" w:hAnsi="Calibri" w:cs="Calibri"/>
              <w:color w:val="000000"/>
            </w:rPr>
            <w:t>(Gadow 2003)</w:t>
          </w:r>
          <w:r w:rsidR="00BA01A1" w:rsidRPr="00E3665E">
            <w:rPr>
              <w:rFonts w:ascii="Calibri" w:hAnsi="Calibri" w:cs="Calibri"/>
              <w:color w:val="000000"/>
            </w:rPr>
            <w:fldChar w:fldCharType="end"/>
          </w:r>
        </w:sdtContent>
      </w:sdt>
      <w:r>
        <w:t xml:space="preserve">. Commonly, it is </w:t>
      </w:r>
      <w:r w:rsidR="00AF3056">
        <w:t>expressed</w:t>
      </w:r>
      <w:r>
        <w:t xml:space="preserve"> as </w:t>
      </w:r>
      <w:r w:rsidR="00926CDC">
        <w:t>an annual</w:t>
      </w:r>
      <w:r>
        <w:t xml:space="preserve"> increment</w:t>
      </w:r>
      <w:r w:rsidR="00AF3056">
        <w:t>. The</w:t>
      </w:r>
      <w:r>
        <w:t xml:space="preserve"> mean annual volume increment </w:t>
      </w:r>
      <w:r w:rsidR="00AF3056">
        <w:t xml:space="preserve">is </w:t>
      </w:r>
      <w:r>
        <w:t xml:space="preserve">defined as the sum of several annual increments divided by the number of years </w:t>
      </w:r>
      <w:sdt>
        <w:sdtPr>
          <w:alias w:val="To edit, see citavi.com/edit"/>
          <w:tag w:val="CitaviPlaceholder#42681a97-5fc9-4a79-a7b0-f58faa84f2dc"/>
          <w:id w:val="168602736"/>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WIxZWI4LWE1ZDgtNGNjYi05YjMyLTI3NDQ4ODQ1YWIzNiIsIlJhbmdlTGVuZ3RoIjoyNCwiUmVmZXJlbmNlSWQiOiJhN2E5N2VkYS02ZTc4LTQ3YWQtOWVlYy04Y2NlNjVlOWM1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85NzgtMS00MDIwLTU5OTEtOV85IiwiVXJpU3RyaW5nIjoiaHR0cHM6Ly9kb2kub3JnLzEwLjEwMDcvOTc4LTEtNDAyMC01OTkxLTlf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NWt2d3hwNTIuanBnIiwiVXJpU3RyaW5nIjoiNTk5OWU4MmEtZTQ4Ny00NjQ3LTg3YzMtZTEzMWZlMjNiN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S00MDIwLTU5OTEtOSIsIkVkaXRvcnMiOlt7IiRyZWYiOiI3In0seyIkcmVmIjoiOSJ9XSwiRWRpdGlvbiI6IjIuIGVkLiIsIkV2YWx1YXRpb25Db21wbGV4aXR5IjowLCJFdmFsdWF0aW9uU291cmNlVGV4dEZvcm1hdCI6MCwiR3JvdXBzIjpbXSwiSGFzTGFiZWwxIjpmYWxzZSwiSGFzTGFiZWwyIjpmYWxzZSwiSXNibiI6Ijk3OC0xLTQwMjAtNTk5MC0y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S00MDIwLTU5OTEtOSIsIlVyaVN0cmluZyI6Imh0dHBzOi8vZG9pLm9yZy8xMC4xMDA3Lzk3OC0xLTQwMjAtNTk5MS05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}</w:instrText>
          </w:r>
          <w:r>
            <w:fldChar w:fldCharType="separate"/>
          </w:r>
          <w:r w:rsidR="00C452D3">
            <w:t>(van Laar and Akça 2007)</w:t>
          </w:r>
          <w:r>
            <w:fldChar w:fldCharType="end"/>
          </w:r>
        </w:sdtContent>
      </w:sdt>
      <w:r>
        <w:t xml:space="preserve">. Forest yield </w:t>
      </w:r>
      <w:r w:rsidR="00AF3056">
        <w:t>furthermore</w:t>
      </w:r>
      <w:r>
        <w:t xml:space="preserve"> indicates the final dimensions at a certain age of the forest stand</w:t>
      </w:r>
      <w:r w:rsidR="00AF3056">
        <w:t xml:space="preserve">. It is </w:t>
      </w:r>
      <w:r>
        <w:t>therefore used as a measure to determine the optimal harvest moment and the maximum harvestable quantity accumulative increment</w:t>
      </w:r>
      <w:r w:rsidR="00AF3056">
        <w:t xml:space="preserve"> (expressed in biomass volume or mass per area unit)</w:t>
      </w:r>
      <w:r>
        <w:t xml:space="preserve"> to be extracted in a sustainable manner.</w:t>
      </w:r>
    </w:p>
    <w:p w14:paraId="3C0690CC" w14:textId="385478CC" w:rsidR="00AE48B9" w:rsidRPr="00EA79BC" w:rsidRDefault="00AF3056" w:rsidP="00AE48B9">
      <w:r>
        <w:t xml:space="preserve">Tree species-specific growth and yield information are listed in yield tables. These tables are based on extensive empirical data samplings of tree volumes and single tree growth modelling </w:t>
      </w:r>
      <w:sdt>
        <w:sdtPr>
          <w:alias w:val="To edit, see citavi.com/edit"/>
          <w:tag w:val="CitaviPlaceholder#b76604ff-416a-404c-8101-4bfdc5793328"/>
          <w:id w:val="-40055788"/>
          <w:placeholder>
            <w:docPart w:val="C04C38E4FA804511A302AC3270A6F669"/>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NlYjNhLTgzNTAtNDBhNS04ODMzLWY4OWVjMmMxODMxNiIsIlJhbmdlTGVuZ3RoIjoyMCwiUmVmZXJlbmNlSWQiOiI2OTNkMjlkOC00NGZhLTQ4ZTctOGM2NS1lNzk5MjA3YzQz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qb25hc1xcQXBwRGF0YVxcTG9jYWxcXFRlbXBcXDBkazJyY3duLmpwZyIsIlVyaVN0cmluZyI6IjY5M2QyOWQ4LTQ0ZmEtNDhlNy04YzY1LWU3OTkyMDdjNDM5Y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1IiwiJHR5cGUiOiJTd2lzc0FjYWRlbWljLkNpdGF2aS5QZXJzb24sIFN3aXNzQWNhZGVtaWMuQ2l0YXZpIiwiTGFzdE5hbWUiOiJOVyBGVkEiLCJQcm90ZWN0ZWQiOmZhbHNlLCJTZXgiOjAsIkNyZWF0ZWRCeSI6Il9Kb25hcyBTaXR0ZSIsIkNyZWF0ZWRPbiI6IjIwMjMtMTAtMjhUMTA6MTc6MzQiLCJNb2RpZmllZEJ5IjoiX0pvbmFzIFNpdHRlIiwiSWQiOiI4MjczNDNmOS1iZjEyLTQ2NWQtYjZmZi02NGExNzlhOGRmMTUiLCJNb2RpZmllZE9uIjoiMjAyMy0xMC0yOFQxMDoxNzozNCIsIlByb2plY3QiOnsiJHJlZiI6IjgifX1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m53LWZ2YS5kZS9maWxlYWRtaW4vbndmdmEvY29tbW9uL3VudGVyc3R1ZXR6ZW4vcGRmL051dHplcmhpbndlaXNlX3p1bV9HZWxlaXQucGRmIiwiVXJpU3RyaW5nIjoiaHR0cHM6Ly93d3cubnctZnZhLmRlL2ZpbGVhZG1pbi9ud2Z2YS9jb21tb24vdW50ZXJzdHVldHplbi9wZGYvTnV0emVyaGlud2Vpc2VfenVtX0dlbGVpd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}</w:instrText>
          </w:r>
          <w:r>
            <w:fldChar w:fldCharType="separate"/>
          </w:r>
          <w:r w:rsidR="00C452D3">
            <w:t>(Albert et al. 2021)</w:t>
          </w:r>
          <w:r>
            <w:fldChar w:fldCharType="end"/>
          </w:r>
        </w:sdtContent>
      </w:sdt>
      <w:r>
        <w:t xml:space="preserve"> and are developed for pure monocultures of particular tree species separated by site, forest management intensity and stand density. </w:t>
      </w:r>
      <w:r w:rsidR="00EA79BC">
        <w:t xml:space="preserve">Yield classes </w:t>
      </w:r>
      <w:r w:rsidR="00737E13">
        <w:t xml:space="preserve">(EKL – German: </w:t>
      </w:r>
      <w:proofErr w:type="spellStart"/>
      <w:r w:rsidR="00737E13">
        <w:t>Ertragsklasse</w:t>
      </w:r>
      <w:proofErr w:type="spellEnd"/>
      <w:r w:rsidR="00737E13">
        <w:t xml:space="preserve">) </w:t>
      </w:r>
      <w:r w:rsidR="00EA79BC">
        <w:t xml:space="preserve">are </w:t>
      </w:r>
      <w:r>
        <w:t>stating</w:t>
      </w:r>
      <w:r w:rsidR="00EA79BC">
        <w:t xml:space="preserve"> the harvestable biomass volume per unit area (usually 1 hectare), the mean tree height or mean diameter at the age 100.</w:t>
      </w:r>
      <w:r>
        <w:t xml:space="preserve"> </w:t>
      </w:r>
      <w:r w:rsidR="00EA79BC" w:rsidRPr="00EA79BC">
        <w:t xml:space="preserve">The </w:t>
      </w:r>
      <w:r w:rsidR="00EA79BC">
        <w:t xml:space="preserve">yield </w:t>
      </w:r>
      <w:r>
        <w:t xml:space="preserve">class </w:t>
      </w:r>
      <w:r w:rsidR="00EA79BC">
        <w:t xml:space="preserve">of a forest </w:t>
      </w:r>
      <w:r w:rsidR="00EA79BC">
        <w:lastRenderedPageBreak/>
        <w:t xml:space="preserve">stand is determined by the relationship between </w:t>
      </w:r>
      <w:r>
        <w:t>forest stand age and its average growth parameters (tree height, breast-height-diameter or stand coarse wood volume per hectare).</w:t>
      </w:r>
    </w:p>
    <w:p w14:paraId="510BEDB2" w14:textId="31069A96" w:rsidR="00281A24" w:rsidRDefault="00281A24" w:rsidP="00281A24">
      <w:pPr>
        <w:pStyle w:val="berschrift2"/>
      </w:pPr>
      <w:bookmarkStart w:id="15" w:name="_Toc152595778"/>
      <w:r w:rsidRPr="009179FB">
        <w:t>Forest Structure</w:t>
      </w:r>
      <w:bookmarkEnd w:id="15"/>
    </w:p>
    <w:p w14:paraId="32432591" w14:textId="0B5E6671" w:rsidR="00570778" w:rsidRDefault="00AA703F" w:rsidP="0063109F">
      <w:r>
        <w:t>The structure of forests</w:t>
      </w:r>
      <w:r w:rsidRPr="00AA703F">
        <w:t xml:space="preserve"> refers to </w:t>
      </w:r>
      <w:r>
        <w:t xml:space="preserve">its </w:t>
      </w:r>
      <w:r w:rsidRPr="00AA703F">
        <w:t>physical organization</w:t>
      </w:r>
      <w:r>
        <w:t>,</w:t>
      </w:r>
      <w:r w:rsidRPr="00AA703F">
        <w:t xml:space="preserve"> encompassing the vertical and horizontal distribution of vegetation, the </w:t>
      </w:r>
      <w:r>
        <w:t>dimension</w:t>
      </w:r>
      <w:r w:rsidRPr="00AA703F">
        <w:t xml:space="preserve"> and age of tree</w:t>
      </w:r>
      <w:r>
        <w:t>s</w:t>
      </w:r>
      <w:r w:rsidRPr="00AA703F">
        <w:t xml:space="preserve"> and the presence of distinct forest layers. </w:t>
      </w:r>
      <w:r w:rsidR="002A27A3">
        <w:t>F</w:t>
      </w:r>
      <w:r w:rsidRPr="00AA703F">
        <w:t xml:space="preserve">orest structure shapes the </w:t>
      </w:r>
      <w:r>
        <w:t>conditional</w:t>
      </w:r>
      <w:r w:rsidRPr="00AA703F">
        <w:t xml:space="preserve"> environment, including light availability, </w:t>
      </w:r>
      <w:r>
        <w:t xml:space="preserve">air and soil </w:t>
      </w:r>
      <w:r w:rsidRPr="00AA703F">
        <w:t>temperature</w:t>
      </w:r>
      <w:r>
        <w:t xml:space="preserve"> and </w:t>
      </w:r>
      <w:r w:rsidRPr="00AA703F">
        <w:t>moisture content, which in turn affects the composition of species within the forest</w:t>
      </w:r>
      <w:r w:rsidR="002A27A3">
        <w:t xml:space="preserve"> by providing niches for special-needs species. </w:t>
      </w:r>
      <w:r w:rsidRPr="00AA703F">
        <w:t>The layers of a forest, from the towering canopy to the diverse understory and the forest floor, each provide unique microhabitats that cater to different plant and animal species. Forest structure, therefore, plays a pivotal role in determining the abundance, distribution, and interactions of these species.</w:t>
      </w:r>
      <w:r w:rsidR="00570778">
        <w:t xml:space="preserve"> </w:t>
      </w:r>
      <w:r w:rsidR="00376283">
        <w:t xml:space="preserve">Sabatini et al. </w:t>
      </w:r>
      <w:sdt>
        <w:sdtPr>
          <w:alias w:val="To edit, see citavi.com/edit"/>
          <w:tag w:val="CitaviPlaceholder#5af16e09-575f-4436-b17b-c62c07d1d985"/>
          <w:id w:val="-1772851181"/>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2ExYjQwLTFmODQtNDk5YS04N2I0LWU0YjJlYzcxMzhlZiIsIlJhbmdlTGVuZ3RoIjo2LCJSZWZlcmVuY2VJZCI6IjMyMjA4MzhhLThjNzAtNDIwZi1iNjYxLWRhYzRiYmRkNWM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i4iLCJMYXN0TmFtZSI6IlNhYmF0aW5pIiwiTWlkZGxlTmFtZSI6Ik0uIiwiUHJvdGVjdGVkIjpmYWxzZSwiU2V4IjowLCJDcmVhdGVkQnkiOiJfSm9uYXMgU2l0dGUiLCJDcmVhdGVkT24iOiIyMDIzLTEwLTMxVDE0OjE5OjQxIiwiTW9kaWZpZWRCeSI6Il9Kb25hcyBTaXR0ZSIsIklkIjoiMzM2ZjdlMDAtYTFmYi00NjMzLWFlMWEtYWM3YmI4MTU5MmZlIiwiTW9kaWZpZWRPbiI6IjIwMjMtMTAtMzFUMTQ6MTk6NDEiLCJQcm9qZWN0Ijp7IiRpZCI6IjgiLCIkdHlwZSI6IlN3aXNzQWNhZGVtaWMuQ2l0YXZpLlByb2plY3QsIFN3aXNzQWNhZGVtaWMuQ2l0YXZpIn19LHsiJGlkIjoiO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XBrNG1kcDAuanBnIiwiVXJpU3RyaW5nIjoiMzIyMDgzOGEtOGM3MC00MjBmLWI2NjEtZGFjNGJiZGQ1Yzc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gzMi9pZm9yMTE2MC0wMD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ODMyL2lmb3IxMTYwLTAwOCIsIlVyaVN0cmluZyI6Imh0dHBzOi8vZG9pLm9yZy8xMC4zODMyL2lmb3IxMTYwLT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E0OjE5OjQxIiwiTW9kaWZpZWRCeSI6Il9Kb25hcyBTaXR0ZSIsIklkIjoiYTEzYTcyYWItNWNkOC00OWJjLTg2MDAtZTVlOTVkOGI2YWZiIiwiTW9kaWZpZWRPbiI6IjIwMjMtMTAtMzFUMTQ6MTk6NDEiLCJQcm9qZWN0Ijp7IiRyZWYiOiI4In19XSwiTnVtYmVyIjoiMyIsIk51bWJlck9mVm9sdW1lcyI6IjExNjA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UpIn1dfSwiVGFnIjoiQ2l0YXZpUGxhY2Vob2xkZXIjNWFmMTZlMDktNTc1Zi00NDM2LWIxN2ItYzYyYzA3ZDFkOTg1IiwiVGV4dCI6IigyMDE1KSIsIldBSVZlcnNpb24iOiI2LjE0LjQuMCJ9}</w:instrText>
          </w:r>
          <w:r w:rsidR="0063109F">
            <w:fldChar w:fldCharType="separate"/>
          </w:r>
          <w:r w:rsidR="00C452D3">
            <w:t>(2015)</w:t>
          </w:r>
          <w:r w:rsidR="0063109F">
            <w:fldChar w:fldCharType="end"/>
          </w:r>
        </w:sdtContent>
      </w:sdt>
      <w:r w:rsidR="0063109F">
        <w:t xml:space="preserve"> and </w:t>
      </w:r>
      <w:r w:rsidR="00376283">
        <w:t xml:space="preserve">Storch et al. </w:t>
      </w:r>
      <w:sdt>
        <w:sdtPr>
          <w:alias w:val="To edit, see citavi.com/edit"/>
          <w:tag w:val="CitaviPlaceholder#c58f0abb-1d7e-4bfa-add4-0fab1aead388"/>
          <w:id w:val="634300595"/>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gwNDhjLWE4ZTctNDNhYS1hM2I3LWE1NWM4YjllMDcxMS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jNThmMGFiYi0xZDdlLTRiZmEtYWRkNC0wZmFiMWFlYWQzODgiLCJUZXh0IjoiKDIwMTgpIiwiV0FJVmVyc2lvbiI6IjYuMTQuNC4wIn0=}</w:instrText>
          </w:r>
          <w:r w:rsidR="0063109F">
            <w:fldChar w:fldCharType="separate"/>
          </w:r>
          <w:r w:rsidR="00C452D3">
            <w:t>(2018)</w:t>
          </w:r>
          <w:r w:rsidR="0063109F">
            <w:fldChar w:fldCharType="end"/>
          </w:r>
        </w:sdtContent>
      </w:sdt>
      <w:r w:rsidR="0063109F">
        <w:t xml:space="preserve"> collected a variety of useful aspects of forest structure</w:t>
      </w:r>
      <w:r w:rsidR="009C2128">
        <w:t xml:space="preserve"> which have a direct impact on biodiversity</w:t>
      </w:r>
      <w:r w:rsidR="00570778">
        <w:t>,</w:t>
      </w:r>
      <w:r w:rsidR="009C2128">
        <w:t xml:space="preserve"> forest</w:t>
      </w:r>
      <w:r w:rsidR="00570778">
        <w:t xml:space="preserve"> services and functions</w:t>
      </w:r>
      <w:r w:rsidR="009C2128">
        <w:t xml:space="preserve"> </w:t>
      </w:r>
      <w:r w:rsidR="00570778">
        <w:t xml:space="preserve">and its future </w:t>
      </w:r>
      <w:r w:rsidR="009C2128">
        <w:t xml:space="preserve">development. </w:t>
      </w:r>
    </w:p>
    <w:p w14:paraId="4AA95B6F" w14:textId="765D605A" w:rsidR="0063109F" w:rsidRDefault="00CF51DD" w:rsidP="0063109F">
      <w:r>
        <w:t>Forests</w:t>
      </w:r>
      <w:r w:rsidR="009C2128">
        <w:t xml:space="preserve"> </w:t>
      </w:r>
      <w:r>
        <w:t xml:space="preserve">are ecosystems </w:t>
      </w:r>
      <w:r w:rsidR="00710D81">
        <w:t>based</w:t>
      </w:r>
      <w:r w:rsidR="009C2128">
        <w:t xml:space="preserve"> </w:t>
      </w:r>
      <w:r w:rsidR="00710D81">
        <w:t>on</w:t>
      </w:r>
      <w:r w:rsidR="009C2128">
        <w:t xml:space="preserve"> high-growing trees. T</w:t>
      </w:r>
      <w:r>
        <w:t>he t</w:t>
      </w:r>
      <w:r w:rsidR="009C2128">
        <w:t xml:space="preserve">ree heights as their main unique </w:t>
      </w:r>
      <w:r w:rsidR="00CE43BC">
        <w:t>attribute</w:t>
      </w:r>
      <w:r w:rsidR="009C2128">
        <w:t xml:space="preserve"> compared to other ecosystems </w:t>
      </w:r>
      <w:r>
        <w:t>is</w:t>
      </w:r>
      <w:r w:rsidR="009C2128">
        <w:t xml:space="preserve"> </w:t>
      </w:r>
      <w:r w:rsidR="00710D81">
        <w:t>a</w:t>
      </w:r>
      <w:r w:rsidR="009C2128">
        <w:t xml:space="preserve"> first important aspect of forest structure. </w:t>
      </w:r>
      <w:r w:rsidR="00147DC9">
        <w:t>The vertical heterogeneity caused by a broader</w:t>
      </w:r>
      <w:r w:rsidR="007F75BE">
        <w:t xml:space="preserve"> range of tree heights within a forest stand </w:t>
      </w:r>
      <w:r w:rsidR="00147DC9">
        <w:t>may</w:t>
      </w:r>
      <w:r w:rsidR="007F75BE">
        <w:t xml:space="preserve"> result from a higher variety of tree ages as </w:t>
      </w:r>
      <w:r w:rsidR="00147DC9">
        <w:t>they</w:t>
      </w:r>
      <w:r w:rsidR="007F75BE">
        <w:t xml:space="preserve"> usually do not appear within even-aged</w:t>
      </w:r>
      <w:r w:rsidR="00F50699">
        <w:t xml:space="preserve"> </w:t>
      </w:r>
      <w:r w:rsidR="007F75BE">
        <w:t>plantation forests. Thus, it can be an indicator for highly structured and uneven-aged old-growth or close-to-nature forest</w:t>
      </w:r>
      <w:r w:rsidR="00FF2B1A">
        <w:t xml:space="preserve"> management</w:t>
      </w:r>
      <w:r w:rsidR="007F75BE">
        <w:t xml:space="preserve"> </w:t>
      </w:r>
      <w:sdt>
        <w:sdtPr>
          <w:alias w:val="To edit, see citavi.com/edit"/>
          <w:tag w:val="CitaviPlaceholder#f72e6e76-8c26-4ebc-b27c-b43d6d875f9e"/>
          <w:id w:val="-136724814"/>
          <w:placeholder>
            <w:docPart w:val="DefaultPlaceholder_-1854013440"/>
          </w:placeholder>
        </w:sdtPr>
        <w:sdtEndPr/>
        <w:sdtContent>
          <w:r w:rsidR="007F75B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k4NWE3LWFlZjMtNGRlYy1hNDM1LWY3M2IzNTlhNGU3YSIsIlJhbmdlTGVuZ3RoIjoyNCwiUmVmZXJlbmNlSWQiOiJhZTFmYWI2NS0zYzZmLTQ3YzYtOTMyYy00OTY3ZGVmOWQ4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xvaGt6dTAwby5qcGciLCJVcmlTdHJpbmciOiJhZTFmYWI2NS0zYzZmLTQ3YzYtOTMyYy00OTY3ZGVmOWQ4Ym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MuMjAxMyIsIkRvaSI6IjEwLjEwMTYvai5mb3JlY28uMjAxMi4xMS4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zY2llbmNlZGlyZWN0LmNvbS9zY2llbmNlL2FydGljbGUvcGlpL1MwMzc4MTEyNzEyMDA2OTYyIiwiVXJpU3RyaW5nIjoiaHR0cHM6Ly93d3cuc2NpZW5jZWRpcmVjdC5jb20vc2NpZW5jZS9hcnRpY2xlL3BpaS9TMDM3ODExMjcxMjAwNjk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E3OjE1OjM1IiwiTW9kaWZpZWRCeSI6Il9Kb25hcyBTaXR0ZSIsIklkIjoiYmMyZWE4MDAtOGMxOS00ZWU4LWFiM2YtMzMyZjUyNjA3MmVlIiwiTW9kaWZpZWRPbiI6IjIwMjMtMTAtMzFUMTc6MTU6Mz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Zm9yZWNvLjIwMTIuMTEuMDIwIiwiVXJpU3RyaW5nIjoiaHR0cHM6Ly9kb2kub3JnLzEwLjEwMTYvai5mb3JlY28uMjAxMi4xMS4wMj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J1cnJhc2Nhbm8gZXQgYWwuIDIwMTMpIn1dfSwiVGFnIjoiQ2l0YXZpUGxhY2Vob2xkZXIjZjcyZTZlNzYtOGMyNi00ZWJjLWIyN2MtYjQzZDZkODc1ZjllIiwiVGV4dCI6IihCdXJyYXNjYW5vIGV0IGFsLiAyMDEzKSIsIldBSVZlcnNpb24iOiI2LjE0LjQuMCJ9}</w:instrText>
          </w:r>
          <w:r w:rsidR="007F75BE">
            <w:fldChar w:fldCharType="separate"/>
          </w:r>
          <w:r w:rsidR="00C452D3">
            <w:t>(Burrascano et al. 2013)</w:t>
          </w:r>
          <w:r w:rsidR="007F75BE">
            <w:fldChar w:fldCharType="end"/>
          </w:r>
        </w:sdtContent>
      </w:sdt>
      <w:r w:rsidR="007F75BE">
        <w:t>.</w:t>
      </w:r>
      <w:r w:rsidR="00147DC9">
        <w:t xml:space="preserve"> Natural resources such as light or precipitation </w:t>
      </w:r>
      <w:r w:rsidR="00926CDC">
        <w:t xml:space="preserve">are </w:t>
      </w:r>
      <w:r w:rsidR="00F50699">
        <w:t>distributed differently to the</w:t>
      </w:r>
      <w:r w:rsidR="00147DC9">
        <w:t xml:space="preserve"> single </w:t>
      </w:r>
      <w:r w:rsidR="00710D81">
        <w:t>vegetation</w:t>
      </w:r>
      <w:r w:rsidR="00147DC9">
        <w:t xml:space="preserve"> layer</w:t>
      </w:r>
      <w:r w:rsidR="00710D81">
        <w:t>s</w:t>
      </w:r>
      <w:r w:rsidR="00F50699">
        <w:t xml:space="preserve"> </w:t>
      </w:r>
      <w:sdt>
        <w:sdtPr>
          <w:alias w:val="To edit, see citavi.com/edit"/>
          <w:tag w:val="CitaviPlaceholder#13da2c6a-068f-4ab9-af23-87f3d73e2ceb"/>
          <w:id w:val="-919713176"/>
          <w:placeholder>
            <w:docPart w:val="DefaultPlaceholder_-1854013440"/>
          </w:placeholder>
        </w:sdtPr>
        <w:sdtEndPr/>
        <w:sdtContent>
          <w:r w:rsidR="00F5069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mNjYTdhLWJlODgtNDlhMy04NDZkLTE0OGIzOGI2YzY4YiIsIlJhbmdlTGVuZ3RoIjoyMCwiUmVmZXJlbmNlSWQiOiI5Y2U0MWFlOS1jNzExLTQwMjctODkzOS0yZDcyNjE3YzJi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yaG9hcGF2bS5qcGciLCJVcmlTdHJpbmciOiI5Y2U0MWFlOS1jNzExLTQwMjctODkzOS0yZDcyNjE3YzJi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5LjA2LjIwMjIiLCJEb2kiOiIxMC4xMTExL2p2cy4xMzEzNS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p2cy4xMzEzNSIsIlVyaVN0cmluZyI6Imh0dHBzOi8vZG9pLm9yZy8xMC4xMTExL2p2cy4xMzEz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EzOjU4OjMyIiwiTW9kaWZpZWRCeSI6Il9Kb25hcyBTaXR0ZSIsIklkIjoiM2JiNDcwOTUtMDI3Ni00MzFjLTk0ZmYtM2JhNWIzNjNlY2ViIiwiTW9kaWZpZWRPbiI6IjIwMjMtMTEtMDFUMTM6NTg6Mz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I3NDkzMSIsIlVyaVN0cmluZyI6Imh0dHA6Ly93d3cubmNiaS5ubG0ubmloLmdvdi9wdWJtZWQvMzcyNzQ5Mz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VQxMzo1ODozMiIsIk1vZGlmaWVkQnkiOiJfSm9uYXMgU2l0dGUiLCJJZCI6IjYzZTA1YjdlLWMwNDItNGE0OS1hYzAxLTJmNzY1MzQ5YTBhNCIsIk1vZGlmaWVkT24iOiIyMDIzLTExLTAxVDEzOjU4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TAyMzQ0NDYiLCJVcmlTdHJpbmciOiJodHRwczovL3d3dy5uY2JpLm5sbS5uaWguZ292L3BtYy9hcnRpY2xlcy9QTUMxMDIzNDQ0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}</w:instrText>
          </w:r>
          <w:r w:rsidR="00F50699">
            <w:fldChar w:fldCharType="separate"/>
          </w:r>
          <w:r w:rsidR="00C452D3">
            <w:t>(Matsuo et al. 2022)</w:t>
          </w:r>
          <w:r w:rsidR="00F50699">
            <w:fldChar w:fldCharType="end"/>
          </w:r>
        </w:sdtContent>
      </w:sdt>
      <w:r w:rsidR="00926CDC">
        <w:t xml:space="preserve">. Subsequently, </w:t>
      </w:r>
      <w:r w:rsidR="00FF2B1A">
        <w:t>a higher variety of</w:t>
      </w:r>
      <w:r w:rsidR="00F50699">
        <w:t xml:space="preserve"> </w:t>
      </w:r>
      <w:r w:rsidR="00926CDC">
        <w:t xml:space="preserve">forest strata </w:t>
      </w:r>
      <w:r w:rsidR="00F50699">
        <w:t xml:space="preserve">can </w:t>
      </w:r>
      <w:r w:rsidR="00926CDC">
        <w:t xml:space="preserve">provide </w:t>
      </w:r>
      <w:r w:rsidR="00FF2B1A">
        <w:t>diverse</w:t>
      </w:r>
      <w:r w:rsidR="00F50699">
        <w:t xml:space="preserve"> </w:t>
      </w:r>
      <w:r w:rsidR="00FF2B1A">
        <w:t>environments and</w:t>
      </w:r>
      <w:r w:rsidR="00F50699">
        <w:t xml:space="preserve"> conditions (e.g. wind protection, cover or food) for </w:t>
      </w:r>
      <w:r w:rsidR="00FF2B1A">
        <w:t>special</w:t>
      </w:r>
      <w:r w:rsidR="00F50699">
        <w:t xml:space="preserve"> plant and animal </w:t>
      </w:r>
      <w:r w:rsidR="00FF2B1A">
        <w:t>organisms’ needs</w:t>
      </w:r>
      <w:r w:rsidR="00F50699">
        <w:t xml:space="preserve"> </w:t>
      </w:r>
      <w:sdt>
        <w:sdtPr>
          <w:alias w:val="To edit, see citavi.com/edit"/>
          <w:tag w:val="CitaviPlaceholder#9239f994-8781-4cc9-af65-a8a410a36fd4"/>
          <w:id w:val="885450770"/>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M2MTA0LTAwZmMtNDg5Yi04MzQ3LTMwNzIxOTc2MDcxNiIsIlJhbmdlTGVuZ3RoIjoxMiwiUmVmZXJlbmNlSWQiOiI4ODkxZWI5ZS1jMzNlLTRjOWUtOTg0My00NGVjMDFjMGM2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TMDM3ODExMjcwNjAwNTIxNCIsIlVyaVN0cmluZyI6Imh0dHBzOi8vd3d3LnNjaWVuY2VkaXJlY3QuY29tL3NjaWVuY2UvYXJ0aWNsZS9waWkvUzAzNzgxMTI3MDYwMDUy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jozMyIsIk1vZGlmaWVkQnkiOiJfSm9uYXMgU2l0dGUiLCJJZCI6IjRjMGU0OThiLWQyNTctNDc1Mi1iOWE0LTUzMzUzNWQzNDg2YSIsIk1vZGlmaWVkT24iOiIyMDIzLTEwLTMxVDE3OjEyOjMz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ZvcmVjby4yMDA2LjA4LjAwNSIsIlVyaVN0cmluZyI6Imh0dHBzOi8vZG9pLm9yZy8xMC4xMDE2L2ouZm9yZWNvLjIwMDYuMDguMDA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GpvbmFzXFxBcHBEYXRhXFxMb2NhbFxcVGVtcFxcNHdqZWt0ajIuanBnIiwiVXJpU3RyaW5nIjoiOWUyMjZjMWQtODI3MC00ZDY2LWE1ODMtMTgxYWY1YjUwNGRk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TciLCJEb2kiOiIxMC4xMDE2L2ouZm9yZWNvLjIwMTcuMDIuMDM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xNi9qLmZvcmVjby4yMDE3LjAyLjAzOSIsIlVyaVN0cmluZyI6Imh0dHBzOi8vZG9pLm9yZy8xMC4xMDE2L2ouZm9yZWNvLjIwMTcuMDIuMDM5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TQ6MDk6MzQiLCJNb2RpZmllZEJ5IjoiX0pvbmFzIFNpdHRlIiwiSWQiOiI3M2JmNWE3MS05ZWQ4LTRiMDgtOWVlZC00YWRiMmJlYzY0MjMiLCJNb2RpZmllZE9uIjoiMjAyMy0xMS0wMVQxNDowOToz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nNjaWVuY2VkaXJlY3QuY29tL3NjaWVuY2UvYXJ0aWNsZS9waWkvUzAzNzgxMTI3MTczMDI3NjEiLCJVcmlTdHJpbmciOiJodHRwczovL3d3dy5zY2llbmNlZGlyZWN0LmNvbS9zY2llbmNlL2FydGljbGUvcGlpL1MwMzc4MTEyNzE3MzAyNz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}</w:instrText>
          </w:r>
          <w:r w:rsidR="00FF2B1A">
            <w:fldChar w:fldCharType="separate"/>
          </w:r>
          <w:r w:rsidR="00C452D3">
            <w:t>(Keeton 2006; Martins et al. 2017)</w:t>
          </w:r>
          <w:r w:rsidR="00FF2B1A">
            <w:fldChar w:fldCharType="end"/>
          </w:r>
        </w:sdtContent>
      </w:sdt>
      <w:r w:rsidR="00F50699">
        <w:t>.</w:t>
      </w:r>
      <w:r w:rsidR="00710D81" w:rsidRPr="00710D81">
        <w:t xml:space="preserve"> </w:t>
      </w:r>
      <w:r w:rsidR="00710D81">
        <w:t xml:space="preserve">Furthermore, the </w:t>
      </w:r>
      <w:r w:rsidR="00FF2B1A">
        <w:t xml:space="preserve">ability to establish an </w:t>
      </w:r>
      <w:r w:rsidR="00710D81">
        <w:t>understory layer and ground vegetation</w:t>
      </w:r>
      <w:r w:rsidR="00FF2B1A">
        <w:t xml:space="preserve"> within forest is</w:t>
      </w:r>
      <w:r w:rsidR="00710D81">
        <w:t xml:space="preserve"> adding other unique niches for potential forest specialists </w:t>
      </w:r>
      <w:sdt>
        <w:sdtPr>
          <w:alias w:val="To edit, see citavi.com/edit"/>
          <w:tag w:val="CitaviPlaceholder#96bc1af4-ccee-49c0-8190-5b04f6cf5d72"/>
          <w:id w:val="1945654737"/>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zZhY2RkLWMxNjctNGQ1OS1hYjYyLTRhNmYxNGE1MmJlNCIsIlJhbmdlTGVuZ3RoIjoxNiwiUmVmZXJlbmNlSWQiOiJhNDNkMjIzMi05YzU3LTQyMmItOTAxZi1kMTBiZDg2NWYx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2todXVvZ2ouanBnIiwiVXJpU3RyaW5nIjoiYTQzZDIyMzItOWM1Ny00MjJiLTkwMWYtZDEwYmQ4NjVmMTM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ExLjIwMDciLCJEb2kiOiIxMC4xMDE2L2ouZm9yZWNvLjIwMDcuMDYuMDI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ZvcmVjby4yMDA3LjA2LjAyNiIsIlVyaVN0cmluZyI6Imh0dHBzOi8vZG9pLm9yZy8xMC4xMDE2L2ouZm9yZWNvLjIwMDcuMDYuMDI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U6NTgiLCJNb2RpZmllZEJ5IjoiX0pvbmFzIFNpdHRlIiwiSWQiOiI5OWVhYjI5YS03OWQ1LTQzNGUtODQ3Yi00NmQ0ZjZhMWRiZTkiLCJNb2RpZmllZE9uIjoiMjAyMy0xMC0zMVQxNzoxNTo1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zNzgxMTI3MDcwMDQzOTIiLCJVcmlTdHJpbmciOiJodHRwczovL3d3dy5zY2llbmNlZGlyZWN0LmNvbS9zY2llbmNlL2FydGljbGUvcGlpL1MwMzc4MTEyNzA3MDA0Mz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Tc6MTU6NTgiLCJNb2RpZmllZEJ5IjoiX0pvbmFzIFNpdHRlIiwiSWQiOiIxMTA3MGE3ZC1hODE0LTQyN2UtOTc1Ni1kZWM1YWRiNmNhZDEiLCJNb2RpZmllZE9uIjoiMjAyMy0xMC0zMVQxNzoxNTo1OCIsIlByb2plY3QiOnsiJHJlZiI6IjgifX1dLCJOdW1iZXIiOiIxLTMiLCJPbmxpbmVBZGRyZXNzIjoiaHR0cHM6Ly93d3cuc2NpZW5jZWRpcmVjdC5jb20vc2NpZW5jZS9hcnRpY2xlL3BpaS9TMDM3ODExMjcwNzAwNDM5Mi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jE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GpvbmFzXFxBcHBEYXRhXFxMb2NhbFxcVGVtcFxcd2l0aHAwM3ouanBnIiwiVXJpU3RyaW5nIjoiNTdmNTRiM2ItMGZkNi00ZWI0LWEyNTgtNzBiYjk4NDUwMzBk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TAiLCJEb2kiOiIxMC4xMTExL2ouMTQ2Ni04MjM4LjIwMTAuMDA1OTEueCIsIkVkaXRvcnMiOltdLCJFdmFsdWF0aW9uQ29tcGxleGl0eSI6MCwiRXZhbHVhdGlvblNvdXJjZVRleHRGb3JtYXQiOjAsIkdyb3VwcyI6W10sIkhhc0xhYmVsMSI6ZmFsc2UsIkhhc0xhYmVsMiI6ZmFsc2UsIktleXdvcmRzIjpbXSwiTGFuZ3VhZ2UiOiJlbi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MTEvai4xNDY2LTgyMzguMjAxMC4wMDU5MS54IiwiVXJpU3RyaW5nIjoiaHR0cHM6Ly9kb2kub3JnLzEwLjExMTEvai4xNDY2LTgyMzguMjAxMC4wMDU5MS54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E6MDIiLCJNb2RpZmllZEJ5IjoiX0pvbmFzIFNpdHRlIiwiSWQiOiI4ZjYyOTM0My05MzdlLTQwZmQtYTU0MC1jNmZmYTY1OTk5ZDIiLCJNb2RpZmllZE9uIjoiMjAyMy0xMC0zMVQxNzoxMTowMi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b25saW5lbGlicmFyeS53aWxleS5jb20vZG9pLzEwLjExMTEvai4xNDY2LTgyMzguMjAxMC4wMDU5MS54IiwiVXJpU3RyaW5nIjoiaHR0cHM6Ly9vbmxpbmVsaWJyYXJ5LndpbGV5LmNvbS9kb2kvMTAuMTExMS9qLjE0NjYtODIzOC4yMDEwLjAwNTkxLng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}</w:instrText>
          </w:r>
          <w:r w:rsidR="00FF2B1A">
            <w:fldChar w:fldCharType="separate"/>
          </w:r>
          <w:r w:rsidR="00C452D3">
            <w:t>(Hao et al. 2007; Hatanaka et al. 2011)</w:t>
          </w:r>
          <w:r w:rsidR="00FF2B1A">
            <w:fldChar w:fldCharType="end"/>
          </w:r>
        </w:sdtContent>
      </w:sdt>
      <w:r w:rsidR="00710D81">
        <w:t>.</w:t>
      </w:r>
    </w:p>
    <w:p w14:paraId="3AFD91B9" w14:textId="27254A63" w:rsidR="005D3B3E" w:rsidRDefault="0011758D" w:rsidP="0063109F">
      <w:r>
        <w:t xml:space="preserve">Many studies consider a high species richness, specifically of broadleaved tree species, as an important measure to increase a forests structural diversity </w:t>
      </w:r>
      <w:sdt>
        <w:sdtPr>
          <w:alias w:val="To edit, see citavi.com/edit"/>
          <w:tag w:val="CitaviPlaceholder#dc677019-13ad-4423-ab6c-3e795fe275c1"/>
          <w:id w:val="599463743"/>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ljYTQzLTA3ODctNGI5ZC04ODgwLTFjODliNTlmOThiYiIsIlJhbmdlTGVuZ3RoIjoyMiwiUmVmZXJlbmNlSWQiOiJlZWE1YjhhZi04OTU4LTQ2ZjEtOWNhYi1kODcxNGUzN2Rm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MvZm9yZXN0cnkvY3B6MDQ2IiwiVXJpU3RyaW5nIjoiaHR0cHM6Ly9kb2kub3JnLzEwLjEwOTMvZm9yZXN0cnkvY3B6MDQ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}</w:instrText>
          </w:r>
          <w:r>
            <w:fldChar w:fldCharType="separate"/>
          </w:r>
          <w:r w:rsidR="00C452D3">
            <w:t>(Juchheim et al. 2019)</w:t>
          </w:r>
          <w:r>
            <w:fldChar w:fldCharType="end"/>
          </w:r>
        </w:sdtContent>
      </w:sdt>
      <w:r>
        <w:t xml:space="preserve">. </w:t>
      </w:r>
      <w:r w:rsidR="005D3B3E">
        <w:t xml:space="preserve">Compositional species diversity </w:t>
      </w:r>
      <w:r>
        <w:t xml:space="preserve">though, does not only </w:t>
      </w:r>
      <w:r w:rsidR="005D3B3E">
        <w:t xml:space="preserve">describe the richness in plant taxa which can stand in competition for nutrients, water and light but also supplementary compositions of species to either build symbiotic relationships or to complement functional </w:t>
      </w:r>
      <w:r w:rsidR="005D3B3E">
        <w:lastRenderedPageBreak/>
        <w:t>gaps within the</w:t>
      </w:r>
      <w:r w:rsidR="002F7EB1">
        <w:t xml:space="preserve"> </w:t>
      </w:r>
      <w:r w:rsidR="005D3B3E">
        <w:t>ecosystem. The mixture of opposite species couples such as shade-tolerant and light-demanding</w:t>
      </w:r>
      <w:r w:rsidR="002F7EB1">
        <w:t>,</w:t>
      </w:r>
      <w:r w:rsidR="005D3B3E">
        <w:t xml:space="preserve"> shallow and deep-root</w:t>
      </w:r>
      <w:r w:rsidR="00EF2ECD">
        <w:t>ing</w:t>
      </w:r>
      <w:r w:rsidR="002F7EB1">
        <w:t xml:space="preserve"> or conifer and broadleaved</w:t>
      </w:r>
      <w:r w:rsidR="005D3B3E">
        <w:t xml:space="preserve"> species can optimize</w:t>
      </w:r>
      <w:r w:rsidR="002F7EB1">
        <w:t xml:space="preserve"> the spatial utilization of stocked area and niches, the proper distribution of scarce resources and the resilience of the entire forest ecosystem.</w:t>
      </w:r>
      <w:r w:rsidR="00CE43BC">
        <w:t xml:space="preserve"> Additionally, various physical and chemical attributes like light-transmittance of the canopy or litter quality are highly depending on the combination of tree species </w:t>
      </w:r>
      <w:sdt>
        <w:sdtPr>
          <w:alias w:val="To edit, see citavi.com/edit"/>
          <w:tag w:val="CitaviPlaceholder#cac6146d-341a-442c-9330-cedb33f86507"/>
          <w:id w:val="311305238"/>
          <w:placeholder>
            <w:docPart w:val="DefaultPlaceholder_-1854013440"/>
          </w:placeholder>
        </w:sdtPr>
        <w:sdtEndPr/>
        <w:sdtContent>
          <w:r w:rsidR="00CE43BC">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Tg4MTcwLTk3NGItNDEzMi1hZjM1LWE3MDE1M2NhODI1YiIsIlJhbmdlTGVuZ3RoIjoyMS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1dLCJGb3JtYXR0ZWRUZXh0Ijp7IiRpZCI6IjIwIiwiQ291bnQiOjEsIlRleHRVbml0cyI6W3siJGlkIjoiMjEiLCJGb250U3R5bGUiOnsiJGlkIjoiMjIiLCJOZXV0cmFsIjp0cnVlfSwiUmVhZGluZ09yZGVyIjoxLCJUZXh0IjoiKEJhcmJpZXIgZXQgYWwuIDIwMDgpIn1dfSwiVGFnIjoiQ2l0YXZpUGxhY2Vob2xkZXIjY2FjNjE0NmQtMzQxYS00NDJjLTkzMzAtY2VkYjMzZjg2NTA3IiwiVGV4dCI6IihCYXJiaWVyIGV0IGFsLiAyMDA4KSIsIldBSVZlcnNpb24iOiI2LjE0LjQuMCJ9}</w:instrText>
          </w:r>
          <w:r w:rsidR="00CE43BC">
            <w:fldChar w:fldCharType="separate"/>
          </w:r>
          <w:r w:rsidR="00C452D3">
            <w:t>(Barbier et al. 2008)</w:t>
          </w:r>
          <w:r w:rsidR="00CE43BC">
            <w:fldChar w:fldCharType="end"/>
          </w:r>
        </w:sdtContent>
      </w:sdt>
      <w:r w:rsidR="00CE43BC">
        <w:t xml:space="preserve">. Besides serving as a seed source to the future forest regeneration, the choice of tree species composition also determines the appearance of ground vegetation and understory </w:t>
      </w:r>
      <w:sdt>
        <w:sdtPr>
          <w:alias w:val="To edit, see citavi.com/edit"/>
          <w:tag w:val="CitaviPlaceholder#8e7d4c4c-e848-4a40-9add-39ed4a024fcf"/>
          <w:id w:val="278465216"/>
          <w:placeholder>
            <w:docPart w:val="DefaultPlaceholder_-1854013440"/>
          </w:placeholder>
        </w:sdtPr>
        <w:sdtEndPr/>
        <w:sdtContent>
          <w:r w:rsidR="000959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GYxZDNjLThjZWMtNDYyNC05ZjVlLWJiNGI4NTgwMWNjZCIsIlJhbmdlTGVuZ3RoIjoyMC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0seyIkaWQiOiIyMCIsIiR0eXBlIjoiU3dpc3NBY2FkZW1pYy5DaXRhdmkuQ2l0YXRpb25zLldvcmRQbGFjZWhvbGRlckVudHJ5LCBTd2lzc0FjYWRlbWljLkNpdGF2aSIsIklkIjoiMTQ5ZGM5MmItZDkxNi00NGI1LWIyNzQtODhlMWVlZWVkOTJlIiwiUmFuZ2VTdGFydCI6MjAsIlJhbmdlTGVuZ3RoIjoyMSwiUmVmZXJlbmNlSWQiOiJkZDdkNmIzZS0xZGU4LTQxMWYtOTdhZS00MTRhMDNkYmQzZTE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4xMi4yMDA5IiwiRG9pIjoiMTAuMTAxNi9qLmZvcmVjby4yMDA5LjA5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mb3JlY28uMjAwOS4wOS4wMDQiLCJVcmlTdHJpbmciOiJodHRwczovL2RvaS5vcmcvMTAuMTAxNi9qLmZvcmVjby4yMDA5LjA5LjAw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Q4OjA0IiwiTW9kaWZpZWRCeSI6Il9Kb25hcyBTaXR0ZSIsIklkIjoiNTQzNjY1YzUtYjNkZC00ODNhLWJlOTUtODNlNjU2ZGE1Y2IwIiwiTW9kaWZpZWRPbiI6IjIwMjMtMTAtMzFUMjI6NDg6MDQ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czovL3d3dy5zY2llbmNlZGlyZWN0LmNvbS9zY2llbmNlL2FydGljbGUvcGlpL1MwMzc4MTEyNzA5MDA2MzMxIiwiVXJpU3RyaW5nIjoiaHR0cHM6Ly93d3cuc2NpZW5jZWRpcmVjdC5jb20vc2NpZW5jZS9hcnRpY2xlL3BpaS9TMDM3ODExMjcwOTAwNjMz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TIuMjAxMCIsIkRvaSI6IjEwLjEwMDcvczExMjU4LTAxMC05ODY2LXkiLCJFZGl0b3JzIjpbXSwiRXZhbHVhdGlvbkNvbXBsZXhpdHkiOjAsIkV2YWx1YXRpb25Tb3VyY2VUZXh0Rm9ybWF0IjowLCJHcm91cHMiOltdLCJIYXNMYWJlbDEiOmZhbHNlLCJIYXNMYWJlbDIiOmZhbHNlLCJLZXl3b3JkcyI6W10sIkxhbmd1YWdlIjoiRW47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9zMTEyNTgtMDEwLTk4NjYteSIsIlVyaVN0cmluZyI6Imh0dHBzOi8vZG9pLm9yZy8xMC4xMDA3L3MxMTI1OC0wMTAtOTg2Ni15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Dc6MTMiLCJNb2RpZmllZEJ5IjoiX0pvbmFzIFNpdHRlIiwiSWQiOiIwNDM2ZjQ5Yi03NmY0LTQ3NzgtOTg5ZS04M2UxODVkNDFhY2QiLCJNb2RpZmllZE9uIjoiMjAyMy0xMC0zMVQyMjo0NzoxMyIsIlByb2plY3QiOnsiJHJlZiI6Ijg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bGluay5zcHJpbmdlci5jb20vYXJ0aWNsZS8xMC4xMDA3L3MxMTI1OC0wMTAtOTg2Ni15IiwiVXJpU3RyaW5nIjoiaHR0cHM6Ly9saW5rLnNwcmluZ2VyLmNvbS9hcnRpY2xlLzEwLjEwMDcvczExMjU4LTAxMC05ODY2LXk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}</w:instrText>
          </w:r>
          <w:r w:rsidR="000959D2">
            <w:fldChar w:fldCharType="separate"/>
          </w:r>
          <w:r w:rsidR="00C452D3">
            <w:t>(Barbier et al. 2008; Barbier et al. 2009; Burrascano et al. 2011)</w:t>
          </w:r>
          <w:r w:rsidR="000959D2">
            <w:fldChar w:fldCharType="end"/>
          </w:r>
        </w:sdtContent>
      </w:sdt>
      <w:r w:rsidR="00CE43BC">
        <w:t>.</w:t>
      </w:r>
    </w:p>
    <w:p w14:paraId="433F33BE" w14:textId="53443647" w:rsidR="00FB2413" w:rsidRDefault="002069AA" w:rsidP="0063109F">
      <w:r>
        <w:t>Accumulated biomass is another forest structural factor which affects the performance of ecosystem services</w:t>
      </w:r>
      <w:r w:rsidR="00DF0C13">
        <w:t xml:space="preserve">, </w:t>
      </w:r>
      <w:r>
        <w:t>biodiversity</w:t>
      </w:r>
      <w:r w:rsidR="00DF0C13">
        <w:t xml:space="preserve"> and forest stability</w:t>
      </w:r>
      <w:r>
        <w:t>. High growing stocks contain lots of stored carbon sequestrated from the atmosphere</w:t>
      </w:r>
      <w:r w:rsidR="00E56164">
        <w:t xml:space="preserve"> </w:t>
      </w:r>
      <w:sdt>
        <w:sdtPr>
          <w:alias w:val="To edit, see citavi.com/edit"/>
          <w:tag w:val="CitaviPlaceholder#b96eae05-e338-4afc-8009-a98748f31b7c"/>
          <w:id w:val="-58782576"/>
          <w:placeholder>
            <w:docPart w:val="DefaultPlaceholder_-1854013440"/>
          </w:placeholder>
        </w:sdtPr>
        <w:sdtEndPr/>
        <w:sdtContent>
          <w:r w:rsidR="00E5616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jVmMTRkLWE1YWEtNGRlMi1hZDAwLTNkZTFjMDg2NzQyYy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JhMDhlNThmOC04NzljLTRkN2UtYmU1MC1iMGRmNTlmMGVhMzUiLCJSYW5nZVN0YXJ0IjoxOSwiUmFuZ2VMZW5ndGgiOjE1LCJSZWZlcmVuY2VJZCI6IjBjMmM5ZGZmLTczNmItNDU1MC04YmNhLTExMDk3Y2RhNTVi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SLiIsIkxhc3ROYW1lIjoiSG91Z2h0b24iLCJNaWRkbGVOYW1lIjoiQS4iLCJQcm90ZWN0ZWQiOmZhbHNlLCJTZXgiOjAsIkNyZWF0ZWRCeSI6Il9Kb25hcyBTaXR0ZSIsIkNyZWF0ZWRPbiI6IjIwMjMtMTAtMzFUMjI6NTI6MzMiLCJNb2RpZmllZEJ5IjoiX0pvbmFzIFNpdHRlIiwiSWQiOiIzYzYzZTgwMS01Nzc5LTRhN2EtYmFjNS01ZmUzZGQ2MGM0NmIiLCJNb2RpZmllZE9uIjoiMjAyMy0xMC0zMVQyMjo1MjozMyIsIlByb2plY3QiOnsiJHJlZiI6IjgifX1dLCJDaXRhdGlvbktleVVwZGF0ZVR5cGUiOjAsIkNvbGxhYm9yYXRvcnMiOltdLCJEb2kiOiIxMC4xMTExL2ouMTM2NS0yNDg2LjIwMDUuMDA5NTUue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ai4xMzY1LTI0ODYuMjAwNS4wMDk1NS54IiwiVXJpU3RyaW5nIjoiaHR0cHM6Ly9kb2kub3JnLzEwLjExMTEvai4xMzY1LTI0ODYuMjAwNS4wMDk1NS54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S4yMDIyIiwiRGF0ZTIiOiIwNS4wMS4yMDIyIiwiRG9pIjoiMTAuMTAwNy9zMTAzMTEtMDIxLTAxMzcyLXkiLCJFZGl0b3JzIjpbXSwiRXZhbHVhdGlvbkNvbXBsZXhpdHkiOjAsIkV2YWx1YXRpb25Tb3VyY2VUZXh0Rm9ybWF0IjowLCJHcm91cHMiOltdLCJIYXNMYWJlbDEiOmZhbHNlLCJIYXNMYWJlbDIiOmZhbHNl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AzMTEtMDIxLTAxMzcyLXkiLCJVcmlTdHJpbmciOiJodHRwczovL2RvaS5vcmcvMTAuMTAwNy9zMTAzMTEtMDIxLTAxMzcyLXk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NjozMDo0NiIsIk1vZGlmaWVkQnkiOiJfSm9uYXMgU2l0dGUiLCJJZCI6ImUxYjYxZDA4LTViNGMtNDNmOS05NGUwLTU1MDkxNTVlNzZlMyIsIk1vZGlmaWVkT24iOiIyMDIzLTExLTAyVDE2OjMwOjQ2IiwiUHJvamVjdCI6eyIkcmVmIjoiOC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saW5rLnNwcmluZ2VyLmNvbS9hcnRpY2xlLzEwLjEwMDcvczEwMzExLTAyMS0wMTM3Mi15IiwiVXJpU3RyaW5nIjoiaHR0cHM6Ly9saW5rLnNwcmluZ2VyLmNvbS9hcnRpY2xlLzEwLjEwMDcvczEwMzExLTAyMS0wMTM3Mi15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JUMTY6MzA6NDYiLCJNb2RpZmllZEJ5IjoiX0pvbmFzIFNpdHRlIiwiSWQiOiI2YTRiNzIxNC1kODEzLTQwZmUtODA3Ny1hM2JmNDRhNmNjYjAiLCJNb2RpZmllZE9uIjoiMjAyMy0xMS0wMlQxNjozMDo0NiIsIlByb2plY3QiOnsiJHJlZiI6Ijg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1MDAyNTg5IiwiVXJpU3RyaW5nIjoiaHR0cDovL3d3dy5uY2JpLm5sbS5uaWguZ292L3B1Ym1lZC8zNTAwMjU4O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}</w:instrText>
          </w:r>
          <w:r w:rsidR="00E56164">
            <w:fldChar w:fldCharType="separate"/>
          </w:r>
          <w:r w:rsidR="00C452D3">
            <w:t>(Hoover et al. 2012; Houghton 2005; Gilhen-Baker et al. 2022)</w:t>
          </w:r>
          <w:r w:rsidR="00E56164">
            <w:fldChar w:fldCharType="end"/>
          </w:r>
        </w:sdtContent>
      </w:sdt>
      <w:r>
        <w:t xml:space="preserve"> and water to keep up the more humid microclimate with moderate temperatures</w:t>
      </w:r>
      <w:r w:rsidR="00AF67DA">
        <w:t xml:space="preserve"> </w:t>
      </w:r>
      <w:sdt>
        <w:sdtPr>
          <w:alias w:val="To edit, see citavi.com/edit"/>
          <w:tag w:val="CitaviPlaceholder#58ef8649-5245-4c00-a7d1-1cbbea2540e3"/>
          <w:id w:val="-1881853330"/>
          <w:placeholder>
            <w:docPart w:val="DefaultPlaceholder_-1854013440"/>
          </w:placeholder>
        </w:sdtPr>
        <w:sdtEndPr/>
        <w:sdtContent>
          <w:r w:rsidR="00AF67DA">
            <w:fldChar w:fldCharType="begin"/>
          </w:r>
          <w:r w:rsidR="00AF67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WZkOTZkLWJjMDQtNDMzMS04NDk4LTFjYTkzMDAyYzYxNSIsIlJhbmdlTGVuZ3RoIjoyMCwiUmVmZXJlbmNlSWQiOiIwZGQ4ZGI2Mi02NTI4LTRhMjUtYmU3OS03ZjhlNWFlYzE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GF2eW4wdjMzLmpwZyIsIlVyaVN0cmluZyI6IjBkZDhkYjYyLTY1MjgtNGEyNS1iZTc5LTdmOGU1YWVjMTI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MzY1LTI2NjQuMjAxMS4wMjA4N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zNjUtMjY2NC4yMDExLjAyMDg0LngiLCJVcmlTdHJpbmciOiJodHRwczovL2RvaS5vcmcvMTAuMTExMS9qLjEzNjUtMjY2NC4yMDExLjAyMDg0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}</w:instrText>
          </w:r>
          <w:r w:rsidR="00AF67DA">
            <w:fldChar w:fldCharType="separate"/>
          </w:r>
          <w:r w:rsidR="00C452D3">
            <w:t>(Norris et al. 2012)</w:t>
          </w:r>
          <w:r w:rsidR="00AF67DA">
            <w:fldChar w:fldCharType="end"/>
          </w:r>
        </w:sdtContent>
      </w:sdt>
      <w:r w:rsidR="00DF0C13">
        <w:t xml:space="preserve"> which also supports the ecosystem to face the disturbances and climate change </w:t>
      </w:r>
      <w:sdt>
        <w:sdtPr>
          <w:alias w:val="To edit, see citavi.com/edit"/>
          <w:tag w:val="CitaviPlaceholder#dc6bd951-ec21-44b2-92e8-dde899bcd9d1"/>
          <w:id w:val="-837996931"/>
          <w:placeholder>
            <w:docPart w:val="DefaultPlaceholder_-1854013440"/>
          </w:placeholder>
        </w:sdtPr>
        <w:sdtEndPr/>
        <w:sdtContent>
          <w:r w:rsidR="00DF0C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mVjYWY4LTFiZWUtNDZjZC1iZDdhLTdjNTgwZDY3NTJhNSIsIlJhbmdlTGVuZ3RoIjoxOSwiUmVmZXJlbmNlSWQiOiIzOTM1NTNhNC01ZjU2LTRmYmMtYTZjNi1iZjA0MWI1MDExM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yZDFtbnhhbi5qcGciLCJVcmlTdHJpbmciOiIzOTM1NTNhNC01ZjU2LTRmYmMtYTZjNi1iZjA0MWI1MDExM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guMjAyMSIsIkRvaSI6IjEwLjEwMTYvai5lY29saW5kLjIwMjEuMTA3NzY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pbmQuMjAyMS4xMDc3NjAiLCJVcmlTdHJpbmciOiJodHRwczovL2RvaS5vcmcvMTAuMTAxNi9qLmVjb2xpbmQuMjAyMS4xMDc3N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ODo0Mjo1NyIsIk1vZGlmaWVkQnkiOiJfSm9uYXMgU2l0dGUiLCJJZCI6IjlkMDAyOWI5LWQwODMtNDY0ZC1iOGExLThhZTdjNzYyMDc3ZSIsIk1vZGlmaWVkT24iOiIyMDIzLTExLTAyVDE4OjQy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c2NpZW5jZWRpcmVjdC5jb20vc2NpZW5jZS9hcnRpY2xlL3BpaS9TMTQ3MDE2MFgyMTAwNDI1OCIsIlVyaVN0cmluZyI6Imh0dHBzOi8vd3d3LnNjaWVuY2VkaXJlY3QuY29tL3NjaWVuY2UvYXJ0aWNsZS9waWkvUzE0NzAxNjBYMjEwMDQy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}</w:instrText>
          </w:r>
          <w:r w:rsidR="00DF0C13">
            <w:fldChar w:fldCharType="separate"/>
          </w:r>
          <w:r w:rsidR="00C452D3">
            <w:t>(Ali and Wang 2021)</w:t>
          </w:r>
          <w:r w:rsidR="00DF0C13">
            <w:fldChar w:fldCharType="end"/>
          </w:r>
        </w:sdtContent>
      </w:sdt>
      <w:r>
        <w:t xml:space="preserve">. </w:t>
      </w:r>
      <w:r w:rsidR="00AF67DA">
        <w:t>This particularly applies to forests with a high proportion of old trees with large</w:t>
      </w:r>
      <w:r w:rsidR="006A52BF">
        <w:t>r</w:t>
      </w:r>
      <w:r w:rsidR="00AF67DA">
        <w:t xml:space="preserve"> diameters</w:t>
      </w:r>
      <w:r w:rsidR="00E56164">
        <w:t xml:space="preserve"> as they store carbon more efficiently</w:t>
      </w:r>
      <w:r w:rsidR="006A52BF">
        <w:t xml:space="preserve"> </w:t>
      </w:r>
      <w:sdt>
        <w:sdtPr>
          <w:alias w:val="To edit, see citavi.com/edit"/>
          <w:tag w:val="CitaviPlaceholder#310122e2-a4b5-4289-abf1-a15c6f3d6920"/>
          <w:id w:val="44190758"/>
          <w:placeholder>
            <w:docPart w:val="DefaultPlaceholder_-1854013440"/>
          </w:placeholder>
        </w:sdtPr>
        <w:sdtEndPr/>
        <w:sdtContent>
          <w:r w:rsidR="006A52B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A3N2ZiLTljYjYtNDg0ZC04OWQ5LThhNGQxMzg0ZmU3NiIsIlJhbmdlTGVuZ3RoIjoyNCwiUmVmZXJlbmNlSWQiOiI2N2YyYWY0MS1iNzQyLTQ0MDYtODAwMS00NDdjMTZjN2Nl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xLjIwMTQiLCJEYXRlMiI6IjE1LjAxLjIwMTQiLCJEb2kiOiIxMC4xMDM4L25hdHVyZTEyOTE0IiwiRWRpdG9ycyI6W10sIkV2YWx1YXRpb25Db21wbGV4aXR5IjowLCJFdmFsdWF0aW9uU291cmNlVGV4dEZvcm1hdCI6MCwiR3JvdXBzIjpbXSwiSGFzTGFiZWwxIjpmYWxzZSwiSGFzTGFiZWwyIjpmYWxzZSwiS2V5d29yZHMiOltdLCJMYW5ndWFnZSI6ImVuZyIsIkxhbmd1YWdlQ29kZSI6ImVuIi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MzgvbmF0dXJlMTI5MTQiLCJVcmlTdHJpbmciOiJodHRwczovL2RvaS5vcmcvMTAuMTAzOC9uYXR1cmUxMjkx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yVDE4OjIzOjE5IiwiTW9kaWZpZWRCeSI6Il9Kb25hcyBTaXR0ZSIsIklkIjoiNmU0ZjhkMTEtNWQxZC00YTdlLTgyMDYtNDUxMDMwZmE2ZTExIiwiTW9kaWZpZWRPbiI6IjIwMjMtMTEtMDJUMTg6MjM6MTkiLCJQcm9qZWN0Ijp7IiRyZWYiOiI4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3d3dy5uYXR1cmUuY29tL2FydGljbGVzL25hdHVyZTEyOTE0IiwiVXJpU3RyaW5nIjoiaHR0cHM6Ly93d3cubmF0dXJlLmNvbS9hcnRpY2xlcy9uYXR1cmUxMjkxNC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4OjIzOjE5IiwiTW9kaWZpZWRCeSI6Il9Kb25hcyBTaXR0ZSIsIklkIjoiZTQ2ZWZhMjUtZjBlNS00MGVhLTk3YjgtZTNlNzc2MWQxN2YyIiwiTW9kaWZpZWRPbiI6IjIwMjMtMTEtMDJUMTg6MjM6MTk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yNDQyOTUyMyIsIlVyaVN0cmluZyI6Imh0dHA6Ly93d3cubmNiaS5ubG0ubmloLmdvdi9wdWJtZWQvMjQ0Mjk1MjM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}</w:instrText>
          </w:r>
          <w:r w:rsidR="006A52BF">
            <w:fldChar w:fldCharType="separate"/>
          </w:r>
          <w:r w:rsidR="00C452D3">
            <w:t>(Stephenson et al. 2014)</w:t>
          </w:r>
          <w:r w:rsidR="006A52BF">
            <w:fldChar w:fldCharType="end"/>
          </w:r>
        </w:sdtContent>
      </w:sdt>
      <w:r w:rsidR="006A52BF">
        <w:t>. Furthermore, large trees are very val</w:t>
      </w:r>
      <w:r w:rsidR="00DF0C13">
        <w:t>uabl</w:t>
      </w:r>
      <w:r w:rsidR="006A52BF">
        <w:t xml:space="preserve">e as micro-habitats because they provide a vast variety of species niches </w:t>
      </w:r>
      <w:r w:rsidR="00DF0C13">
        <w:t xml:space="preserve">(e.g. tree caves, rough bark or dead wood compartments) </w:t>
      </w:r>
      <w:r w:rsidR="006A52BF">
        <w:t>for fungi,</w:t>
      </w:r>
      <w:r w:rsidR="00DF0C13">
        <w:t xml:space="preserve"> lichen,</w:t>
      </w:r>
      <w:r w:rsidR="006A52BF">
        <w:t xml:space="preserve"> insects and smaller vertebrates</w:t>
      </w:r>
      <w:r w:rsidR="00254C2E">
        <w:t xml:space="preserve"> </w:t>
      </w:r>
      <w:sdt>
        <w:sdtPr>
          <w:alias w:val="To edit, see citavi.com/edit"/>
          <w:tag w:val="CitaviPlaceholder#16ec444b-34be-4383-bc21-63e89ac4f593"/>
          <w:id w:val="1710142729"/>
          <w:placeholder>
            <w:docPart w:val="DefaultPlaceholder_-1854013440"/>
          </w:placeholder>
        </w:sdtPr>
        <w:sdtEndPr/>
        <w:sdtContent>
          <w:r w:rsidR="00254C2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zA0NWM3LWZlNzItNGU4ZC1hYmRjLWY3NWM1YWExODk2YiIsIlJhbmdlTGVuZ3RoIjoyMCwiUmVmZXJlbmNlSWQiOiJhMTlmNGNlYi05MTU1LTQwYWItODJkYi1hMTljMWFjNWE4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zA4MDUwMjk2X0hhYml0YXRfdHJlZXNfS2V5X2VsZW1lbnRzX2Zvcl9mb3Jlc3RfYmlvZGl2ZXJzaXR5L2NpdGF0aW9ucyIsIlVyaVN0cmluZyI6Imh0dHBzOi8vd3d3LnJlc2VhcmNoZ2F0ZS5uZXQvcHVibGljYXRpb24vMzA4MDUwMjk2X0hhYml0YXRfdHJlZXNfS2V5X2VsZW1lbnRzX2Zvcl9mb3Jlc3RfYmlvZGl2ZXJzaXR5L2NpdGF0aW9u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5OjA3OjQwIiwiTW9kaWZpZWRCeSI6Il9Kb25hcyBTaXR0ZSIsIklkIjoiNzE1OWU3YWUtZTVhMS00ZDA3LThkOTgtYjg3NDM0MWU3M2FkIiwiTW9kaWZpZWRPbiI6IjIwMjMtMTEtMDJUMTk6MDc6NDAiLCJQcm9qZWN0Ijp7IiRyZWYiOiI4In19XSwiT25saW5lQWRkcmVzcyI6Imh0dHBzOi8vd3d3LnJlc2VhcmNoZ2F0ZS5uZXQvcHVibGljYXRpb24vMzA4MDUwMjk2X0hhYml0YXRfdHJlZXNfS2V5X2VsZW1lbnRzX2Zvcl9mb3Jlc3RfYmlvZGl2ZXJzaXR5L2NpdGF0aW9ucyIsIk9yZ2FuaXphdGlvbnMiOltdLCJPdGhlcnNJbnZvbHZlZCI6W10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}</w:instrText>
          </w:r>
          <w:r w:rsidR="00254C2E">
            <w:fldChar w:fldCharType="separate"/>
          </w:r>
          <w:r w:rsidR="00C452D3">
            <w:t>(Bütler et al. 2013)</w:t>
          </w:r>
          <w:r w:rsidR="00254C2E">
            <w:fldChar w:fldCharType="end"/>
          </w:r>
        </w:sdtContent>
      </w:sdt>
      <w:r w:rsidR="006A52BF">
        <w:t>.</w:t>
      </w:r>
      <w:r w:rsidR="00254C2E">
        <w:t xml:space="preserve"> All t</w:t>
      </w:r>
      <w:r w:rsidR="00FB2413">
        <w:t>hese effects can be well-observed in old-growth forest compared to secondary forests since they usually are able to outcompete</w:t>
      </w:r>
      <w:r w:rsidR="000D2D55">
        <w:t xml:space="preserve"> even</w:t>
      </w:r>
      <w:r w:rsidR="00FB2413">
        <w:t xml:space="preserve"> major secondary-growth forest</w:t>
      </w:r>
      <w:r w:rsidR="000D2D55">
        <w:t>s</w:t>
      </w:r>
      <w:r w:rsidR="00FB2413">
        <w:t xml:space="preserve"> in both high biomass stocks and the abundance of large-living trees </w:t>
      </w:r>
      <w:sdt>
        <w:sdtPr>
          <w:alias w:val="To edit, see citavi.com/edit"/>
          <w:tag w:val="CitaviPlaceholder#314b9afa-3c55-40b6-ac95-83e715b9f5ab"/>
          <w:id w:val="-642429250"/>
          <w:placeholder>
            <w:docPart w:val="DefaultPlaceholder_-1854013440"/>
          </w:placeholder>
        </w:sdtPr>
        <w:sdtEndPr/>
        <w:sdtContent>
          <w:r w:rsidR="00FB24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QzY2ZlLTY2ZDEtNDJlNS05YmQ0LTEzNTUxOWFkOGZkMC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IxNDMyNjhjZi01NjRmLTQ3MjMtYWQ5Ni0yMmQxY2M5ZDEyZjYiLCJSYW5nZVN0YXJ0IjoxOSwiUmFuZ2VMZW5ndGgiOjI0LCJSZWZlcmVuY2VJZCI6ImFhZjBkOWZmLTM0MTYtNDNlNi1hYWExLTY2ZWQ4ZWYyYzdkMy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ODAvMTEyNjM1MDA5MDM1NjA5NTkiLCJVcmlTdHJpbmciOiJodHRwczovL2RvaS5vcmcvMTAuMTA4MC8xMTI2MzUwMDkwMzU2MDk1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}</w:instrText>
          </w:r>
          <w:r w:rsidR="00FB2413">
            <w:fldChar w:fldCharType="separate"/>
          </w:r>
          <w:r w:rsidR="00C452D3">
            <w:t>(Hoover et al. 2012; Brunialti et al. 2010)</w:t>
          </w:r>
          <w:r w:rsidR="00FB2413">
            <w:fldChar w:fldCharType="end"/>
          </w:r>
        </w:sdtContent>
      </w:sdt>
      <w:r w:rsidR="00FB2413">
        <w:t>.</w:t>
      </w:r>
    </w:p>
    <w:p w14:paraId="4A1B1E97" w14:textId="22800443" w:rsidR="00310E25" w:rsidRPr="009179FB" w:rsidRDefault="00C32946" w:rsidP="00934AFB">
      <w:r>
        <w:t>Lastly, deadwood biomass in the forest also display</w:t>
      </w:r>
      <w:r w:rsidR="008360EF">
        <w:t>s</w:t>
      </w:r>
      <w:r>
        <w:t xml:space="preserve"> a structural indicator for forest functionality and diversity. Just like their living counterparts, standing dead trunks and snags provide </w:t>
      </w:r>
      <w:r w:rsidR="0030327C">
        <w:t>diverse</w:t>
      </w:r>
      <w:r>
        <w:t xml:space="preserve"> habitat</w:t>
      </w:r>
      <w:r w:rsidR="0030327C">
        <w:t xml:space="preserve"> niches</w:t>
      </w:r>
      <w:r>
        <w:t xml:space="preserve"> and food for rare species such as </w:t>
      </w:r>
      <w:r w:rsidRPr="00C32946">
        <w:t>saproxylic</w:t>
      </w:r>
      <w:r>
        <w:t xml:space="preserve"> fungi and insect species </w:t>
      </w:r>
      <w:sdt>
        <w:sdtPr>
          <w:alias w:val="To edit, see citavi.com/edit"/>
          <w:tag w:val="CitaviPlaceholder#14417590-cfb0-43fa-81e9-19713ec03f34"/>
          <w:id w:val="2565104"/>
          <w:placeholder>
            <w:docPart w:val="DefaultPlaceholder_-1854013440"/>
          </w:placeholder>
        </w:sdtPr>
        <w:sdtEndPr/>
        <w:sdtContent>
          <w:r w:rsidR="00454D7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jQwZjE0LWU1YjItNGU3Mi1hOGE3LTY4NmI0MWY2ZDEwNiIsIlJhbmdlTGVuZ3RoIjoyMSwiUmVmZXJlbmNlSWQiOiI5NmQ0MDhiMS1hYTU4LTQwNjgtYmRmNi05M2U1YzZjYjRj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EyNjM1MDA5MDM1NjExMTQiLCJVcmlTdHJpbmciOiJodHRwczovL2RvaS5vcmcvMTAuMTA4MC8xMTI2MzUwMDkwMzU2MT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OS4yMDExIiwiRG9pIjoiMTAuMTAxNi9qLmVjb2xpbmQuMjAxMS4wMi4wMDQ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ZWNvbGluZC4yMDExLjAyLjAwNCIsIlVyaVN0cmluZyI6Imh0dHBzOi8vZG9pLm9yZy8xMC4xMDE2L2ouZWNvbGluZC4yMDExLjAyLjAwN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3OjM5IiwiTW9kaWZpZWRCeSI6Il9Kb25hcyBTaXR0ZSIsIklkIjoiNDgwMGExODEtOWM1NS00NzU3LTljM2MtMTI5MDYzMjEwNmNlIiwiTW9kaWZpZWRPbiI6IjIwMjMtMTEtMDFUMDk6MTc6MzkiLCJQcm9qZWN0Ijp7IiRyZWYiOiI4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zY2llbmNlZGlyZWN0LmNvbS9zY2llbmNlL2FydGljbGUvcGlpL1MxNDcwMTYwWDExMDAwMzgwIiwiVXJpU3RyaW5nIjoiaHR0cHM6Ly93d3cuc2NpZW5jZWRpcmVjdC5jb20vc2NpZW5jZS9hcnRpY2xlL3BpaS9TMTQ3MDE2MFgxMTAwMDM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}</w:instrText>
          </w:r>
          <w:r w:rsidR="00454D70">
            <w:fldChar w:fldCharType="separate"/>
          </w:r>
          <w:r w:rsidR="00C452D3">
            <w:t>(Persiani et al. 2010; Lassauce et al. 2011)</w:t>
          </w:r>
          <w:r w:rsidR="00454D70">
            <w:fldChar w:fldCharType="end"/>
          </w:r>
        </w:sdtContent>
      </w:sdt>
      <w:r w:rsidR="007A3D74">
        <w:t xml:space="preserve"> </w:t>
      </w:r>
      <w:r>
        <w:t>but also many mammal</w:t>
      </w:r>
      <w:r w:rsidR="0030327C">
        <w:t>s</w:t>
      </w:r>
      <w:r>
        <w:t xml:space="preserve"> and bird</w:t>
      </w:r>
      <w:r w:rsidR="0030327C">
        <w:t xml:space="preserve">s </w:t>
      </w:r>
      <w:r>
        <w:t>are using hollow or piled up woody structures for shelter.</w:t>
      </w:r>
      <w:r w:rsidR="00F7439F">
        <w:t xml:space="preserve"> </w:t>
      </w:r>
      <w:r w:rsidR="007A3D74">
        <w:t>While</w:t>
      </w:r>
      <w:r w:rsidR="00F7439F">
        <w:t xml:space="preserve"> coarse woody debris </w:t>
      </w:r>
      <w:r w:rsidR="007A3D74">
        <w:t xml:space="preserve">of any kind is important, big standing logs are playing a special role due to their long existence and slow decomposition rate compared to smaller pieces lying on the forest ground </w:t>
      </w:r>
      <w:sdt>
        <w:sdtPr>
          <w:alias w:val="To edit, see citavi.com/edit"/>
          <w:tag w:val="CitaviPlaceholder#32ce4fbd-fbf9-401a-819a-058894fe5740"/>
          <w:id w:val="-1681657782"/>
          <w:placeholder>
            <w:docPart w:val="DefaultPlaceholder_-1854013440"/>
          </w:placeholder>
        </w:sdtPr>
        <w:sdtEndPr/>
        <w:sdtContent>
          <w:r w:rsidR="007A3D7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zM4NDEyLTdiY2EtNDBiNC1hN2Y3LTExZmFiMTQ0NjdkNiIsIlJhbmdlTGVuZ3RoIjoyMSwiUmVmZXJlbmNlSWQiOiI5YWY4N2Q3Zi0yZDA3LTQzZmMtYmZkMy1iOTY4NDJmNDhmN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enZxa2xjd3AuanBnIiwiVXJpU3RyaW5nIjoiOWFmODdkN2YtMmQwNy00M2ZjLWJmZDMtYjk2ODQyZjQ4Zjc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mMTQwNTE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zMzkwL2YxNDA1MTAxNyIsIlVyaVN0cmluZyI6Imh0dHBzOi8vZG9pLm9yZy8xMC4zMzkwL2YxNDA1MTA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0VDEwOjQzOjI1IiwiTW9kaWZpZWRCeSI6Il9Kb25hcyBTaXR0ZSIsIklkIjoiY2ZlNzQ2MDctYjM1ZS00NzQzLTlkYTgtNzQwOWJjNTYzY2IxIiwiTW9kaWZpZWRPbiI6IjIwMjMtMTEtMDRUMTA6NDM6MjUiLCJQcm9qZWN0Ijp7IiRyZWYiOiI4In19XSwiTnVtYmVyIjoiNSIsIk9yZ2FuaXphdGlvbnMiOltdLCJPdGhlcnNJbnZvbHZlZCI6W10sIlBhZ2VSYW5nZSI6IjxzcD5cclxuICA8bj4xMDE3PC9uPlxyXG4gIDxpbj50cnVlPC9pbj5cclxuICA8b3M+MTAxNzwvb3M+XHJcbiAgPHBzPjEwMTc8L3BzPlxyXG48L3NwPlxyXG48b3M+MTAxNzwvb3M+IiwiUGVyaW9kaWNhbCI6eyIkaWQiOiIxO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}</w:instrText>
          </w:r>
          <w:r w:rsidR="007A3D74">
            <w:fldChar w:fldCharType="separate"/>
          </w:r>
          <w:r w:rsidR="00C452D3">
            <w:t>(Gärtner et al. 2023)</w:t>
          </w:r>
          <w:r w:rsidR="007A3D74">
            <w:fldChar w:fldCharType="end"/>
          </w:r>
        </w:sdtContent>
      </w:sdt>
      <w:r w:rsidR="007A3D74">
        <w:t>.</w:t>
      </w:r>
      <w:r w:rsidR="00E12A70">
        <w:t xml:space="preserve"> </w:t>
      </w:r>
      <w:r w:rsidR="00CB7FC1">
        <w:t xml:space="preserve">Besides the biodiversity aspects, deadwood is a </w:t>
      </w:r>
      <w:r w:rsidR="00653D04">
        <w:t>key element</w:t>
      </w:r>
      <w:r w:rsidR="00CB7FC1">
        <w:t xml:space="preserve"> within ecosystem cycles and processes. </w:t>
      </w:r>
      <w:r w:rsidR="00653D04">
        <w:t xml:space="preserve">The additional biomass stores water and serves as a cooling factor for its environment. Through its decomposition, the nutrients which were taken up by the former </w:t>
      </w:r>
      <w:r w:rsidR="00653D04">
        <w:lastRenderedPageBreak/>
        <w:t xml:space="preserve">tree and are now stored in its biomass, can be recycled back into the ecosystem to become available for new tree growth and hence enriches the quality of the site </w:t>
      </w:r>
      <w:sdt>
        <w:sdtPr>
          <w:alias w:val="To edit, see citavi.com/edit"/>
          <w:tag w:val="CitaviPlaceholder#5a5c5b59-6e99-4198-91ec-c3e7eb2ec843"/>
          <w:id w:val="-451471438"/>
          <w:placeholder>
            <w:docPart w:val="DefaultPlaceholder_-1854013440"/>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E3Y2MzLWNlMWYtNDY3Zi05NjViLWUzZjk5OTIxM2EzZiIsIlJhbmdlTGVuZ3RoIjoxNCwiUmVmZXJlbmNlSWQiOiJiYWU2NDZiOS00OWEzLTRkNDUtYmI4My03NDA2NDBlOTY4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pbmR5IiwiTGFzdE5hbWUiOiJQcmVzY290dCIsIk1pZGRsZU5hbWUiOiJFLiIsIlByb3RlY3RlZCI6ZmFsc2UsIlNleCI6MCwiQ3JlYXRlZEJ5IjoiX0pvbmFzIFNpdHRlIiwiQ3JlYXRlZE9uIjoiMjAyMy0xMS0wNFQxMTowMDozOSIsIk1vZGlmaWVkQnkiOiJfSm9uYXMgU2l0dGUiLCJJZCI6Ijk3NmViNmNmLTk3NzMtNDdhMC1hOTc4LTNmZGIxOTlkZmE0MSIsIk1vZGlmaWVkT24iOiIyMDIzLTExLTA0VDEx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GNpaWd5M293LmpwZyIsIlVyaVN0cmluZyI6ImJhZTY0NmI5LTQ5YTMtNGQ0NS1iYjgzLTc0MDY0MGU5Njhi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MvdHJlZXBoeXMvMjIuMTUtMTYuMTE5M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3RyZWVwaHlzLzIyLjE1LTE2LjExOTMiLCJVcmlTdHJpbmciOiJodHRwczovL2RvaS5vcmcvMTAuMTA5My90cmVlcGh5cy8yMi4xNS0xNi4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RUMTE6MDA6MzkiLCJNb2RpZmllZEJ5IjoiX0pvbmFzIFNpdHRlIiwiSWQiOiJlY2YyYmJhYS0wNWJmLTQ3ZDUtYTc5Ny0yY2Q5MjVkOGVmMTYiLCJNb2RpZmllZE9uIjoiMjAyMy0xMS0wNFQxMTowMDoz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yNDE0Mzc5IiwiVXJpU3RyaW5nIjoiaHR0cDovL3d3dy5uY2JpLm5sbS5uaWguZ292L3B1Ym1lZC8xMjQxNDM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I1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zE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zI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zMyIsIkNvdW50IjoxLCJUZXh0VW5pdHMiOlt7IiRpZCI6IjM0IiwiRm9udFN0eWxlIjp7IiRpZCI6IjM1IiwiTmV1dHJhbCI6dHJ1ZX0sIlJlYWRpbmdPcmRlciI6MSwiVGV4dCI6IihQcmVzY290dCAyMDAyOyBXZWlzIGV0IGFsLiAyMDE2KSJ9XX0sIlRhZyI6IkNpdGF2aVBsYWNlaG9sZGVyIzVhNWM1YjU5LTZlOTktNDE5OC05MWVjLWMzZTdlYjJlYzg0MyIsIlRleHQiOiIoUHJlc2NvdHQgMjAwMjsgV2VpcyBldCBhbC4gMjAxNikiLCJXQUlWZXJzaW9uIjoiNi4xNC40LjAifQ==}</w:instrText>
          </w:r>
          <w:r w:rsidR="00653D04">
            <w:fldChar w:fldCharType="separate"/>
          </w:r>
          <w:r w:rsidR="00C452D3">
            <w:t>(Prescott 2002; Weis et al. 2016)</w:t>
          </w:r>
          <w:r w:rsidR="00653D04">
            <w:fldChar w:fldCharType="end"/>
          </w:r>
        </w:sdtContent>
      </w:sdt>
      <w:r w:rsidR="00653D04">
        <w:t xml:space="preserve">.  </w:t>
      </w:r>
      <w:r w:rsidR="00E12A70">
        <w:t xml:space="preserve">In general, dead wood accumulation is an indicator for close-to-nature conditions within a forest </w:t>
      </w:r>
      <w:sdt>
        <w:sdtPr>
          <w:alias w:val="To edit, see citavi.com/edit"/>
          <w:tag w:val="CitaviPlaceholder#54af719f-40b9-49b4-ac9a-2e4f57decbae"/>
          <w:id w:val="1741292305"/>
          <w:placeholder>
            <w:docPart w:val="36F607091A65414581EFBABDAA88B3BF"/>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QwOGIzLWViMDMtNDU3NC1hYWJmLTM2YzJjZWVmMTBhYSIsIlJhbmdlTGVuZ3RoIjoyNCwiUmVmZXJlbmNlSWQiOiJjYzg4ZmFkMi02MDg3LTQ1ZDYtYjJhYS1iYjJiNzY1N2JlM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emFkaG1hazQuanBnIiwiVXJpU3RyaW5nIjoiY2M4OGZhZDItNjA4Ny00NWQ2LWIyYWEtYmIyYjc2NTdiZ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A5LjIwMTAiLCJEb2kiOiIxMC4xMDE2L2ouZm9yZWNvLjIwMTAuMDguMDA4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ZvcmVjby4yMDEwLjA4LjAwOCIsIlVyaVN0cmluZyI6Imh0dHBzOi8vZG9pLm9yZy8xMC4xMDE2L2ouZm9yZWNvLjIwMTAuMDguMDA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Dk6MTY6MjIiLCJNb2RpZmllZEJ5IjoiX0pvbmFzIFNpdHRlIiwiSWQiOiIzYjMyMWE3MC1iMzU0LTRmYmYtYTAwNy0xYTgyNzcyYWY2ZjIiLCJNb2RpZmllZE9uIjoiMjAyMy0xMS0wMVQwOToxNjoy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zNzgxMTI3MTAwMDQ1NDgiLCJVcmlTdHJpbmciOiJodHRwczovL3d3dy5zY2llbmNlZGlyZWN0LmNvbS9zY2llbmNlL2FydGljbGUvcGlpL1MwMzc4MTEyNzEwMDA0NTQ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Nhc3RhZ25lcmkgZXQgYWwuIDIwMTApIn1dfSwiVGFnIjoiQ2l0YXZpUGxhY2Vob2xkZXIjNTRhZjcxOWYtNDBiOS00OWI0LWFjOWEtMmU0ZjU3ZGVjYmFlIiwiVGV4dCI6IihDYXN0YWduZXJpIGV0IGFsLiAyMDEwKSIsIldBSVZlcnNpb24iOiI2LjE0LjQuMCJ9}</w:instrText>
          </w:r>
          <w:r w:rsidR="00653D04">
            <w:fldChar w:fldCharType="separate"/>
          </w:r>
          <w:r w:rsidR="00C452D3">
            <w:t>(Castagneri et al. 2010)</w:t>
          </w:r>
          <w:r w:rsidR="00653D04">
            <w:fldChar w:fldCharType="end"/>
          </w:r>
        </w:sdtContent>
      </w:sdt>
      <w:r w:rsidR="00653D04">
        <w:t xml:space="preserve"> s</w:t>
      </w:r>
      <w:r w:rsidR="00E12A70">
        <w:t xml:space="preserve">ince intensively managed forest are often fully cleared of woody biomass because of wildfire fuel reduction but also economic purposes </w:t>
      </w:r>
      <w:sdt>
        <w:sdtPr>
          <w:alias w:val="To edit, see citavi.com/edit"/>
          <w:tag w:val="CitaviPlaceholder#01aee3cb-b977-4be6-b9fe-e0f54519d111"/>
          <w:id w:val="1330705403"/>
          <w:placeholder>
            <w:docPart w:val="DefaultPlaceholder_-1854013440"/>
          </w:placeholder>
        </w:sdtPr>
        <w:sdtEndPr/>
        <w:sdtContent>
          <w:r w:rsidR="00653D0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2QwYTkwLWQzZTktNGM0NS1iYTU0LWMwMjVkMWNiZTQwYiIsIlJhbmdlTGVuZ3RoIjoxOCwiUmVmZXJlbmNlSWQiOiJhYTBiZDYyYi0wMjE0LTQ5MjUtODlhNC1kZGVjYWQyMDFi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ExLjIwMjM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Ew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TY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c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xOCIsIkNvdW50IjoxLCJUZXh0VW5pdHMiOlt7IiRpZCI6IjE5IiwiRm9udFN0eWxlIjp7IiRpZCI6IjIwIiwiTmV1dHJhbCI6dHJ1ZX0sIlJlYWRpbmdPcmRlciI6MSwiVGV4dCI6IihXZWlzIGV0IGFsLiAyMDE2KSJ9XX0sIlRhZyI6IkNpdGF2aVBsYWNlaG9sZGVyIzAxYWVlM2NiLWI5NzctNGJlNi1iOWZlLWUwZjU0NTE5ZDExMSIsIlRleHQiOiIoV2VpcyBldCBhbC4gMjAxNikiLCJXQUlWZXJzaW9uIjoiNi4xNC40LjAifQ==}</w:instrText>
          </w:r>
          <w:r w:rsidR="00653D04">
            <w:fldChar w:fldCharType="separate"/>
          </w:r>
          <w:r w:rsidR="00C452D3">
            <w:t>(Weis et al. 2016)</w:t>
          </w:r>
          <w:r w:rsidR="00653D04">
            <w:fldChar w:fldCharType="end"/>
          </w:r>
        </w:sdtContent>
      </w:sdt>
      <w:r w:rsidR="00653D04">
        <w:t>.</w:t>
      </w:r>
      <w:r w:rsidR="00E12A70">
        <w:t xml:space="preserve"> Thus, managed forests had no chance to accumulate dead wood </w:t>
      </w:r>
      <w:r w:rsidR="00653D04">
        <w:t>on a higher</w:t>
      </w:r>
      <w:r w:rsidR="00E12A70">
        <w:t xml:space="preserve"> scale.</w:t>
      </w:r>
      <w:r w:rsidR="00454D70">
        <w:t xml:space="preserve"> This especially becomes visible when deadwood decay classes are missing within a forest stand. The absence of certain classes </w:t>
      </w:r>
      <w:r w:rsidR="00EE62CF">
        <w:t xml:space="preserve">usually indicates the extraction of deadwood which leads to a disturbance in the continuous addition of new deadwood and the succession of decomposition </w:t>
      </w:r>
      <w:sdt>
        <w:sdtPr>
          <w:alias w:val="To edit, see citavi.com/edit"/>
          <w:tag w:val="CitaviPlaceholder#5ba99daf-91af-44a5-b743-736bb4041eea"/>
          <w:id w:val="1487127232"/>
          <w:placeholder>
            <w:docPart w:val="DefaultPlaceholder_-1854013440"/>
          </w:placeholder>
        </w:sdtPr>
        <w:sdtEndPr/>
        <w:sdtContent>
          <w:r w:rsidR="00EE62CF">
            <w:fldChar w:fldCharType="begin"/>
          </w:r>
          <w:r w:rsidR="00EE62C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DI4NjliLWRmOWItNDU0Yy05M2RlLTZmMGE0YWNjNDFhOSIsIlJhbmdlTGVuZ3RoIjoyMiwiUmVmZXJlbmNlSWQiOiJlNWI3NGU3Yi0wYWY0LTQ2ZDktYTk0NS0xZTc2NzRjY2U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ouMTQ0Mi05OTkzLjIwMTAuMDIxNTQueCIsIlVyaVN0cmluZyI6Imh0dHBzOi8vZG9pLm9yZy8xMC4xMTExL2ouMTQ0Mi05OTkzLjIwMTAuMDIxNTQue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IxOjMzIiwiTW9kaWZpZWRCeSI6Il9Kb25hcyBTaXR0ZSIsIklkIjoiNDJjZDUyMjktY2Y5ZS00ODVjLWJmNDItNjRlMjA5ZGViYTBhIiwiTW9kaWZpZWRPbiI6IjIwMjMtMTEtMDFUMDk6MjE6MzMiLCJQcm9qZWN0Ijp7IiRyZWYiOiI4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}</w:instrText>
          </w:r>
          <w:r w:rsidR="00EE62CF">
            <w:fldChar w:fldCharType="separate"/>
          </w:r>
          <w:r w:rsidR="00C452D3">
            <w:t>(Lombardi et al. 2011)</w:t>
          </w:r>
          <w:r w:rsidR="00EE62CF">
            <w:fldChar w:fldCharType="end"/>
          </w:r>
        </w:sdtContent>
      </w:sdt>
      <w:r w:rsidR="00EE62CF">
        <w:t>.</w:t>
      </w:r>
    </w:p>
    <w:p w14:paraId="1E293D1A" w14:textId="70E1F6A2" w:rsidR="00B775CD" w:rsidRPr="009179FB" w:rsidRDefault="00B775CD">
      <w:pPr>
        <w:spacing w:line="259" w:lineRule="auto"/>
        <w:jc w:val="left"/>
      </w:pPr>
      <w:r w:rsidRPr="009179FB">
        <w:br w:type="page"/>
      </w:r>
    </w:p>
    <w:p w14:paraId="5CE92CEA" w14:textId="5DD122E4" w:rsidR="00E05A17" w:rsidRPr="009179FB" w:rsidRDefault="00E05A17" w:rsidP="005133B0">
      <w:pPr>
        <w:pStyle w:val="berschrift1"/>
      </w:pPr>
      <w:bookmarkStart w:id="16" w:name="_Toc152595779"/>
      <w:bookmarkStart w:id="17" w:name="_Hlk147260759"/>
      <w:r w:rsidRPr="009179FB">
        <w:lastRenderedPageBreak/>
        <w:t>Method</w:t>
      </w:r>
      <w:r w:rsidR="00CF103F" w:rsidRPr="009179FB">
        <w:t>s</w:t>
      </w:r>
      <w:bookmarkEnd w:id="16"/>
    </w:p>
    <w:p w14:paraId="3B347273" w14:textId="7DF18E66" w:rsidR="00AD461F" w:rsidRPr="009179FB" w:rsidRDefault="007F6603" w:rsidP="007F6603">
      <w:pPr>
        <w:pStyle w:val="berschrift2"/>
      </w:pPr>
      <w:bookmarkStart w:id="18" w:name="_Toc152595780"/>
      <w:r w:rsidRPr="009179FB">
        <w:t>Study area</w:t>
      </w:r>
      <w:bookmarkEnd w:id="18"/>
    </w:p>
    <w:p w14:paraId="7538E93B" w14:textId="615260A4" w:rsidR="00D70EDE" w:rsidRPr="009179FB" w:rsidRDefault="007F609A" w:rsidP="007F609A">
      <w:r w:rsidRPr="009179FB">
        <w:t>Since being conducted as a part of the Peatland Monitoring Program for Climate Protection – Forest (</w:t>
      </w:r>
      <w:r w:rsidR="0049685F">
        <w:t xml:space="preserve">German: </w:t>
      </w:r>
      <w:proofErr w:type="spellStart"/>
      <w:r w:rsidR="0049685F" w:rsidRPr="0049685F">
        <w:t>Moorbodenmonitoring</w:t>
      </w:r>
      <w:proofErr w:type="spellEnd"/>
      <w:r w:rsidR="0049685F" w:rsidRPr="0049685F">
        <w:t xml:space="preserve"> </w:t>
      </w:r>
      <w:proofErr w:type="spellStart"/>
      <w:r w:rsidR="0049685F" w:rsidRPr="0049685F">
        <w:t>für</w:t>
      </w:r>
      <w:proofErr w:type="spellEnd"/>
      <w:r w:rsidR="0049685F" w:rsidRPr="0049685F">
        <w:t xml:space="preserve"> den </w:t>
      </w:r>
      <w:proofErr w:type="spellStart"/>
      <w:r w:rsidR="0049685F" w:rsidRPr="0049685F">
        <w:t>Klimaschutz</w:t>
      </w:r>
      <w:proofErr w:type="spellEnd"/>
      <w:r w:rsidR="0049685F" w:rsidRPr="0049685F">
        <w:t xml:space="preserve"> - Wald </w:t>
      </w:r>
      <w:r w:rsidR="0049685F" w:rsidRPr="009179FB">
        <w:rPr>
          <w:rFonts w:cstheme="minorHAnsi"/>
        </w:rPr>
        <w:t>[</w:t>
      </w:r>
      <w:proofErr w:type="spellStart"/>
      <w:r w:rsidR="0049685F" w:rsidRPr="0049685F">
        <w:t>MoMoK</w:t>
      </w:r>
      <w:proofErr w:type="spellEnd"/>
      <w:r w:rsidR="0049685F" w:rsidRPr="0049685F">
        <w:t>-Wald</w:t>
      </w:r>
      <w:r w:rsidR="0049685F" w:rsidRPr="001E0C7E">
        <w:rPr>
          <w:rFonts w:cstheme="minorHAnsi"/>
        </w:rPr>
        <w:t>]</w:t>
      </w:r>
      <w:r w:rsidRPr="009179FB">
        <w:t xml:space="preserve">), this study is based on the data obtained from the 50 </w:t>
      </w:r>
      <w:r w:rsidR="001E1CB9" w:rsidRPr="009179FB">
        <w:t xml:space="preserve">defined </w:t>
      </w:r>
      <w:r w:rsidRPr="009179FB">
        <w:t>monitoring sites of the</w:t>
      </w:r>
      <w:r w:rsidR="00E913A2" w:rsidRPr="009179FB">
        <w:t xml:space="preserve"> </w:t>
      </w:r>
      <w:proofErr w:type="spellStart"/>
      <w:r w:rsidR="00E913A2" w:rsidRPr="009179FB">
        <w:t>MoMoK</w:t>
      </w:r>
      <w:proofErr w:type="spellEnd"/>
      <w:r w:rsidR="00E913A2" w:rsidRPr="009179FB">
        <w:t>-Wald</w:t>
      </w:r>
      <w:r w:rsidRPr="009179FB">
        <w:t xml:space="preserve"> project.</w:t>
      </w:r>
      <w:r w:rsidR="006D1F62">
        <w:t xml:space="preserve"> </w:t>
      </w:r>
      <w:r w:rsidR="00D70EDE" w:rsidRPr="009179FB">
        <w:t xml:space="preserve">By the time of writing this </w:t>
      </w:r>
      <w:r w:rsidR="006D1F62">
        <w:t>m</w:t>
      </w:r>
      <w:r w:rsidR="00D70EDE" w:rsidRPr="009179FB">
        <w:t xml:space="preserve">aster </w:t>
      </w:r>
      <w:r w:rsidR="006D1F62">
        <w:t>t</w:t>
      </w:r>
      <w:r w:rsidR="00D70EDE" w:rsidRPr="009179FB">
        <w:t>hesis</w:t>
      </w:r>
      <w:r w:rsidR="00861A0E" w:rsidRPr="009179FB">
        <w:t xml:space="preserve"> (</w:t>
      </w:r>
      <w:r w:rsidR="009143AF">
        <w:t>November 2023</w:t>
      </w:r>
      <w:r w:rsidR="00861A0E" w:rsidRPr="009179FB">
        <w:t>)</w:t>
      </w:r>
      <w:r w:rsidR="00D70EDE" w:rsidRPr="009179FB">
        <w:t xml:space="preserve">, the data collection has taken place on </w:t>
      </w:r>
      <w:r w:rsidR="00775715">
        <w:t>3</w:t>
      </w:r>
      <w:r w:rsidR="0068265D">
        <w:t>4</w:t>
      </w:r>
      <w:r w:rsidR="00D70EDE" w:rsidRPr="009179FB">
        <w:t xml:space="preserve"> of these monitoring sites</w:t>
      </w:r>
      <w:r w:rsidR="00861A0E" w:rsidRPr="009179FB">
        <w:t xml:space="preserve"> (</w:t>
      </w:r>
      <w:r w:rsidR="00861A0E" w:rsidRPr="009179FB">
        <w:fldChar w:fldCharType="begin"/>
      </w:r>
      <w:r w:rsidR="00861A0E" w:rsidRPr="009179FB">
        <w:instrText xml:space="preserve"> REF _Ref139908637 \h </w:instrText>
      </w:r>
      <w:r w:rsidR="00861A0E" w:rsidRPr="009179FB">
        <w:fldChar w:fldCharType="separate"/>
      </w:r>
      <w:r w:rsidR="002D3D52" w:rsidRPr="009179FB">
        <w:t xml:space="preserve">Fig. </w:t>
      </w:r>
      <w:r w:rsidR="002D3D52">
        <w:rPr>
          <w:noProof/>
        </w:rPr>
        <w:t>1</w:t>
      </w:r>
      <w:r w:rsidR="00861A0E" w:rsidRPr="009179FB">
        <w:fldChar w:fldCharType="end"/>
      </w:r>
      <w:r w:rsidR="00861A0E" w:rsidRPr="009179FB">
        <w:t>)</w:t>
      </w:r>
      <w:r w:rsidR="00D70EDE" w:rsidRPr="009179FB">
        <w:t>, thus, only the results of th</w:t>
      </w:r>
      <w:r w:rsidR="00BC288A" w:rsidRPr="009179FB">
        <w:t xml:space="preserve">is limited number of </w:t>
      </w:r>
      <w:r w:rsidR="00D70EDE" w:rsidRPr="009179FB">
        <w:t xml:space="preserve">plots </w:t>
      </w:r>
      <w:r w:rsidR="00020ECB">
        <w:t xml:space="preserve">are part of the scope and </w:t>
      </w:r>
      <w:r w:rsidR="00D70EDE" w:rsidRPr="009179FB">
        <w:t>can be considered in the analysis of this study.</w:t>
      </w:r>
    </w:p>
    <w:p w14:paraId="4B73B8BC" w14:textId="680E614A" w:rsidR="00F100B1" w:rsidRPr="009179FB" w:rsidRDefault="00D70EDE" w:rsidP="007F609A">
      <w:r w:rsidRPr="009179FB">
        <w:t xml:space="preserve">The monitoring sites are distributed </w:t>
      </w:r>
      <w:r w:rsidR="00AD20E2" w:rsidRPr="009179FB">
        <w:t>across</w:t>
      </w:r>
      <w:r w:rsidRPr="009179FB">
        <w:t xml:space="preserve"> Germany throughout the federal states of Schleswig-Holstein (n = </w:t>
      </w:r>
      <w:r w:rsidR="00F50044" w:rsidRPr="009179FB">
        <w:t>2</w:t>
      </w:r>
      <w:r w:rsidRPr="009179FB">
        <w:t>), Lower Saxony (n = </w:t>
      </w:r>
      <w:r w:rsidR="0068265D">
        <w:t>6)</w:t>
      </w:r>
      <w:r w:rsidRPr="009179FB">
        <w:t>, Mecklenburg-Western Pomerania (n = </w:t>
      </w:r>
      <w:r w:rsidR="00F50044" w:rsidRPr="009179FB">
        <w:t>4</w:t>
      </w:r>
      <w:r w:rsidRPr="009179FB">
        <w:t xml:space="preserve">), </w:t>
      </w:r>
      <w:r w:rsidR="00775715" w:rsidRPr="00775715">
        <w:t>North Rhine Westphalia</w:t>
      </w:r>
      <w:r w:rsidR="00775715">
        <w:t xml:space="preserve"> (n = 1), </w:t>
      </w:r>
      <w:r w:rsidRPr="009179FB">
        <w:t>Saxony Anhalt (n = </w:t>
      </w:r>
      <w:r w:rsidR="00F50044" w:rsidRPr="009179FB">
        <w:t>1</w:t>
      </w:r>
      <w:r w:rsidRPr="009179FB">
        <w:t>), Brandenburg (n = </w:t>
      </w:r>
      <w:r w:rsidR="00F50044" w:rsidRPr="009179FB">
        <w:t>6</w:t>
      </w:r>
      <w:r w:rsidRPr="009179FB">
        <w:t>), Rhineland-Palatinate (n = </w:t>
      </w:r>
      <w:r w:rsidR="00F50044" w:rsidRPr="009179FB">
        <w:t>2</w:t>
      </w:r>
      <w:r w:rsidRPr="009179FB">
        <w:t>), Hesse (n = </w:t>
      </w:r>
      <w:r w:rsidR="00F50044" w:rsidRPr="009179FB">
        <w:t>3</w:t>
      </w:r>
      <w:r w:rsidRPr="009179FB">
        <w:t xml:space="preserve">), </w:t>
      </w:r>
      <w:r w:rsidR="00775715">
        <w:t xml:space="preserve">Thuringia (n = 2), </w:t>
      </w:r>
      <w:r w:rsidRPr="009179FB">
        <w:t>Saxony (n = </w:t>
      </w:r>
      <w:r w:rsidR="00F50044" w:rsidRPr="009179FB">
        <w:t>4</w:t>
      </w:r>
      <w:r w:rsidRPr="009179FB">
        <w:t>)</w:t>
      </w:r>
      <w:r w:rsidR="00775715">
        <w:t xml:space="preserve">, </w:t>
      </w:r>
      <w:r w:rsidR="00775715" w:rsidRPr="00775715">
        <w:t>Baden-Württemberg</w:t>
      </w:r>
      <w:r w:rsidR="00775715">
        <w:t xml:space="preserve"> (n = 1)</w:t>
      </w:r>
      <w:r w:rsidRPr="009179FB">
        <w:t xml:space="preserve"> and Bavaria (n = </w:t>
      </w:r>
      <w:r w:rsidR="00F50044" w:rsidRPr="009179FB">
        <w:t>2</w:t>
      </w:r>
      <w:r w:rsidRPr="009179FB">
        <w:t>). Each site is then categorized by its peatland type</w:t>
      </w:r>
      <w:r w:rsidR="00F100B1" w:rsidRPr="009179FB">
        <w:t>, the forest stand’s main tree species and the hydrological status of the peatland.</w:t>
      </w:r>
      <w:r w:rsidRPr="009179FB">
        <w:t xml:space="preserve"> </w:t>
      </w:r>
      <w:r w:rsidR="00F111D6">
        <w:t xml:space="preserve">The </w:t>
      </w:r>
      <w:proofErr w:type="spellStart"/>
      <w:r w:rsidR="00F111D6">
        <w:t>MoMoK</w:t>
      </w:r>
      <w:proofErr w:type="spellEnd"/>
      <w:r w:rsidR="00F111D6">
        <w:t xml:space="preserve">-Wald project defined the </w:t>
      </w:r>
      <w:r w:rsidR="00F100B1" w:rsidRPr="009179FB">
        <w:t>peatland type</w:t>
      </w:r>
      <w:r w:rsidR="00F111D6">
        <w:t xml:space="preserve">s on the sampling sites by their ecological classification according to the pedological soil identification guideline KA5 </w:t>
      </w:r>
      <w:sdt>
        <w:sdtPr>
          <w:alias w:val="To edit, see citavi.com/edit"/>
          <w:tag w:val="CitaviPlaceholder#7edc05f6-0fce-4e86-a010-7dbf6508a54a"/>
          <w:id w:val="1802582598"/>
          <w:placeholder>
            <w:docPart w:val="DefaultPlaceholder_-1854013440"/>
          </w:placeholder>
        </w:sdtPr>
        <w:sdtEndPr/>
        <w:sdtContent>
          <w:r w:rsidR="00F111D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TdiMGU5LWJmNmYtNDlkZC05YmRiLTJiM2E5Y2JmMWRi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dlZGMwNWY2LTBmY2UtNGU4Ni1hMDEwLTdkYmY2NTA4YTU0YSIsIlRleHQiOiIoQUcgQm9kZW4gMjAwNSkiLCJXQUlWZXJzaW9uIjoiNi4xNC40LjAifQ==}</w:instrText>
          </w:r>
          <w:r w:rsidR="00F111D6">
            <w:fldChar w:fldCharType="separate"/>
          </w:r>
          <w:r w:rsidR="00C452D3">
            <w:t>(AG Boden 2005)</w:t>
          </w:r>
          <w:r w:rsidR="00F111D6">
            <w:fldChar w:fldCharType="end"/>
          </w:r>
        </w:sdtContent>
      </w:sdt>
      <w:r w:rsidR="00F111D6">
        <w:t>. For this thesis</w:t>
      </w:r>
      <w:r w:rsidR="00F100B1" w:rsidRPr="009179FB">
        <w:t xml:space="preserve"> bogs (n = </w:t>
      </w:r>
      <w:r w:rsidR="0068265D">
        <w:t>10)</w:t>
      </w:r>
      <w:r w:rsidR="00F100B1" w:rsidRPr="009179FB">
        <w:t>, fens (n = </w:t>
      </w:r>
      <w:r w:rsidR="00775715">
        <w:t>2</w:t>
      </w:r>
      <w:r w:rsidR="0068265D">
        <w:t>1</w:t>
      </w:r>
      <w:r w:rsidR="00F100B1" w:rsidRPr="009179FB">
        <w:t xml:space="preserve">) and </w:t>
      </w:r>
      <w:proofErr w:type="spellStart"/>
      <w:r w:rsidR="006D22C5">
        <w:t>gley</w:t>
      </w:r>
      <w:proofErr w:type="spellEnd"/>
      <w:r w:rsidR="006D22C5">
        <w:t xml:space="preserve"> </w:t>
      </w:r>
      <w:r w:rsidR="00F111D6">
        <w:t xml:space="preserve">soils </w:t>
      </w:r>
      <w:r w:rsidR="00F100B1" w:rsidRPr="009179FB">
        <w:t>(n = </w:t>
      </w:r>
      <w:r w:rsidR="00731F37" w:rsidRPr="009179FB">
        <w:t>3</w:t>
      </w:r>
      <w:r w:rsidR="00F100B1" w:rsidRPr="009179FB">
        <w:t>)</w:t>
      </w:r>
      <w:r w:rsidR="00F111D6">
        <w:t xml:space="preserve"> are differentiated</w:t>
      </w:r>
      <w:r w:rsidR="00F100B1" w:rsidRPr="009179FB">
        <w:t xml:space="preserve">. Transition bogs are treated as </w:t>
      </w:r>
      <w:r w:rsidR="00A4696B" w:rsidRPr="009179FB">
        <w:t>normal</w:t>
      </w:r>
      <w:r w:rsidR="00A4696B">
        <w:t xml:space="preserve"> b</w:t>
      </w:r>
      <w:r w:rsidR="00F100B1" w:rsidRPr="009179FB">
        <w:t xml:space="preserve">ogs. </w:t>
      </w:r>
      <w:r w:rsidR="00861A0E" w:rsidRPr="009179FB">
        <w:t xml:space="preserve">For the </w:t>
      </w:r>
      <w:proofErr w:type="spellStart"/>
      <w:r w:rsidR="00861A0E" w:rsidRPr="009179FB">
        <w:t>MoMoK</w:t>
      </w:r>
      <w:proofErr w:type="spellEnd"/>
      <w:r w:rsidR="00861A0E" w:rsidRPr="009179FB">
        <w:t xml:space="preserve">-Wald project only peatland sites are selected </w:t>
      </w:r>
      <w:r w:rsidR="00BC288A" w:rsidRPr="009179FB">
        <w:t>which</w:t>
      </w:r>
      <w:r w:rsidR="00861A0E" w:rsidRPr="009179FB">
        <w:t xml:space="preserve"> </w:t>
      </w:r>
      <w:r w:rsidR="00BC288A" w:rsidRPr="009179FB">
        <w:t>indicate a homogenous forest stand (main tree species share of &gt; 80 %) and the main tree species being European black alder (</w:t>
      </w:r>
      <w:r w:rsidR="00BC288A" w:rsidRPr="009179FB">
        <w:rPr>
          <w:i/>
          <w:iCs/>
        </w:rPr>
        <w:t>Alnus</w:t>
      </w:r>
      <w:r w:rsidR="0049685F">
        <w:rPr>
          <w:i/>
          <w:iCs/>
        </w:rPr>
        <w:t xml:space="preserve"> </w:t>
      </w:r>
      <w:proofErr w:type="spellStart"/>
      <w:r w:rsidR="00BC288A" w:rsidRPr="009179FB">
        <w:rPr>
          <w:i/>
          <w:iCs/>
        </w:rPr>
        <w:t>glutinosa</w:t>
      </w:r>
      <w:proofErr w:type="spellEnd"/>
      <w:r w:rsidR="0049685F">
        <w:rPr>
          <w:i/>
          <w:iCs/>
        </w:rPr>
        <w:t xml:space="preserve"> </w:t>
      </w:r>
      <w:r w:rsidR="00BC288A" w:rsidRPr="009179FB">
        <w:rPr>
          <w:rFonts w:cstheme="minorHAnsi"/>
          <w:i/>
          <w:iCs/>
        </w:rPr>
        <w:t>[</w:t>
      </w:r>
      <w:r w:rsidR="00BC288A" w:rsidRPr="009179FB">
        <w:rPr>
          <w:i/>
          <w:iCs/>
        </w:rPr>
        <w:t>L.</w:t>
      </w:r>
      <w:r w:rsidR="00BC288A" w:rsidRPr="009179FB">
        <w:rPr>
          <w:rFonts w:cstheme="minorHAnsi"/>
          <w:i/>
          <w:iCs/>
        </w:rPr>
        <w:t>]</w:t>
      </w:r>
      <w:r w:rsidR="0049685F">
        <w:rPr>
          <w:i/>
          <w:iCs/>
        </w:rPr>
        <w:t xml:space="preserve"> </w:t>
      </w:r>
      <w:r w:rsidR="00BC288A" w:rsidRPr="009179FB">
        <w:rPr>
          <w:i/>
          <w:iCs/>
        </w:rPr>
        <w:t xml:space="preserve">GAERTN. </w:t>
      </w:r>
      <w:r w:rsidR="00BC288A" w:rsidRPr="009179FB">
        <w:rPr>
          <w:rFonts w:cstheme="minorHAnsi"/>
        </w:rPr>
        <w:t>[n = </w:t>
      </w:r>
      <w:r w:rsidR="00773299" w:rsidRPr="009179FB">
        <w:rPr>
          <w:rFonts w:cstheme="minorHAnsi"/>
        </w:rPr>
        <w:t>1</w:t>
      </w:r>
      <w:r w:rsidR="00775715">
        <w:rPr>
          <w:rFonts w:cstheme="minorHAnsi"/>
        </w:rPr>
        <w:t>3</w:t>
      </w:r>
      <w:r w:rsidR="00BC288A" w:rsidRPr="009179FB">
        <w:rPr>
          <w:rFonts w:cstheme="minorHAnsi"/>
        </w:rPr>
        <w:t>]</w:t>
      </w:r>
      <w:r w:rsidR="00BC288A" w:rsidRPr="009179FB">
        <w:t>), Downy birch (</w:t>
      </w:r>
      <w:r w:rsidR="00BC288A" w:rsidRPr="009179FB">
        <w:rPr>
          <w:i/>
          <w:iCs/>
        </w:rPr>
        <w:t>Betula</w:t>
      </w:r>
      <w:r w:rsidR="0049685F">
        <w:rPr>
          <w:i/>
          <w:iCs/>
        </w:rPr>
        <w:t> </w:t>
      </w:r>
      <w:proofErr w:type="spellStart"/>
      <w:r w:rsidR="00BC288A" w:rsidRPr="009179FB">
        <w:rPr>
          <w:i/>
          <w:iCs/>
        </w:rPr>
        <w:t>pubescens</w:t>
      </w:r>
      <w:proofErr w:type="spellEnd"/>
      <w:r w:rsidR="0049685F">
        <w:rPr>
          <w:i/>
          <w:iCs/>
        </w:rPr>
        <w:t> </w:t>
      </w:r>
      <w:r w:rsidR="00BA5210" w:rsidRPr="009179FB">
        <w:rPr>
          <w:i/>
          <w:iCs/>
        </w:rPr>
        <w:t>E</w:t>
      </w:r>
      <w:r w:rsidR="00350F41" w:rsidRPr="009179FB">
        <w:rPr>
          <w:i/>
          <w:iCs/>
        </w:rPr>
        <w:t>HRH</w:t>
      </w:r>
      <w:r w:rsidR="00BA5210" w:rsidRPr="009179FB">
        <w:rPr>
          <w:i/>
          <w:iCs/>
        </w:rPr>
        <w:t>.</w:t>
      </w:r>
      <w:r w:rsidR="00BC288A" w:rsidRPr="009179FB">
        <w:rPr>
          <w:i/>
          <w:iCs/>
        </w:rPr>
        <w:t xml:space="preserve"> </w:t>
      </w:r>
      <w:r w:rsidR="00BC288A" w:rsidRPr="009179FB">
        <w:rPr>
          <w:rFonts w:cstheme="minorHAnsi"/>
        </w:rPr>
        <w:t>[n = </w:t>
      </w:r>
      <w:r w:rsidR="00775715">
        <w:rPr>
          <w:rFonts w:cstheme="minorHAnsi"/>
        </w:rPr>
        <w:t>7</w:t>
      </w:r>
      <w:r w:rsidR="00BC288A" w:rsidRPr="009179FB">
        <w:rPr>
          <w:rFonts w:cstheme="minorHAnsi"/>
        </w:rPr>
        <w:t>]</w:t>
      </w:r>
      <w:r w:rsidR="00BC288A" w:rsidRPr="009179FB">
        <w:t>), Norway spruce (</w:t>
      </w:r>
      <w:proofErr w:type="spellStart"/>
      <w:r w:rsidR="00BC288A" w:rsidRPr="009179FB">
        <w:rPr>
          <w:i/>
          <w:iCs/>
        </w:rPr>
        <w:t>Picea</w:t>
      </w:r>
      <w:proofErr w:type="spellEnd"/>
      <w:r w:rsidR="0049685F">
        <w:rPr>
          <w:i/>
          <w:iCs/>
        </w:rPr>
        <w:t> </w:t>
      </w:r>
      <w:proofErr w:type="spellStart"/>
      <w:r w:rsidR="00BC288A" w:rsidRPr="009179FB">
        <w:rPr>
          <w:i/>
          <w:iCs/>
        </w:rPr>
        <w:t>abies</w:t>
      </w:r>
      <w:proofErr w:type="spellEnd"/>
      <w:r w:rsidR="00BA5210" w:rsidRPr="009179FB">
        <w:rPr>
          <w:i/>
          <w:iCs/>
        </w:rPr>
        <w:t xml:space="preserve"> </w:t>
      </w:r>
      <w:r w:rsidR="00BA5210" w:rsidRPr="009179FB">
        <w:rPr>
          <w:rFonts w:cstheme="minorHAnsi"/>
          <w:i/>
          <w:iCs/>
        </w:rPr>
        <w:t>[</w:t>
      </w:r>
      <w:r w:rsidR="00BA5210" w:rsidRPr="009179FB">
        <w:rPr>
          <w:i/>
          <w:iCs/>
        </w:rPr>
        <w:t>L.</w:t>
      </w:r>
      <w:r w:rsidR="00BA5210" w:rsidRPr="009179FB">
        <w:rPr>
          <w:rFonts w:cstheme="minorHAnsi"/>
          <w:i/>
          <w:iCs/>
        </w:rPr>
        <w:t>]</w:t>
      </w:r>
      <w:r w:rsidR="00BA5210" w:rsidRPr="009179FB">
        <w:rPr>
          <w:i/>
          <w:iCs/>
        </w:rPr>
        <w:t xml:space="preserve"> H. K</w:t>
      </w:r>
      <w:r w:rsidR="00350F41" w:rsidRPr="009179FB">
        <w:rPr>
          <w:i/>
          <w:iCs/>
        </w:rPr>
        <w:t>ARST</w:t>
      </w:r>
      <w:r w:rsidR="00BA5210" w:rsidRPr="009179FB">
        <w:rPr>
          <w:i/>
          <w:iCs/>
        </w:rPr>
        <w:t>.</w:t>
      </w:r>
      <w:r w:rsidR="00BC288A" w:rsidRPr="009179FB">
        <w:t xml:space="preserve"> </w:t>
      </w:r>
      <w:r w:rsidR="00BC288A" w:rsidRPr="009179FB">
        <w:rPr>
          <w:rFonts w:cstheme="minorHAnsi"/>
        </w:rPr>
        <w:t>[n = </w:t>
      </w:r>
      <w:r w:rsidR="00775715">
        <w:rPr>
          <w:rFonts w:cstheme="minorHAnsi"/>
        </w:rPr>
        <w:t>8</w:t>
      </w:r>
      <w:r w:rsidR="00BC288A" w:rsidRPr="009179FB">
        <w:rPr>
          <w:rFonts w:cstheme="minorHAnsi"/>
        </w:rPr>
        <w:t>]</w:t>
      </w:r>
      <w:r w:rsidR="00BC288A" w:rsidRPr="009179FB">
        <w:t>) or Mountain pine (</w:t>
      </w:r>
      <w:r w:rsidR="00BC288A" w:rsidRPr="009179FB">
        <w:rPr>
          <w:i/>
          <w:iCs/>
        </w:rPr>
        <w:t>Pinus</w:t>
      </w:r>
      <w:r w:rsidR="0049685F">
        <w:rPr>
          <w:i/>
          <w:iCs/>
        </w:rPr>
        <w:t> </w:t>
      </w:r>
      <w:proofErr w:type="spellStart"/>
      <w:r w:rsidR="00BC288A" w:rsidRPr="009179FB">
        <w:rPr>
          <w:i/>
          <w:iCs/>
        </w:rPr>
        <w:t>mugo</w:t>
      </w:r>
      <w:proofErr w:type="spellEnd"/>
      <w:r w:rsidR="00BC288A" w:rsidRPr="009179FB">
        <w:rPr>
          <w:i/>
          <w:iCs/>
        </w:rPr>
        <w:t xml:space="preserve"> </w:t>
      </w:r>
      <w:r w:rsidR="00BA5210" w:rsidRPr="009179FB">
        <w:rPr>
          <w:i/>
          <w:iCs/>
        </w:rPr>
        <w:t>T</w:t>
      </w:r>
      <w:r w:rsidR="00350F41" w:rsidRPr="009179FB">
        <w:rPr>
          <w:i/>
          <w:iCs/>
        </w:rPr>
        <w:t>URRA</w:t>
      </w:r>
      <w:r w:rsidR="00BA5210" w:rsidRPr="009179FB">
        <w:t xml:space="preserve"> </w:t>
      </w:r>
      <w:r w:rsidR="00BC288A" w:rsidRPr="009179FB">
        <w:rPr>
          <w:rFonts w:cstheme="minorHAnsi"/>
        </w:rPr>
        <w:t>[n = </w:t>
      </w:r>
      <w:r w:rsidR="0068265D">
        <w:rPr>
          <w:rFonts w:cstheme="minorHAnsi"/>
        </w:rPr>
        <w:t>6</w:t>
      </w:r>
      <w:r w:rsidR="0068265D" w:rsidRPr="009179FB">
        <w:rPr>
          <w:rFonts w:cstheme="minorHAnsi"/>
          <w:i/>
          <w:iCs/>
        </w:rPr>
        <w:t>]</w:t>
      </w:r>
      <w:r w:rsidR="00BC288A" w:rsidRPr="009179FB">
        <w:t>)</w:t>
      </w:r>
      <w:r w:rsidR="00F50044" w:rsidRPr="009179FB">
        <w:t>.</w:t>
      </w:r>
      <w:r w:rsidR="009174E1">
        <w:t xml:space="preserve"> </w:t>
      </w:r>
      <w:commentRangeStart w:id="19"/>
      <w:r w:rsidR="009174E1">
        <w:t>Pine trees of Mountain pine plots have sometimes been identified as Scots pine (</w:t>
      </w:r>
      <w:r w:rsidR="009174E1" w:rsidRPr="009174E1">
        <w:rPr>
          <w:i/>
          <w:iCs/>
        </w:rPr>
        <w:t>Pinus sylvestris</w:t>
      </w:r>
      <w:r w:rsidR="009174E1">
        <w:t xml:space="preserve"> </w:t>
      </w:r>
      <w:r w:rsidR="009174E1" w:rsidRPr="009179FB">
        <w:rPr>
          <w:rFonts w:cstheme="minorHAnsi"/>
          <w:i/>
          <w:iCs/>
        </w:rPr>
        <w:t>[</w:t>
      </w:r>
      <w:r w:rsidR="009174E1" w:rsidRPr="009179FB">
        <w:rPr>
          <w:i/>
          <w:iCs/>
        </w:rPr>
        <w:t>L.</w:t>
      </w:r>
      <w:r w:rsidR="009174E1" w:rsidRPr="009179FB">
        <w:rPr>
          <w:rFonts w:cstheme="minorHAnsi"/>
          <w:i/>
          <w:iCs/>
        </w:rPr>
        <w:t>]</w:t>
      </w:r>
      <w:r w:rsidR="009174E1">
        <w:rPr>
          <w:i/>
          <w:iCs/>
        </w:rPr>
        <w:t>)</w:t>
      </w:r>
      <w:commentRangeEnd w:id="19"/>
      <w:r w:rsidR="00F116B7">
        <w:rPr>
          <w:rStyle w:val="Kommentarzeichen"/>
        </w:rPr>
        <w:commentReference w:id="19"/>
      </w:r>
      <w:r w:rsidR="009174E1">
        <w:rPr>
          <w:i/>
          <w:iCs/>
        </w:rPr>
        <w:t>.</w:t>
      </w:r>
      <w:r w:rsidR="009174E1">
        <w:t xml:space="preserve"> </w:t>
      </w:r>
      <w:r w:rsidR="00350F41" w:rsidRPr="009179FB">
        <w:t xml:space="preserve"> </w:t>
      </w:r>
      <w:r w:rsidR="00F50044" w:rsidRPr="009179FB">
        <w:t>The hydrological status is differentiated between drained</w:t>
      </w:r>
      <w:r w:rsidR="00AD20E2" w:rsidRPr="009179FB">
        <w:t xml:space="preserve"> (n = 1</w:t>
      </w:r>
      <w:r w:rsidR="0068265D">
        <w:t>9)</w:t>
      </w:r>
      <w:r w:rsidR="00F50044" w:rsidRPr="009179FB">
        <w:t xml:space="preserve"> and norm</w:t>
      </w:r>
      <w:r w:rsidR="001E0C7E">
        <w:t>al</w:t>
      </w:r>
      <w:r w:rsidR="00F50044" w:rsidRPr="009179FB">
        <w:t xml:space="preserve"> </w:t>
      </w:r>
      <w:r w:rsidR="00AD20E2" w:rsidRPr="009179FB">
        <w:t>(n = </w:t>
      </w:r>
      <w:r w:rsidR="00775715">
        <w:t>15</w:t>
      </w:r>
      <w:r w:rsidR="00AD20E2" w:rsidRPr="009179FB">
        <w:t xml:space="preserve">) </w:t>
      </w:r>
      <w:r w:rsidR="00F50044" w:rsidRPr="009179FB">
        <w:t>peatlands. The drained sites also include peatlands which are partially drained and the norm</w:t>
      </w:r>
      <w:r w:rsidR="001E0C7E">
        <w:t>al</w:t>
      </w:r>
      <w:r w:rsidR="00F50044" w:rsidRPr="009179FB">
        <w:t xml:space="preserve"> sites summarize all peatlands which are either close to nature</w:t>
      </w:r>
      <w:r w:rsidR="00FD3B1B" w:rsidRPr="009179FB">
        <w:t xml:space="preserve"> (non-drained)</w:t>
      </w:r>
      <w:r w:rsidR="00236CE1">
        <w:t>, very</w:t>
      </w:r>
      <w:r w:rsidR="00F50044" w:rsidRPr="009179FB">
        <w:t xml:space="preserve"> slightly drained</w:t>
      </w:r>
      <w:r w:rsidR="00236CE1">
        <w:t xml:space="preserve"> or even rewetted</w:t>
      </w:r>
      <w:r w:rsidR="00F50044" w:rsidRPr="009179FB">
        <w:t>.</w:t>
      </w:r>
    </w:p>
    <w:p w14:paraId="686320C1" w14:textId="77777777" w:rsidR="009356D1" w:rsidRPr="009179FB" w:rsidRDefault="009356D1" w:rsidP="009356D1">
      <w:pPr>
        <w:keepNext/>
      </w:pPr>
      <w:r w:rsidRPr="009179FB">
        <w:rPr>
          <w:noProof/>
        </w:rPr>
        <w:lastRenderedPageBreak/>
        <w:drawing>
          <wp:inline distT="0" distB="0" distL="0" distR="0" wp14:anchorId="6EB0FD48" wp14:editId="5A08C267">
            <wp:extent cx="5760668" cy="7438388"/>
            <wp:effectExtent l="0" t="0" r="0" b="0"/>
            <wp:docPr id="171200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68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668" cy="7438388"/>
                    </a:xfrm>
                    <a:prstGeom prst="rect">
                      <a:avLst/>
                    </a:prstGeom>
                  </pic:spPr>
                </pic:pic>
              </a:graphicData>
            </a:graphic>
          </wp:inline>
        </w:drawing>
      </w:r>
    </w:p>
    <w:p w14:paraId="11DA3DD4" w14:textId="2B519FDB" w:rsidR="00CE4E57" w:rsidRPr="00630F70" w:rsidRDefault="009356D1" w:rsidP="00CE4E57">
      <w:pPr>
        <w:pStyle w:val="Beschriftung"/>
      </w:pPr>
      <w:bookmarkStart w:id="20" w:name="_Ref139908637"/>
      <w:bookmarkStart w:id="21" w:name="_Toc152595677"/>
      <w:r w:rsidRPr="009179FB">
        <w:t>Fig.</w:t>
      </w:r>
      <w:r w:rsidR="00005710">
        <w:t> </w:t>
      </w:r>
      <w:r w:rsidRPr="009179FB">
        <w:fldChar w:fldCharType="begin"/>
      </w:r>
      <w:r w:rsidRPr="009179FB">
        <w:instrText xml:space="preserve"> SEQ Fig. \* ARABIC </w:instrText>
      </w:r>
      <w:r w:rsidRPr="009179FB">
        <w:fldChar w:fldCharType="separate"/>
      </w:r>
      <w:r w:rsidR="00262F45">
        <w:rPr>
          <w:noProof/>
        </w:rPr>
        <w:t>1</w:t>
      </w:r>
      <w:r w:rsidRPr="009179FB">
        <w:fldChar w:fldCharType="end"/>
      </w:r>
      <w:bookmarkEnd w:id="20"/>
      <w:r w:rsidR="00135E97" w:rsidRPr="009179FB">
        <w:t> </w:t>
      </w:r>
      <w:r w:rsidRPr="009179FB">
        <w:t>–</w:t>
      </w:r>
      <w:r w:rsidR="00135E97" w:rsidRPr="009179FB">
        <w:t> </w:t>
      </w:r>
      <w:r w:rsidR="004C6859">
        <w:t>Monitoring</w:t>
      </w:r>
      <w:r w:rsidR="00021F57">
        <w:t xml:space="preserve"> </w:t>
      </w:r>
      <w:r w:rsidR="004C6859">
        <w:t>sites across</w:t>
      </w:r>
      <w:r w:rsidR="00177D78" w:rsidRPr="009179FB">
        <w:t xml:space="preserve"> Germany. The Map was created in QGIS </w:t>
      </w:r>
      <w:r w:rsidR="00376283">
        <w:t>(</w:t>
      </w:r>
      <w:r w:rsidR="00376283">
        <w:rPr>
          <w:rFonts w:ascii="Calibri" w:hAnsi="Calibri" w:cs="Calibri"/>
          <w:color w:val="44546A"/>
        </w:rPr>
        <w:t xml:space="preserve">QGIS Development Team </w:t>
      </w:r>
      <w:sdt>
        <w:sdtPr>
          <w:rPr>
            <w:rFonts w:ascii="Calibri" w:hAnsi="Calibri" w:cs="Calibri"/>
            <w:color w:val="44546A"/>
          </w:rPr>
          <w:alias w:val="To edit, see citavi.com/edit"/>
          <w:tag w:val="CitaviPlaceholder#8be597cd-6768-4f46-aa6f-e9d0b606fe25"/>
          <w:id w:val="1789383925"/>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zVhNWE4LWU1NGQtNDkwMC04NzVkLWNhZmY5NWM2MTRlZSIsIlJhbmdlTGVuZ3RoIjoyOCwiUmVmZXJlbmNlSWQiOiIxMGMzOWM2MC1hMDIxLTQ4NjUtOGNiMC1iZTZiYjQxZDM0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UdJUyBEZXZlbG9wbWVudCBUZWFtIiwiUHJvdGVjdGVkIjpmYWxzZSwiU2V4IjowLCJDcmVhdGVkQnkiOiJfSm9uYXMiLCJDcmVhdGVkT24iOiIyMDIyLTA3LTIwVDIwOjAwOjI3IiwiTW9kaWZpZWRCeSI6Il9Kb25hcyIsIklkIjoiNzhmY2JiYzctYzE1MS00ZTJhLTk4OWMtMDk3ZmIzYjA0MTMzIiwiTW9kaWZpZWRPbiI6IjIwMjItMDctMjBUMjA6MDA6Mj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(QGIS Development Team 2023)</w:t>
          </w:r>
          <w:r w:rsidR="00E3665E" w:rsidRPr="00E3665E">
            <w:rPr>
              <w:rFonts w:ascii="Calibri" w:hAnsi="Calibri" w:cs="Calibri"/>
              <w:color w:val="44546A"/>
            </w:rPr>
            <w:fldChar w:fldCharType="end"/>
          </w:r>
        </w:sdtContent>
      </w:sdt>
      <w:r w:rsidR="00376283">
        <w:rPr>
          <w:rFonts w:ascii="Calibri" w:hAnsi="Calibri" w:cs="Calibri"/>
          <w:color w:val="44546A"/>
        </w:rPr>
        <w:t>)</w:t>
      </w:r>
      <w:r w:rsidR="00177D78" w:rsidRPr="009179FB">
        <w:t xml:space="preserve"> using open source data from </w:t>
      </w:r>
      <w:r w:rsidR="00376283">
        <w:rPr>
          <w:rFonts w:ascii="Calibri" w:hAnsi="Calibri" w:cs="Calibri"/>
          <w:color w:val="44546A"/>
        </w:rPr>
        <w:t xml:space="preserve">GADM </w:t>
      </w:r>
      <w:sdt>
        <w:sdtPr>
          <w:rPr>
            <w:rFonts w:ascii="Calibri" w:hAnsi="Calibri" w:cs="Calibri"/>
            <w:color w:val="44546A"/>
          </w:rPr>
          <w:alias w:val="To edit, see citavi.com/edit"/>
          <w:tag w:val="CitaviPlaceholder#840110fb-ba6b-43ef-81d7-f1b6ad9da2ce"/>
          <w:id w:val="1722563819"/>
          <w:placeholder>
            <w:docPart w:val="DefaultPlaceholder_-1854013440"/>
          </w:placeholder>
        </w:sdtPr>
        <w:sdtEndPr/>
        <w:sdtContent>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2VkY2EyLWI1OTAtNDQ0OS04MjlhLTAwNGM1YWQ5MjJjMSIsIlJhbmdlTGVuZ3RoIjo2LCJSZWZlcmVuY2VJZCI6ImFlYmUxZjY5LTkxMjQtNDFlOC05ZWM2LTE1NmZiYzUwOGZ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hZG0ub3JnL2RhdGEuaHRtbCIsIlVyaVN0cmluZyI6Imh0dHBzOi8vZ2FkbS5vcmcvZGF0YS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yKSJ9XX0sIlRhZyI6IkNpdGF2aVBsYWNlaG9sZGVyIzg0MDExMGZiLWJhNmItNDNlZi04MWQ3LWYxYjZhZDlkYTJjZSIsIlRleHQiOiIoMjAyMi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(2022)</w:t>
          </w:r>
          <w:r w:rsidR="00E3665E" w:rsidRPr="00E3665E">
            <w:rPr>
              <w:rFonts w:ascii="Calibri" w:hAnsi="Calibri" w:cs="Calibri"/>
              <w:color w:val="44546A"/>
            </w:rPr>
            <w:fldChar w:fldCharType="end"/>
          </w:r>
        </w:sdtContent>
      </w:sdt>
      <w:r w:rsidR="00177D78" w:rsidRPr="009179FB">
        <w:t xml:space="preserve"> and </w:t>
      </w:r>
      <w:sdt>
        <w:sdtPr>
          <w:rPr>
            <w:rFonts w:ascii="Calibri" w:hAnsi="Calibri" w:cs="Calibri"/>
            <w:color w:val="44546A"/>
          </w:rPr>
          <w:alias w:val="To edit, see citavi.com/edit"/>
          <w:tag w:val="CitaviPlaceholder#1dbb54d3-2db8-4ef9-b7bd-628ea4968990"/>
          <w:id w:val="-560784483"/>
          <w:placeholder>
            <w:docPart w:val="DefaultPlaceholder_-1854013440"/>
          </w:placeholder>
        </w:sdtPr>
        <w:sdtEndPr/>
        <w:sdtContent>
          <w:r w:rsidR="00021F57">
            <w:rPr>
              <w:rFonts w:ascii="Calibri" w:hAnsi="Calibri" w:cs="Calibri"/>
              <w:color w:val="44546A"/>
            </w:rPr>
            <w:t xml:space="preserve">UN WFP </w:t>
          </w:r>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3ZjQzLTMyMjItNGM5ZS04MWIwLTNmZGEwMmFiZTFiZSIsIlJhbmdlTGVuZ3RoIjo2LCJSZWZlcmVuY2VJZCI6ImFkMzY4OWU4LTdiY2QtNDkwZC04NGFlLWQ1NGQ0NDExOW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QuMjAxOSIsIkF1dGhvcnMiOlt7IiRpZCI6IjciLCIkdHlwZSI6IlN3aXNzQWNhZGVtaWMuQ2l0YXZpLlBlcnNvbiwgU3dpc3NBY2FkZW1pYy5DaXRhdmkiLCJMYXN0TmFtZSI6IlVOIFdGUCIsIlByb3RlY3RlZCI6ZmFsc2UsIlNleCI6MCwiQ3JlYXRlZEJ5IjoiX0pvbmFzIFNpdHRlIiwiQ3JlYXRlZE9uIjoiMjAyMy0wNy0xMFQxNjowNjoxNyIsIk1vZGlmaWVkQnkiOiJfSm9uYXMgU2l0dGUiLCJJZCI6ImExNjY1YTVkLTEwOGYtNDE5ZS1hNTFmLTU0YzVlOGU3NTAyOSIsIk1vZGlmaWVkT24iOiIyMDIzLTA3LTEwVDE2OjA2OjE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ZW9ub2RlLndmcC5vcmcvbGF5ZXJzL2dlb25vZGUlM0F3bGRfYm5kX2FkbTBfd2ZwIiwiVXJpU3RyaW5nIjoiaHR0cHM6Ly9nZW9ub2RlLndmcC5vcmcvbGF5ZXJzL2dlb25vZGU6d2xkX2JuZF9hZG0wX3dm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5KSJ9XX0sIlRhZyI6IkNpdGF2aVBsYWNlaG9sZGVyIzFkYmI1NGQzLTJkYjgtNGVmOS1iN2JkLTYyOGVhNDk2ODk5MCIsIlRleHQiOiIoMjAxOS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(2019)</w:t>
          </w:r>
          <w:r w:rsidR="00E3665E" w:rsidRPr="00E3665E">
            <w:rPr>
              <w:rFonts w:ascii="Calibri" w:hAnsi="Calibri" w:cs="Calibri"/>
              <w:color w:val="44546A"/>
            </w:rPr>
            <w:fldChar w:fldCharType="end"/>
          </w:r>
        </w:sdtContent>
      </w:sdt>
      <w:bookmarkEnd w:id="21"/>
      <w:r w:rsidR="00177D78" w:rsidRPr="00630F70">
        <w:t xml:space="preserve"> </w:t>
      </w:r>
    </w:p>
    <w:p w14:paraId="234E0C41" w14:textId="77777777" w:rsidR="00CE4E57" w:rsidRPr="00630F70" w:rsidRDefault="00CE4E57">
      <w:pPr>
        <w:spacing w:line="259" w:lineRule="auto"/>
        <w:jc w:val="left"/>
        <w:rPr>
          <w:rFonts w:asciiTheme="majorHAnsi" w:eastAsiaTheme="majorEastAsia" w:hAnsiTheme="majorHAnsi" w:cstheme="majorBidi"/>
          <w:color w:val="538135" w:themeColor="accent6" w:themeShade="BF"/>
          <w:sz w:val="26"/>
          <w:szCs w:val="26"/>
        </w:rPr>
      </w:pPr>
      <w:r w:rsidRPr="00630F70">
        <w:br w:type="page"/>
      </w:r>
    </w:p>
    <w:p w14:paraId="490AED17" w14:textId="771CB4B9" w:rsidR="007F6603" w:rsidRPr="00630F70" w:rsidRDefault="007F6603" w:rsidP="007F6603">
      <w:pPr>
        <w:pStyle w:val="berschrift2"/>
      </w:pPr>
      <w:bookmarkStart w:id="22" w:name="_Toc152595781"/>
      <w:r w:rsidRPr="00630F70">
        <w:lastRenderedPageBreak/>
        <w:t xml:space="preserve">Plot </w:t>
      </w:r>
      <w:r w:rsidR="00C531E9" w:rsidRPr="00630F70">
        <w:t xml:space="preserve">and study </w:t>
      </w:r>
      <w:r w:rsidRPr="00630F70">
        <w:t>design</w:t>
      </w:r>
      <w:bookmarkEnd w:id="22"/>
    </w:p>
    <w:p w14:paraId="7BA0D753" w14:textId="21E73B01" w:rsidR="00676BF2" w:rsidRPr="00630F70" w:rsidRDefault="005C4FDE" w:rsidP="005C4FDE">
      <w:r w:rsidRPr="00630F70">
        <w:t xml:space="preserve">The plot design and data sampling methodology </w:t>
      </w:r>
      <w:r w:rsidR="009D7B3A" w:rsidRPr="00630F70">
        <w:t>are</w:t>
      </w:r>
      <w:r w:rsidRPr="00630F70">
        <w:t xml:space="preserve"> based on the sampling </w:t>
      </w:r>
      <w:r w:rsidR="00530A8F" w:rsidRPr="00630F70">
        <w:t xml:space="preserve">and analysis manual for the </w:t>
      </w:r>
      <w:proofErr w:type="spellStart"/>
      <w:r w:rsidR="00530A8F" w:rsidRPr="00630F70">
        <w:t>MoMoK</w:t>
      </w:r>
      <w:proofErr w:type="spellEnd"/>
      <w:r w:rsidR="00530A8F" w:rsidRPr="00630F70">
        <w:t>-Wald project</w:t>
      </w:r>
      <w:r w:rsidR="00012602">
        <w:t xml:space="preserve"> </w:t>
      </w:r>
      <w:sdt>
        <w:sdtPr>
          <w:alias w:val="To edit, see citavi.com/edit"/>
          <w:tag w:val="CitaviPlaceholder#c6b0bd28-1c9a-46c2-bb7e-693d2c84ec84"/>
          <w:id w:val="-1844692725"/>
          <w:placeholder>
            <w:docPart w:val="DefaultPlaceholder_-1854013440"/>
          </w:placeholder>
        </w:sdtPr>
        <w:sdtEndPr/>
        <w:sdtContent>
          <w:r w:rsidR="00012602">
            <w:fldChar w:fldCharType="begin"/>
          </w:r>
          <w:r w:rsidR="000126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JiMDY4LWEyMjAtNDg3OC1iNGZlLTJkZWRlMDg5N2E3YyIsIlJhbmdlTGVuZ3RoIjoyMSwiUmVmZXJlbmNlSWQiOiJiYmQzMGEwMy04NzYyLTQ2NWMtYjAyNi1kOGEyMTE1ZmUz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}</w:instrText>
          </w:r>
          <w:r w:rsidR="00012602">
            <w:fldChar w:fldCharType="separate"/>
          </w:r>
          <w:r w:rsidR="00C452D3">
            <w:t>(Gabriel et al. 2021)</w:t>
          </w:r>
          <w:r w:rsidR="00012602">
            <w:fldChar w:fldCharType="end"/>
          </w:r>
        </w:sdtContent>
      </w:sdt>
      <w:r w:rsidR="00676BF2" w:rsidRPr="00630F70">
        <w:t>.</w:t>
      </w:r>
    </w:p>
    <w:p w14:paraId="695D40F1" w14:textId="2F977349" w:rsidR="00FD3B1B" w:rsidRPr="00630F70" w:rsidRDefault="00676BF2" w:rsidP="009E16DC">
      <w:r w:rsidRPr="00630F70">
        <w:t>On each monitoring site, a 0.25 ha square sampling plot</w:t>
      </w:r>
      <w:r w:rsidR="009E16DC" w:rsidRPr="00630F70">
        <w:t xml:space="preserve"> with a side length of 50.0</w:t>
      </w:r>
      <w:r w:rsidR="002D3D52" w:rsidRPr="00630F70">
        <w:t>0</w:t>
      </w:r>
      <w:r w:rsidR="009E16DC" w:rsidRPr="00630F70">
        <w:t> m</w:t>
      </w:r>
      <w:r w:rsidRPr="00630F70">
        <w:t xml:space="preserve"> </w:t>
      </w:r>
      <w:r w:rsidR="009E16DC" w:rsidRPr="00630F70">
        <w:t>i</w:t>
      </w:r>
      <w:r w:rsidRPr="00630F70">
        <w:t xml:space="preserve">s installed in reference to a previously defined GPS point. From this reference point, the plot’s center point and all 4 plot corners of the sampling plot are placed </w:t>
      </w:r>
      <w:r w:rsidR="00316D70" w:rsidRPr="00630F70">
        <w:t xml:space="preserve">as boundaries </w:t>
      </w:r>
      <w:r w:rsidRPr="00630F70">
        <w:t xml:space="preserve">and </w:t>
      </w:r>
      <w:r w:rsidR="00316D70" w:rsidRPr="00630F70">
        <w:t>described by</w:t>
      </w:r>
      <w:r w:rsidRPr="00630F70">
        <w:t xml:space="preserve"> their polar coordinates. The </w:t>
      </w:r>
      <w:r w:rsidR="00FD3B1B" w:rsidRPr="00630F70">
        <w:t>plot’s</w:t>
      </w:r>
      <w:r w:rsidRPr="00630F70">
        <w:t xml:space="preserve"> center point and corners are marked with wooden sticks for visual identification.</w:t>
      </w:r>
      <w:r w:rsidR="0010106B" w:rsidRPr="00630F70">
        <w:t xml:space="preserve"> The sampling plot consists of several single sub-plots to assess the different </w:t>
      </w:r>
      <w:r w:rsidR="00FD3B1B" w:rsidRPr="00630F70">
        <w:t>parameters</w:t>
      </w:r>
      <w:r w:rsidR="0010106B" w:rsidRPr="00630F70">
        <w:t xml:space="preserve"> of interest. </w:t>
      </w:r>
    </w:p>
    <w:p w14:paraId="1A45CD16" w14:textId="101A481F" w:rsidR="005C4FDE" w:rsidRPr="009179FB" w:rsidRDefault="009E16DC" w:rsidP="005C4FDE">
      <w:r w:rsidRPr="00176BD2">
        <w:t xml:space="preserve">A verbal forest stand description </w:t>
      </w:r>
      <w:r>
        <w:t>is conducted throughout the entire square sampling plot</w:t>
      </w:r>
      <w:r w:rsidR="008F5F00">
        <w:t xml:space="preserve"> (</w:t>
      </w:r>
      <w:r w:rsidR="008F5F00">
        <w:fldChar w:fldCharType="begin"/>
      </w:r>
      <w:r w:rsidR="008F5F00">
        <w:instrText xml:space="preserve"> REF _Ref147255636 \h </w:instrText>
      </w:r>
      <w:r w:rsidR="008F5F00">
        <w:fldChar w:fldCharType="separate"/>
      </w:r>
      <w:r w:rsidR="008F5F00" w:rsidRPr="009179FB">
        <w:t>Fig.</w:t>
      </w:r>
      <w:r w:rsidR="008F5F00">
        <w:t> </w:t>
      </w:r>
      <w:r w:rsidR="008F5F00">
        <w:rPr>
          <w:noProof/>
        </w:rPr>
        <w:t>2</w:t>
      </w:r>
      <w:r w:rsidR="008F5F00">
        <w:fldChar w:fldCharType="end"/>
      </w:r>
      <w:r w:rsidR="008F5F00">
        <w:t>)</w:t>
      </w:r>
      <w:r>
        <w:t xml:space="preserve">. </w:t>
      </w:r>
      <w:r w:rsidR="0010106B" w:rsidRPr="009179FB">
        <w:t>In a circular plot with a radius of r = 12.62 m</w:t>
      </w:r>
      <w:r w:rsidR="00FD3B1B" w:rsidRPr="009179FB">
        <w:t xml:space="preserve"> around the </w:t>
      </w:r>
      <w:r w:rsidR="00AF5D5C">
        <w:t xml:space="preserve">main </w:t>
      </w:r>
      <w:r w:rsidR="00FD3B1B" w:rsidRPr="009179FB">
        <w:t xml:space="preserve">plot center, </w:t>
      </w:r>
      <w:r w:rsidR="00F34A85" w:rsidRPr="009179FB">
        <w:t>every</w:t>
      </w:r>
      <w:r w:rsidR="00FD3B1B" w:rsidRPr="009179FB">
        <w:t xml:space="preserve"> tree and its growth and vitality parameters </w:t>
      </w:r>
      <w:r w:rsidRPr="009179FB">
        <w:t>are</w:t>
      </w:r>
      <w:r w:rsidR="00FD3B1B" w:rsidRPr="009179FB">
        <w:t xml:space="preserve"> recorded</w:t>
      </w:r>
      <w:r w:rsidR="00AF5D5C">
        <w:t xml:space="preserve">. Additionally, standing and downed deadwood is sampled and measured within the same circular plot. </w:t>
      </w:r>
      <w:r w:rsidR="002F7ECD">
        <w:t xml:space="preserve">The location of the main plot center is </w:t>
      </w:r>
      <w:r w:rsidR="002F7ECD" w:rsidRPr="002F7ECD">
        <w:t xml:space="preserve">selected in a way that the heterogeneity of the </w:t>
      </w:r>
      <w:r w:rsidR="002F7ECD">
        <w:t>site</w:t>
      </w:r>
      <w:r w:rsidR="002F7ECD" w:rsidRPr="002F7ECD">
        <w:t xml:space="preserve"> is optimally </w:t>
      </w:r>
      <w:r w:rsidR="002F7ECD">
        <w:t xml:space="preserve">represented by the sample plot. </w:t>
      </w:r>
      <w:r w:rsidR="00AF5D5C">
        <w:t>For the regeneration</w:t>
      </w:r>
      <w:r w:rsidR="002F7ECD" w:rsidRPr="002F7ECD">
        <w:t xml:space="preserve"> </w:t>
      </w:r>
      <w:r w:rsidR="002F7ECD">
        <w:t>survey</w:t>
      </w:r>
      <w:r w:rsidR="00AF5D5C">
        <w:t>, 4 circular satellite plots are established with a distance of 10 m in all 4 main geographic directions from the main plot center. Each of the satellite plots has a radius of r = 5.00 m around their plot center.</w:t>
      </w:r>
      <w:r w:rsidR="008F5F00">
        <w:t xml:space="preserve"> Additionally, a vegetation survey is conducted on 4 randomly distributed 100 m</w:t>
      </w:r>
      <w:r w:rsidR="008F5F00" w:rsidRPr="008F5F00">
        <w:rPr>
          <w:vertAlign w:val="superscript"/>
        </w:rPr>
        <w:t>2</w:t>
      </w:r>
      <w:r w:rsidR="008F5F00" w:rsidRPr="008F5F00">
        <w:t xml:space="preserve"> </w:t>
      </w:r>
      <w:r w:rsidR="008F5F00">
        <w:t>(</w:t>
      </w:r>
      <w:r w:rsidR="008F5F00">
        <w:rPr>
          <w:rFonts w:cstheme="minorHAnsi"/>
        </w:rPr>
        <w:t>Σ</w:t>
      </w:r>
      <w:r w:rsidR="008F5F00">
        <w:t> 400 m</w:t>
      </w:r>
      <w:r w:rsidR="008F5F00" w:rsidRPr="008F5F00">
        <w:rPr>
          <w:vertAlign w:val="superscript"/>
        </w:rPr>
        <w:t>2</w:t>
      </w:r>
      <w:r w:rsidR="008F5F00">
        <w:t>) sub-plots within a 30 m radius around the main plot center.</w:t>
      </w:r>
    </w:p>
    <w:p w14:paraId="63389C00" w14:textId="77777777" w:rsidR="00844CD5" w:rsidRPr="009179FB" w:rsidRDefault="00844CD5" w:rsidP="00AF5D5C">
      <w:pPr>
        <w:keepNext/>
        <w:jc w:val="center"/>
      </w:pPr>
      <w:r w:rsidRPr="009179FB">
        <w:rPr>
          <w:noProof/>
        </w:rPr>
        <w:lastRenderedPageBreak/>
        <w:drawing>
          <wp:inline distT="0" distB="0" distL="0" distR="0" wp14:anchorId="01A69248" wp14:editId="29B58FA3">
            <wp:extent cx="4581525" cy="3239794"/>
            <wp:effectExtent l="0" t="0" r="0" b="0"/>
            <wp:docPr id="284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97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086" cy="3247262"/>
                    </a:xfrm>
                    <a:prstGeom prst="rect">
                      <a:avLst/>
                    </a:prstGeom>
                  </pic:spPr>
                </pic:pic>
              </a:graphicData>
            </a:graphic>
          </wp:inline>
        </w:drawing>
      </w:r>
    </w:p>
    <w:p w14:paraId="3B327E17" w14:textId="1B77A919" w:rsidR="00844CD5" w:rsidRPr="009179FB" w:rsidRDefault="00844CD5" w:rsidP="00844CD5">
      <w:pPr>
        <w:pStyle w:val="Beschriftung"/>
      </w:pPr>
      <w:bookmarkStart w:id="23" w:name="_Ref147255636"/>
      <w:bookmarkStart w:id="24" w:name="_Toc152595678"/>
      <w:r w:rsidRPr="009179FB">
        <w:t>Fig.</w:t>
      </w:r>
      <w:r w:rsidR="00005710">
        <w:t> </w:t>
      </w:r>
      <w:r w:rsidRPr="009179FB">
        <w:fldChar w:fldCharType="begin"/>
      </w:r>
      <w:r w:rsidRPr="009179FB">
        <w:instrText xml:space="preserve"> SEQ Fig. \* ARABIC </w:instrText>
      </w:r>
      <w:r w:rsidRPr="009179FB">
        <w:fldChar w:fldCharType="separate"/>
      </w:r>
      <w:r w:rsidR="00262F45">
        <w:rPr>
          <w:noProof/>
        </w:rPr>
        <w:t>2</w:t>
      </w:r>
      <w:r w:rsidRPr="009179FB">
        <w:fldChar w:fldCharType="end"/>
      </w:r>
      <w:bookmarkEnd w:id="23"/>
      <w:r w:rsidRPr="009179FB">
        <w:t xml:space="preserve"> – Plot design: Squared sampling plot (edge length: 50.00 m) with a circular forest inventory plot (radius: 12.62 m) and 4 </w:t>
      </w:r>
      <w:r w:rsidR="00E44E34" w:rsidRPr="009179FB">
        <w:t>satellite</w:t>
      </w:r>
      <w:r w:rsidRPr="009179FB">
        <w:t xml:space="preserve"> circular plots for the natural regeneration survey (radius: 5.00 m)</w:t>
      </w:r>
      <w:bookmarkEnd w:id="24"/>
    </w:p>
    <w:p w14:paraId="02CEAE43" w14:textId="16223E7F" w:rsidR="005F190F" w:rsidRDefault="005F190F" w:rsidP="005F190F">
      <w:pPr>
        <w:pStyle w:val="berschrift2"/>
      </w:pPr>
      <w:bookmarkStart w:id="25" w:name="_Toc152595782"/>
      <w:r>
        <w:t>Data sampling</w:t>
      </w:r>
      <w:bookmarkEnd w:id="25"/>
    </w:p>
    <w:p w14:paraId="4A53B749" w14:textId="7A842CCF" w:rsidR="00316D70" w:rsidRDefault="00316D70" w:rsidP="00316D70">
      <w:r>
        <w:t>The polar coordinates are derived from distance and azimuth measurements between the plot center point and the plot corners or satellite points by using a Vertex device</w:t>
      </w:r>
      <w:r w:rsidR="00FE2DEE">
        <w:t xml:space="preserve"> </w:t>
      </w:r>
      <w:sdt>
        <w:sdtPr>
          <w:alias w:val="To edit, see citavi.com/edit"/>
          <w:tag w:val="CitaviPlaceholder#ae318e1b-f1c4-4bdd-9d3d-e0d754fdff69"/>
          <w:id w:val="1496223617"/>
          <w:placeholder>
            <w:docPart w:val="DefaultPlaceholder_-1854013440"/>
          </w:placeholder>
        </w:sdtPr>
        <w:sdtEndPr/>
        <w:sdtContent>
          <w:r w:rsidR="00FE2DE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YxZmEwLWEyOTgtNDYzMy04ZTJjLTU3MjdjOGJhN2I5NyIsIlJhbmdlTGVuZ3RoIjoxMywiUmVmZXJlbmNlSWQiOiIxNDFlZDk3NC1mZWM5LTRjZjUtOGU3MC0zYzM3ODU3NDUz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TGFzdE5hbWUiOiJIYWdsw7ZmIiwiUHJvdGVjdGVkIjpmYWxzZSwiU2V4IjowLCJDcmVhdGVkQnkiOiJfSm9uYXMgU2l0dGUiLCJDcmVhdGVkT24iOiIyMDIzLTExLTA2VDE0OjQyOjM0IiwiTW9kaWZpZWRCeSI6Il9Kb25hcyBTaXR0ZSIsIklkIjoiODk4ZjdjNzAtMTY1Yy00ZTQ2LThkY2YtYzIxNGIzZDVjNzgwIiwiTW9kaWZpZWRPbiI6IjIwMjMtMTEtMDZUMTQ6NDI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WlpbnF3cDAuanBnIiwiVXJpU3RyaW5nIjoiMTQxZWQ5NzQtZmVjOS00Y2Y1LThlNzAtM2MzNzg1NzQ1M2U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hhZ2zDtmYgU3dlZGVuIEFCIiwiUHJvdGVjdGVkIjpmYWxzZSwiU2V4IjowLCJDcmVhdGVkQnkiOiJfSm9uYXMgU2l0dGUiLCJDcmVhdGVkT24iOiIyMDIzLTExLTA2VDE0OjQzOjM4IiwiTW9kaWZpZWRCeSI6Il9Kb25hcyBTaXR0ZSIsIklkIjoiNTVhMTYxMjYtZjlkMy00ODM3LWIxNjQtNWI4N2RjYmI1OTM1IiwiTW9kaWZpZWRPbiI6IjIwMjMtMTEtMDZUMTQ6NDM6Mzg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hhZ2xvZnN3ZWRlbi5jb20vd3AtY29udGVudC91cGxvYWRzLzIwMjEvMDIvVmVydGV4LTUtRU5VX3MucGRmIiwiVXJpU3RyaW5nIjoiaHR0cHM6Ly9oYWdsb2Zzd2VkZW4uY29tL3dwLWNvbnRlbnQvdXBsb2Fkcy8yMDIxLzAyL1ZlcnRleC01LUVOVV9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}</w:instrText>
          </w:r>
          <w:r w:rsidR="00FE2DEE">
            <w:fldChar w:fldCharType="separate"/>
          </w:r>
          <w:r w:rsidR="00C452D3">
            <w:t>(Haglöf 2023)</w:t>
          </w:r>
          <w:r w:rsidR="00FE2DEE">
            <w:fldChar w:fldCharType="end"/>
          </w:r>
        </w:sdtContent>
      </w:sdt>
      <w:r>
        <w:t xml:space="preserve"> and a compass.</w:t>
      </w:r>
    </w:p>
    <w:p w14:paraId="0D263312" w14:textId="29ADC5F1" w:rsidR="00316D70" w:rsidRDefault="0083544D" w:rsidP="00316D70">
      <w:r>
        <w:t>For all trees within the main circular plot (A = 500.34 </w:t>
      </w:r>
      <w:r w:rsidRPr="009179FB">
        <w:t>m</w:t>
      </w:r>
      <w:r w:rsidRPr="009179FB">
        <w:rPr>
          <w:vertAlign w:val="superscript"/>
        </w:rPr>
        <w:t>2</w:t>
      </w:r>
      <w:r w:rsidRPr="009179FB">
        <w:t>)</w:t>
      </w:r>
      <w:r>
        <w:t xml:space="preserve"> and which are classified as merchantable wood and thus, </w:t>
      </w:r>
      <w:r w:rsidR="009D7B3A">
        <w:t>have</w:t>
      </w:r>
      <w:r>
        <w:t xml:space="preserve"> a breast height diameter </w:t>
      </w:r>
      <w:r w:rsidR="009D7B3A">
        <w:t>DBH </w:t>
      </w:r>
      <w:r w:rsidR="00FE2DEE" w:rsidRPr="00FE2DEE">
        <w:t>≥</w:t>
      </w:r>
      <w:r w:rsidR="009D7B3A">
        <w:t> </w:t>
      </w:r>
      <w:r>
        <w:t>7 cm, the growth and vitality parameters are recorded. This includes the identification of tree species, the polar coordinates in relation to the center point, the measurement of the DBH with a girth tape and an estimation of the Kraft’s class for all trees.</w:t>
      </w:r>
      <w:r w:rsidR="00A464E8">
        <w:t xml:space="preserve"> The tree height and crown base height </w:t>
      </w:r>
      <w:r w:rsidR="00103841">
        <w:t>are</w:t>
      </w:r>
      <w:r w:rsidR="00A464E8">
        <w:t xml:space="preserve"> only measured for a minimum of 5 trees per site but covering all occurring DBH classes. It was measured by using a Vertex device.</w:t>
      </w:r>
      <w:r w:rsidR="00103841">
        <w:t xml:space="preserve"> Lastly, the tree or forest stand age is derived from </w:t>
      </w:r>
      <w:r w:rsidR="005B54BF">
        <w:t>various</w:t>
      </w:r>
      <w:r w:rsidR="00103841">
        <w:t xml:space="preserve"> sources (</w:t>
      </w:r>
      <w:r w:rsidR="00FB555D">
        <w:fldChar w:fldCharType="begin"/>
      </w:r>
      <w:r w:rsidR="00FB555D">
        <w:instrText xml:space="preserve"> REF _Ref145867310 \h </w:instrText>
      </w:r>
      <w:r w:rsidR="00FB555D">
        <w:fldChar w:fldCharType="separate"/>
      </w:r>
      <w:r w:rsidR="002D3D52">
        <w:t>Tab. </w:t>
      </w:r>
      <w:r w:rsidR="002D3D52">
        <w:rPr>
          <w:noProof/>
        </w:rPr>
        <w:t>1</w:t>
      </w:r>
      <w:r w:rsidR="00FB555D">
        <w:fldChar w:fldCharType="end"/>
      </w:r>
      <w:r w:rsidR="00103841">
        <w:t>).</w:t>
      </w:r>
    </w:p>
    <w:p w14:paraId="09011BCE" w14:textId="58C9DEDC" w:rsidR="00EA4A03" w:rsidRDefault="00EA4A03" w:rsidP="00EA4A03">
      <w:pPr>
        <w:pStyle w:val="Beschriftung"/>
        <w:keepNext/>
      </w:pPr>
      <w:bookmarkStart w:id="26" w:name="_Ref145867310"/>
      <w:bookmarkStart w:id="27" w:name="_Toc152595693"/>
      <w:r>
        <w:t>Tab. </w:t>
      </w:r>
      <w:r>
        <w:fldChar w:fldCharType="begin"/>
      </w:r>
      <w:r>
        <w:instrText xml:space="preserve"> SEQ Tab._ \* ARABIC </w:instrText>
      </w:r>
      <w:r>
        <w:fldChar w:fldCharType="separate"/>
      </w:r>
      <w:r w:rsidR="00A06B34">
        <w:rPr>
          <w:noProof/>
        </w:rPr>
        <w:t>1</w:t>
      </w:r>
      <w:r>
        <w:fldChar w:fldCharType="end"/>
      </w:r>
      <w:bookmarkEnd w:id="26"/>
      <w:r>
        <w:t xml:space="preserve"> – Age determination </w:t>
      </w:r>
      <w:sdt>
        <w:sdtPr>
          <w:rPr>
            <w:rFonts w:ascii="Calibri" w:hAnsi="Calibri" w:cs="Calibri"/>
            <w:color w:val="44546A"/>
          </w:rPr>
          <w:alias w:val="To edit, see citavi.com/edit"/>
          <w:tag w:val="CitaviPlaceholder#57ad17be-d43f-48af-8f4c-99107c6e59b1"/>
          <w:id w:val="-242574877"/>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E0NDZlLTM5NDUtNDMxMC1hZmZiLTNjOGI0N2EzOWQ0Ny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NTdhZDE3YmUtZDQzZi00OGFmLThmNGMtOTkxMDdjNmU1OWIx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7"/>
      <w:r>
        <w:t xml:space="preserve"> </w:t>
      </w:r>
    </w:p>
    <w:tbl>
      <w:tblPr>
        <w:tblStyle w:val="Tabellenraster"/>
        <w:tblW w:w="0" w:type="auto"/>
        <w:tblLook w:val="04A0" w:firstRow="1" w:lastRow="0" w:firstColumn="1" w:lastColumn="0" w:noHBand="0" w:noVBand="1"/>
      </w:tblPr>
      <w:tblGrid>
        <w:gridCol w:w="988"/>
        <w:gridCol w:w="2268"/>
        <w:gridCol w:w="5806"/>
      </w:tblGrid>
      <w:tr w:rsidR="00EA4A03" w14:paraId="78F3367B" w14:textId="77777777" w:rsidTr="0038020E">
        <w:trPr>
          <w:tblHeader/>
        </w:trPr>
        <w:tc>
          <w:tcPr>
            <w:tcW w:w="988" w:type="dxa"/>
            <w:tcBorders>
              <w:left w:val="nil"/>
            </w:tcBorders>
          </w:tcPr>
          <w:p w14:paraId="56B0CA4D" w14:textId="08468BE7" w:rsidR="00EA4A03" w:rsidRDefault="00EA4A03" w:rsidP="00EA4A03">
            <w:pPr>
              <w:pStyle w:val="Tabelleberschrift"/>
            </w:pPr>
            <w:r>
              <w:t>Code</w:t>
            </w:r>
          </w:p>
        </w:tc>
        <w:tc>
          <w:tcPr>
            <w:tcW w:w="2268" w:type="dxa"/>
          </w:tcPr>
          <w:p w14:paraId="574DC908" w14:textId="41EE0C19" w:rsidR="00EA4A03" w:rsidRDefault="00EA4A03" w:rsidP="00EA4A03">
            <w:pPr>
              <w:pStyle w:val="Tabelleberschrift"/>
            </w:pPr>
            <w:r>
              <w:t>Type</w:t>
            </w:r>
          </w:p>
        </w:tc>
        <w:tc>
          <w:tcPr>
            <w:tcW w:w="5806" w:type="dxa"/>
            <w:tcBorders>
              <w:right w:val="nil"/>
            </w:tcBorders>
          </w:tcPr>
          <w:p w14:paraId="5E2628AC" w14:textId="3C510295" w:rsidR="00EA4A03" w:rsidRDefault="00EA4A03" w:rsidP="00EA4A03">
            <w:pPr>
              <w:pStyle w:val="Tabelleberschrift"/>
            </w:pPr>
            <w:r>
              <w:t>Method</w:t>
            </w:r>
          </w:p>
        </w:tc>
      </w:tr>
      <w:tr w:rsidR="00EA4A03" w14:paraId="02F70A3F" w14:textId="77777777" w:rsidTr="0019213F">
        <w:tc>
          <w:tcPr>
            <w:tcW w:w="988" w:type="dxa"/>
            <w:tcBorders>
              <w:left w:val="nil"/>
              <w:bottom w:val="nil"/>
              <w:right w:val="nil"/>
            </w:tcBorders>
          </w:tcPr>
          <w:p w14:paraId="257E1162" w14:textId="3B8B12D2" w:rsidR="00EA4A03" w:rsidRDefault="00EA4A03" w:rsidP="00EA4A03">
            <w:pPr>
              <w:pStyle w:val="TabelleInhalt"/>
            </w:pPr>
            <w:r>
              <w:t>1</w:t>
            </w:r>
          </w:p>
        </w:tc>
        <w:tc>
          <w:tcPr>
            <w:tcW w:w="2268" w:type="dxa"/>
            <w:tcBorders>
              <w:left w:val="nil"/>
              <w:bottom w:val="nil"/>
              <w:right w:val="nil"/>
            </w:tcBorders>
          </w:tcPr>
          <w:p w14:paraId="706DAA73" w14:textId="2F18CF5F" w:rsidR="00EA4A03" w:rsidRDefault="00EA4A03" w:rsidP="00EA4A03">
            <w:pPr>
              <w:pStyle w:val="TabelleInhalt"/>
            </w:pPr>
            <w:r>
              <w:t>FE</w:t>
            </w:r>
          </w:p>
        </w:tc>
        <w:tc>
          <w:tcPr>
            <w:tcW w:w="5806" w:type="dxa"/>
            <w:tcBorders>
              <w:left w:val="nil"/>
              <w:bottom w:val="nil"/>
              <w:right w:val="nil"/>
            </w:tcBorders>
          </w:tcPr>
          <w:p w14:paraId="3A30F36A" w14:textId="24E979D7" w:rsidR="00EA4A03" w:rsidRDefault="006A4C2F" w:rsidP="00EA4A03">
            <w:pPr>
              <w:pStyle w:val="TabelleInhalt"/>
            </w:pPr>
            <w:r>
              <w:t>f</w:t>
            </w:r>
            <w:r w:rsidR="00EA4A03">
              <w:t>orest inventory</w:t>
            </w:r>
          </w:p>
        </w:tc>
      </w:tr>
      <w:tr w:rsidR="00EA4A03" w14:paraId="4336B79A" w14:textId="77777777" w:rsidTr="0019213F">
        <w:tc>
          <w:tcPr>
            <w:tcW w:w="988" w:type="dxa"/>
            <w:tcBorders>
              <w:top w:val="nil"/>
              <w:left w:val="nil"/>
              <w:bottom w:val="nil"/>
              <w:right w:val="nil"/>
            </w:tcBorders>
          </w:tcPr>
          <w:p w14:paraId="5A50B31B" w14:textId="40B51E02" w:rsidR="00EA4A03" w:rsidRDefault="00EA4A03" w:rsidP="00EA4A03">
            <w:pPr>
              <w:pStyle w:val="TabelleInhalt"/>
            </w:pPr>
            <w:r>
              <w:t>2</w:t>
            </w:r>
          </w:p>
        </w:tc>
        <w:tc>
          <w:tcPr>
            <w:tcW w:w="2268" w:type="dxa"/>
            <w:tcBorders>
              <w:top w:val="nil"/>
              <w:left w:val="nil"/>
              <w:bottom w:val="nil"/>
              <w:right w:val="nil"/>
            </w:tcBorders>
          </w:tcPr>
          <w:p w14:paraId="64F3F0B2" w14:textId="34FBC47F" w:rsidR="00EA4A03" w:rsidRDefault="006A4C2F" w:rsidP="00EA4A03">
            <w:pPr>
              <w:pStyle w:val="TabelleInhalt"/>
            </w:pPr>
            <w:r>
              <w:t>w</w:t>
            </w:r>
            <w:r w:rsidR="00EA4A03">
              <w:t>horl</w:t>
            </w:r>
          </w:p>
        </w:tc>
        <w:tc>
          <w:tcPr>
            <w:tcW w:w="5806" w:type="dxa"/>
            <w:tcBorders>
              <w:top w:val="nil"/>
              <w:left w:val="nil"/>
              <w:bottom w:val="nil"/>
              <w:right w:val="nil"/>
            </w:tcBorders>
          </w:tcPr>
          <w:p w14:paraId="7D65BDFE" w14:textId="1CE5DA5E" w:rsidR="00EA4A03" w:rsidRDefault="006A4C2F" w:rsidP="00EA4A03">
            <w:pPr>
              <w:pStyle w:val="TabelleInhalt"/>
            </w:pPr>
            <w:r>
              <w:t>c</w:t>
            </w:r>
            <w:r w:rsidR="00EA4A03">
              <w:t>ounting of branch whorls (</w:t>
            </w:r>
            <w:r w:rsidR="00222B90">
              <w:t xml:space="preserve">only </w:t>
            </w:r>
            <w:r w:rsidR="00EA4A03">
              <w:t>conifers)</w:t>
            </w:r>
          </w:p>
        </w:tc>
      </w:tr>
      <w:tr w:rsidR="00EA4A03" w14:paraId="41C5697C" w14:textId="77777777" w:rsidTr="0019213F">
        <w:tc>
          <w:tcPr>
            <w:tcW w:w="988" w:type="dxa"/>
            <w:tcBorders>
              <w:top w:val="nil"/>
              <w:left w:val="nil"/>
              <w:bottom w:val="nil"/>
              <w:right w:val="nil"/>
            </w:tcBorders>
          </w:tcPr>
          <w:p w14:paraId="252E7261" w14:textId="68A34230" w:rsidR="00EA4A03" w:rsidRDefault="00EA4A03" w:rsidP="00EA4A03">
            <w:pPr>
              <w:pStyle w:val="TabelleInhalt"/>
            </w:pPr>
            <w:r>
              <w:t>3</w:t>
            </w:r>
          </w:p>
        </w:tc>
        <w:tc>
          <w:tcPr>
            <w:tcW w:w="2268" w:type="dxa"/>
            <w:tcBorders>
              <w:top w:val="nil"/>
              <w:left w:val="nil"/>
              <w:bottom w:val="nil"/>
              <w:right w:val="nil"/>
            </w:tcBorders>
          </w:tcPr>
          <w:p w14:paraId="01E6A824" w14:textId="21C8E9DC" w:rsidR="00EA4A03" w:rsidRDefault="006A4C2F" w:rsidP="00EA4A03">
            <w:pPr>
              <w:pStyle w:val="TabelleInhalt"/>
            </w:pPr>
            <w:r>
              <w:t>t</w:t>
            </w:r>
            <w:r w:rsidR="00EA4A03">
              <w:t>ree stumps</w:t>
            </w:r>
          </w:p>
        </w:tc>
        <w:tc>
          <w:tcPr>
            <w:tcW w:w="5806" w:type="dxa"/>
            <w:tcBorders>
              <w:top w:val="nil"/>
              <w:left w:val="nil"/>
              <w:bottom w:val="nil"/>
              <w:right w:val="nil"/>
            </w:tcBorders>
          </w:tcPr>
          <w:p w14:paraId="08CD29B3" w14:textId="2B9A13A9" w:rsidR="00EA4A03" w:rsidRDefault="006A4C2F" w:rsidP="00EA4A03">
            <w:pPr>
              <w:pStyle w:val="TabelleInhalt"/>
            </w:pPr>
            <w:r>
              <w:t>c</w:t>
            </w:r>
            <w:r w:rsidR="00EA4A03">
              <w:t>ounting of growth rings on tree stumps</w:t>
            </w:r>
          </w:p>
        </w:tc>
      </w:tr>
      <w:tr w:rsidR="00EA4A03" w14:paraId="512B7F91" w14:textId="77777777" w:rsidTr="0019213F">
        <w:tc>
          <w:tcPr>
            <w:tcW w:w="988" w:type="dxa"/>
            <w:tcBorders>
              <w:top w:val="nil"/>
              <w:left w:val="nil"/>
              <w:bottom w:val="nil"/>
              <w:right w:val="nil"/>
            </w:tcBorders>
          </w:tcPr>
          <w:p w14:paraId="4D6C8005" w14:textId="1E10BBEF" w:rsidR="00EA4A03" w:rsidRDefault="00EA4A03" w:rsidP="00EA4A03">
            <w:pPr>
              <w:pStyle w:val="TabelleInhalt"/>
            </w:pPr>
            <w:r>
              <w:t>4</w:t>
            </w:r>
          </w:p>
        </w:tc>
        <w:tc>
          <w:tcPr>
            <w:tcW w:w="2268" w:type="dxa"/>
            <w:tcBorders>
              <w:top w:val="nil"/>
              <w:left w:val="nil"/>
              <w:bottom w:val="nil"/>
              <w:right w:val="nil"/>
            </w:tcBorders>
          </w:tcPr>
          <w:p w14:paraId="56782365" w14:textId="55B7FB66" w:rsidR="00EA4A03" w:rsidRDefault="006A4C2F" w:rsidP="00EA4A03">
            <w:pPr>
              <w:pStyle w:val="TabelleInhalt"/>
            </w:pPr>
            <w:r>
              <w:t>g</w:t>
            </w:r>
            <w:r w:rsidR="00EA4A03">
              <w:t>rowth rings</w:t>
            </w:r>
          </w:p>
        </w:tc>
        <w:tc>
          <w:tcPr>
            <w:tcW w:w="5806" w:type="dxa"/>
            <w:tcBorders>
              <w:top w:val="nil"/>
              <w:left w:val="nil"/>
              <w:bottom w:val="nil"/>
              <w:right w:val="nil"/>
            </w:tcBorders>
          </w:tcPr>
          <w:p w14:paraId="59F2C2E4" w14:textId="218221C2" w:rsidR="00EA4A03" w:rsidRDefault="006A4C2F" w:rsidP="00EA4A03">
            <w:pPr>
              <w:pStyle w:val="TabelleInhalt"/>
            </w:pPr>
            <w:r>
              <w:t>c</w:t>
            </w:r>
            <w:r w:rsidR="00EA4A03">
              <w:t>ounting of growth rings on borer cores</w:t>
            </w:r>
          </w:p>
        </w:tc>
      </w:tr>
      <w:tr w:rsidR="00EA4A03" w14:paraId="67379DBB" w14:textId="77777777" w:rsidTr="0019213F">
        <w:tc>
          <w:tcPr>
            <w:tcW w:w="988" w:type="dxa"/>
            <w:tcBorders>
              <w:top w:val="nil"/>
              <w:left w:val="nil"/>
              <w:bottom w:val="nil"/>
              <w:right w:val="nil"/>
            </w:tcBorders>
          </w:tcPr>
          <w:p w14:paraId="0CC9B63F" w14:textId="429794CA" w:rsidR="00EA4A03" w:rsidRDefault="00EA4A03" w:rsidP="00EA4A03">
            <w:pPr>
              <w:pStyle w:val="TabelleInhalt"/>
            </w:pPr>
            <w:r>
              <w:t>5</w:t>
            </w:r>
          </w:p>
        </w:tc>
        <w:tc>
          <w:tcPr>
            <w:tcW w:w="2268" w:type="dxa"/>
            <w:tcBorders>
              <w:top w:val="nil"/>
              <w:left w:val="nil"/>
              <w:bottom w:val="nil"/>
              <w:right w:val="nil"/>
            </w:tcBorders>
          </w:tcPr>
          <w:p w14:paraId="316136D3" w14:textId="2C99DC5C" w:rsidR="00EA4A03" w:rsidRDefault="006A4C2F" w:rsidP="00EA4A03">
            <w:pPr>
              <w:pStyle w:val="TabelleInhalt"/>
            </w:pPr>
            <w:r>
              <w:t>e</w:t>
            </w:r>
            <w:r w:rsidR="00EA4A03">
              <w:t>stimation</w:t>
            </w:r>
          </w:p>
        </w:tc>
        <w:tc>
          <w:tcPr>
            <w:tcW w:w="5806" w:type="dxa"/>
            <w:tcBorders>
              <w:top w:val="nil"/>
              <w:left w:val="nil"/>
              <w:bottom w:val="nil"/>
              <w:right w:val="nil"/>
            </w:tcBorders>
          </w:tcPr>
          <w:p w14:paraId="79810F5F" w14:textId="6534C5EB" w:rsidR="00EA4A03" w:rsidRDefault="006A4C2F" w:rsidP="00EA4A03">
            <w:pPr>
              <w:pStyle w:val="TabelleInhalt"/>
            </w:pPr>
            <w:r>
              <w:t>e</w:t>
            </w:r>
            <w:r w:rsidR="00EA4A03">
              <w:t>stimation</w:t>
            </w:r>
          </w:p>
        </w:tc>
      </w:tr>
      <w:tr w:rsidR="00EA4A03" w14:paraId="135FCBBF" w14:textId="77777777" w:rsidTr="0019213F">
        <w:tc>
          <w:tcPr>
            <w:tcW w:w="988" w:type="dxa"/>
            <w:tcBorders>
              <w:top w:val="nil"/>
              <w:left w:val="nil"/>
              <w:right w:val="nil"/>
            </w:tcBorders>
          </w:tcPr>
          <w:p w14:paraId="5BAAF044" w14:textId="2224462F" w:rsidR="00EA4A03" w:rsidRDefault="00EA4A03" w:rsidP="00EA4A03">
            <w:pPr>
              <w:pStyle w:val="TabelleInhalt"/>
            </w:pPr>
            <w:r>
              <w:t>6</w:t>
            </w:r>
          </w:p>
        </w:tc>
        <w:tc>
          <w:tcPr>
            <w:tcW w:w="2268" w:type="dxa"/>
            <w:tcBorders>
              <w:top w:val="nil"/>
              <w:left w:val="nil"/>
              <w:right w:val="nil"/>
            </w:tcBorders>
          </w:tcPr>
          <w:p w14:paraId="47D038AB" w14:textId="5FD453C0" w:rsidR="00EA4A03" w:rsidRPr="00EA4A03" w:rsidRDefault="00EA4A03" w:rsidP="00EA4A03">
            <w:pPr>
              <w:pStyle w:val="TabelleInhalt"/>
            </w:pPr>
            <w:r>
              <w:t>PC</w:t>
            </w:r>
          </w:p>
        </w:tc>
        <w:tc>
          <w:tcPr>
            <w:tcW w:w="5806" w:type="dxa"/>
            <w:tcBorders>
              <w:top w:val="nil"/>
              <w:left w:val="nil"/>
              <w:right w:val="nil"/>
            </w:tcBorders>
          </w:tcPr>
          <w:p w14:paraId="1A1ADB67" w14:textId="41C8EC0F" w:rsidR="00EA4A03" w:rsidRDefault="006A4C2F" w:rsidP="00EA4A03">
            <w:pPr>
              <w:pStyle w:val="TabelleInhalt"/>
            </w:pPr>
            <w:r>
              <w:t>p</w:t>
            </w:r>
            <w:r w:rsidR="00EA4A03" w:rsidRPr="00EA4A03">
              <w:t>reliminary clarification</w:t>
            </w:r>
            <w:r w:rsidR="00222B90">
              <w:t xml:space="preserve"> by forestry companies</w:t>
            </w:r>
          </w:p>
        </w:tc>
      </w:tr>
    </w:tbl>
    <w:p w14:paraId="5C4ACC82" w14:textId="77777777" w:rsidR="00103841" w:rsidRDefault="00103841" w:rsidP="00316D70"/>
    <w:p w14:paraId="4A722DCB" w14:textId="5DD0B6DB" w:rsidR="00214589" w:rsidRDefault="00BD204B" w:rsidP="00316D70">
      <w:r>
        <w:lastRenderedPageBreak/>
        <w:t>The deadwood survey is carried out on the main circular plot (A = </w:t>
      </w:r>
      <w:r w:rsidRPr="009179FB">
        <w:t>500.34 m</w:t>
      </w:r>
      <w:r w:rsidRPr="009179FB">
        <w:rPr>
          <w:vertAlign w:val="superscript"/>
        </w:rPr>
        <w:t>2</w:t>
      </w:r>
      <w:r w:rsidRPr="009179FB">
        <w:t>)</w:t>
      </w:r>
      <w:r>
        <w:t xml:space="preserve"> as well.</w:t>
      </w:r>
      <w:r w:rsidR="003468A0">
        <w:t xml:space="preserve"> The measurements of the deadwood’s length or diameter are done according to its classification (</w:t>
      </w:r>
      <w:r w:rsidR="003468A0">
        <w:fldChar w:fldCharType="begin"/>
      </w:r>
      <w:r w:rsidR="003468A0">
        <w:instrText xml:space="preserve"> REF _Ref145870305 \h </w:instrText>
      </w:r>
      <w:r w:rsidR="003468A0">
        <w:fldChar w:fldCharType="separate"/>
      </w:r>
      <w:r w:rsidR="003468A0">
        <w:t>Tab. </w:t>
      </w:r>
      <w:r w:rsidR="003468A0">
        <w:rPr>
          <w:noProof/>
        </w:rPr>
        <w:t>2</w:t>
      </w:r>
      <w:r w:rsidR="003468A0">
        <w:fldChar w:fldCharType="end"/>
      </w:r>
      <w:r w:rsidR="003468A0">
        <w:t>)</w:t>
      </w:r>
      <w:r w:rsidR="00C61061">
        <w:t xml:space="preserve"> and only when the minimum criteria for a deadwood type is met</w:t>
      </w:r>
      <w:r w:rsidR="003468A0">
        <w:t>.</w:t>
      </w:r>
      <w:r w:rsidR="00301FC2">
        <w:t xml:space="preserve"> Here all parts of the deadwood pieces are included which are lying within the 12.62 m radius, even when </w:t>
      </w:r>
      <w:r w:rsidR="00FE2DEE">
        <w:t xml:space="preserve">its </w:t>
      </w:r>
      <w:r w:rsidR="00301FC2">
        <w:t xml:space="preserve">origin was </w:t>
      </w:r>
      <w:r w:rsidR="00FE2DEE">
        <w:t>rooted</w:t>
      </w:r>
      <w:r w:rsidR="00301FC2">
        <w:t xml:space="preserve"> outside of the circle. Outlying parts of included pieces are cut off.</w:t>
      </w:r>
    </w:p>
    <w:p w14:paraId="199C2D05" w14:textId="56B5E5F5" w:rsidR="00664370" w:rsidRPr="009179FB" w:rsidRDefault="009460F8" w:rsidP="0024474B">
      <w:r>
        <w:t>For downed deadwood (1), length of the trunk or branch and its center diameter (diameter at the half of its length) is measured. Standing dead trees (2) and snags (3) are recorded by their DBH and the height of their trunk. When measuring tree stumps (4), the height of the stump and the average diameter at the cutting surface</w:t>
      </w:r>
      <w:r w:rsidR="005D456E">
        <w:t xml:space="preserve"> (</w:t>
      </w:r>
      <w:proofErr w:type="spellStart"/>
      <w:r w:rsidR="005D456E">
        <w:t>aDSC</w:t>
      </w:r>
      <w:proofErr w:type="spellEnd"/>
      <w:r w:rsidR="005D456E">
        <w:t>)</w:t>
      </w:r>
      <w:r>
        <w:t xml:space="preserve"> need to be assessed. </w:t>
      </w:r>
      <w:r w:rsidR="0037495D">
        <w:t xml:space="preserve">For completely downed trees (5) the length of the trunk is measured as well as the DBH. In </w:t>
      </w:r>
      <w:r w:rsidR="00FE2DEE">
        <w:t>the case</w:t>
      </w:r>
      <w:r w:rsidR="0037495D">
        <w:t xml:space="preserve"> of deadwood, which was piled up (6), the average center diameter of the single pieces is determined</w:t>
      </w:r>
      <w:r w:rsidR="009D7B3A">
        <w:t xml:space="preserve"> and their length is estimated</w:t>
      </w:r>
      <w:r w:rsidR="0037495D">
        <w:t>.</w:t>
      </w:r>
      <w:r w:rsidR="00EE67FA">
        <w:t xml:space="preserve"> </w:t>
      </w:r>
      <w:r w:rsidR="00FE2DEE">
        <w:t>In the end</w:t>
      </w:r>
      <w:r w:rsidR="0024474B">
        <w:t>, the degree of</w:t>
      </w:r>
      <w:r w:rsidR="00664370" w:rsidRPr="009179FB">
        <w:t xml:space="preserve"> decay </w:t>
      </w:r>
      <w:r w:rsidR="0024474B">
        <w:t>(</w:t>
      </w:r>
      <w:r w:rsidR="0024474B">
        <w:fldChar w:fldCharType="begin"/>
      </w:r>
      <w:r w:rsidR="0024474B">
        <w:instrText xml:space="preserve"> REF _Ref145873869 \h </w:instrText>
      </w:r>
      <w:r w:rsidR="0024474B">
        <w:fldChar w:fldCharType="separate"/>
      </w:r>
      <w:r w:rsidR="0024474B" w:rsidRPr="00D4216A">
        <w:t>Tab. </w:t>
      </w:r>
      <w:r w:rsidR="0024474B" w:rsidRPr="00D4216A">
        <w:rPr>
          <w:noProof/>
        </w:rPr>
        <w:t>3</w:t>
      </w:r>
      <w:r w:rsidR="0024474B">
        <w:fldChar w:fldCharType="end"/>
      </w:r>
      <w:r w:rsidR="0024474B">
        <w:t xml:space="preserve">) must be determined for </w:t>
      </w:r>
      <w:r w:rsidR="00664370" w:rsidRPr="009179FB">
        <w:t xml:space="preserve">all deadwood </w:t>
      </w:r>
      <w:r w:rsidR="0024474B">
        <w:t>pieces.</w:t>
      </w:r>
    </w:p>
    <w:p w14:paraId="46472E4B" w14:textId="5401A403" w:rsidR="00FB555D" w:rsidRPr="00FB555D" w:rsidRDefault="00FB555D" w:rsidP="00FB555D">
      <w:pPr>
        <w:pStyle w:val="Beschriftung"/>
        <w:keepNext/>
      </w:pPr>
      <w:bookmarkStart w:id="28" w:name="_Ref145870305"/>
      <w:bookmarkStart w:id="29" w:name="_Toc152595694"/>
      <w:r>
        <w:t>Tab. </w:t>
      </w:r>
      <w:r>
        <w:fldChar w:fldCharType="begin"/>
      </w:r>
      <w:r>
        <w:instrText xml:space="preserve"> SEQ Tab._ \* ARABIC </w:instrText>
      </w:r>
      <w:r>
        <w:fldChar w:fldCharType="separate"/>
      </w:r>
      <w:r w:rsidR="00A06B34">
        <w:rPr>
          <w:noProof/>
        </w:rPr>
        <w:t>2</w:t>
      </w:r>
      <w:r>
        <w:fldChar w:fldCharType="end"/>
      </w:r>
      <w:bookmarkEnd w:id="28"/>
      <w:r>
        <w:t xml:space="preserve"> – Deadwood types </w:t>
      </w:r>
      <w:sdt>
        <w:sdtPr>
          <w:rPr>
            <w:rFonts w:ascii="Calibri" w:hAnsi="Calibri" w:cs="Calibri"/>
            <w:color w:val="44546A"/>
          </w:rPr>
          <w:alias w:val="To edit, see citavi.com/edit"/>
          <w:tag w:val="CitaviPlaceholder#e45e1843-3a3c-4ef9-bcb7-6742604596e6"/>
          <w:id w:val="-715588463"/>
          <w:placeholder>
            <w:docPart w:val="84C4195D1206418B9EE7A7BF17DD11E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GZiNmY4LTk3M2MtNDE0ZC1iODI2LWE2YzI4ZWQ3NzY4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ZTQ1ZTE4NDMtM2EzYy00ZWY5LWJjYjctNjc0MjYwNDU5NmU2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9"/>
    </w:p>
    <w:tbl>
      <w:tblPr>
        <w:tblStyle w:val="Tabellenraster"/>
        <w:tblW w:w="9067" w:type="dxa"/>
        <w:tblLook w:val="04A0" w:firstRow="1" w:lastRow="0" w:firstColumn="1" w:lastColumn="0" w:noHBand="0" w:noVBand="1"/>
      </w:tblPr>
      <w:tblGrid>
        <w:gridCol w:w="704"/>
        <w:gridCol w:w="3969"/>
        <w:gridCol w:w="4394"/>
      </w:tblGrid>
      <w:tr w:rsidR="00F348A2" w:rsidRPr="00FB555D" w14:paraId="028A47E7" w14:textId="77777777" w:rsidTr="0038020E">
        <w:trPr>
          <w:tblHeader/>
        </w:trPr>
        <w:tc>
          <w:tcPr>
            <w:tcW w:w="704" w:type="dxa"/>
            <w:tcBorders>
              <w:left w:val="nil"/>
            </w:tcBorders>
          </w:tcPr>
          <w:p w14:paraId="3CB8718F" w14:textId="141BC478" w:rsidR="00F348A2" w:rsidRPr="00D4216A" w:rsidRDefault="00F348A2" w:rsidP="00FB555D">
            <w:pPr>
              <w:pStyle w:val="Tabelleberschrift"/>
            </w:pPr>
            <w:r w:rsidRPr="00D4216A">
              <w:t>Code</w:t>
            </w:r>
          </w:p>
        </w:tc>
        <w:tc>
          <w:tcPr>
            <w:tcW w:w="3969" w:type="dxa"/>
          </w:tcPr>
          <w:p w14:paraId="0AE95E29" w14:textId="177B83C2" w:rsidR="00F348A2" w:rsidRPr="00D4216A" w:rsidRDefault="00F348A2" w:rsidP="00FB555D">
            <w:pPr>
              <w:pStyle w:val="Tabelleberschrift"/>
            </w:pPr>
            <w:r w:rsidRPr="00D4216A">
              <w:t>Deadwood type</w:t>
            </w:r>
          </w:p>
        </w:tc>
        <w:tc>
          <w:tcPr>
            <w:tcW w:w="4394" w:type="dxa"/>
            <w:tcBorders>
              <w:right w:val="nil"/>
            </w:tcBorders>
          </w:tcPr>
          <w:p w14:paraId="35CDF947" w14:textId="7736CA65" w:rsidR="00F348A2" w:rsidRPr="00D4216A" w:rsidRDefault="00F348A2" w:rsidP="00FB555D">
            <w:pPr>
              <w:pStyle w:val="Tabelleberschrift"/>
            </w:pPr>
            <w:r w:rsidRPr="00D4216A">
              <w:t>Criteria</w:t>
            </w:r>
          </w:p>
        </w:tc>
      </w:tr>
      <w:tr w:rsidR="00F348A2" w:rsidRPr="00FB555D" w14:paraId="0A1C69DD" w14:textId="77777777" w:rsidTr="0019213F">
        <w:tc>
          <w:tcPr>
            <w:tcW w:w="704" w:type="dxa"/>
            <w:tcBorders>
              <w:left w:val="nil"/>
              <w:bottom w:val="nil"/>
              <w:right w:val="nil"/>
            </w:tcBorders>
          </w:tcPr>
          <w:p w14:paraId="0DF51DAC" w14:textId="725892C4" w:rsidR="00F348A2" w:rsidRPr="00D4216A" w:rsidRDefault="00F348A2" w:rsidP="00FB555D">
            <w:pPr>
              <w:pStyle w:val="TabelleInhalt"/>
            </w:pPr>
            <w:r w:rsidRPr="00D4216A">
              <w:t>1</w:t>
            </w:r>
          </w:p>
        </w:tc>
        <w:tc>
          <w:tcPr>
            <w:tcW w:w="3969" w:type="dxa"/>
            <w:tcBorders>
              <w:left w:val="nil"/>
              <w:bottom w:val="nil"/>
              <w:right w:val="nil"/>
            </w:tcBorders>
          </w:tcPr>
          <w:p w14:paraId="0F7FFE2C" w14:textId="32F73124" w:rsidR="00F348A2" w:rsidRPr="00FB555D" w:rsidRDefault="00F348A2" w:rsidP="00FB555D">
            <w:pPr>
              <w:pStyle w:val="TabelleInhalt"/>
            </w:pPr>
            <w:r>
              <w:t>d</w:t>
            </w:r>
            <w:r w:rsidRPr="00FB555D">
              <w:t>owned deadwood, branc</w:t>
            </w:r>
            <w:r>
              <w:t>hes</w:t>
            </w:r>
            <w:r w:rsidRPr="00FB555D">
              <w:t>, twigs, c</w:t>
            </w:r>
            <w:r>
              <w:t>rowns</w:t>
            </w:r>
          </w:p>
        </w:tc>
        <w:tc>
          <w:tcPr>
            <w:tcW w:w="4394" w:type="dxa"/>
            <w:tcBorders>
              <w:left w:val="nil"/>
              <w:bottom w:val="nil"/>
              <w:right w:val="nil"/>
            </w:tcBorders>
          </w:tcPr>
          <w:p w14:paraId="3C468852" w14:textId="1CC8E695"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r w:rsidR="00F348A2" w:rsidRPr="00FB555D" w14:paraId="5152C89E" w14:textId="77777777" w:rsidTr="0019213F">
        <w:tc>
          <w:tcPr>
            <w:tcW w:w="704" w:type="dxa"/>
            <w:tcBorders>
              <w:top w:val="nil"/>
              <w:left w:val="nil"/>
              <w:bottom w:val="nil"/>
              <w:right w:val="nil"/>
            </w:tcBorders>
          </w:tcPr>
          <w:p w14:paraId="7F160A3D" w14:textId="11F2D869" w:rsidR="00F348A2" w:rsidRPr="00D4216A" w:rsidRDefault="00F348A2" w:rsidP="00FB555D">
            <w:pPr>
              <w:pStyle w:val="TabelleInhalt"/>
            </w:pPr>
            <w:r w:rsidRPr="00D4216A">
              <w:t>2</w:t>
            </w:r>
          </w:p>
        </w:tc>
        <w:tc>
          <w:tcPr>
            <w:tcW w:w="3969" w:type="dxa"/>
            <w:tcBorders>
              <w:top w:val="nil"/>
              <w:left w:val="nil"/>
              <w:bottom w:val="nil"/>
              <w:right w:val="nil"/>
            </w:tcBorders>
          </w:tcPr>
          <w:p w14:paraId="0B93C6E4" w14:textId="1E1E6556" w:rsidR="00F348A2" w:rsidRPr="00D4216A" w:rsidRDefault="00F348A2" w:rsidP="00FB555D">
            <w:pPr>
              <w:pStyle w:val="TabelleInhalt"/>
            </w:pPr>
            <w:r>
              <w:t>s</w:t>
            </w:r>
            <w:r w:rsidRPr="00D4216A">
              <w:t>tanding tree</w:t>
            </w:r>
          </w:p>
        </w:tc>
        <w:tc>
          <w:tcPr>
            <w:tcW w:w="4394" w:type="dxa"/>
            <w:tcBorders>
              <w:top w:val="nil"/>
              <w:left w:val="nil"/>
              <w:bottom w:val="nil"/>
              <w:right w:val="nil"/>
            </w:tcBorders>
          </w:tcPr>
          <w:p w14:paraId="3F41CEB4" w14:textId="6A309F3D" w:rsidR="00F348A2" w:rsidRPr="00D4216A" w:rsidRDefault="00F348A2" w:rsidP="00FB555D">
            <w:pPr>
              <w:pStyle w:val="TabelleInhalt"/>
            </w:pPr>
            <w:r w:rsidRPr="00BD204B">
              <w:t>DBH </w:t>
            </w:r>
            <w:r w:rsidRPr="00BD204B">
              <w:rPr>
                <w:rFonts w:cstheme="minorHAnsi"/>
              </w:rPr>
              <w:t>≥ </w:t>
            </w:r>
            <w:r w:rsidRPr="00BD204B">
              <w:t>10 cm</w:t>
            </w:r>
            <w:r>
              <w:t>,</w:t>
            </w:r>
            <w:r w:rsidRPr="00D4216A">
              <w:t xml:space="preserve"> with branches</w:t>
            </w:r>
          </w:p>
        </w:tc>
      </w:tr>
      <w:tr w:rsidR="00F348A2" w:rsidRPr="00FB555D" w14:paraId="4D9E0962" w14:textId="77777777" w:rsidTr="0019213F">
        <w:tc>
          <w:tcPr>
            <w:tcW w:w="704" w:type="dxa"/>
            <w:tcBorders>
              <w:top w:val="nil"/>
              <w:left w:val="nil"/>
              <w:bottom w:val="nil"/>
              <w:right w:val="nil"/>
            </w:tcBorders>
          </w:tcPr>
          <w:p w14:paraId="6FE72F9C" w14:textId="7D40AB0B" w:rsidR="00F348A2" w:rsidRPr="00D4216A" w:rsidRDefault="00F348A2" w:rsidP="00FB555D">
            <w:pPr>
              <w:pStyle w:val="TabelleInhalt"/>
            </w:pPr>
            <w:r w:rsidRPr="00D4216A">
              <w:t>3</w:t>
            </w:r>
          </w:p>
        </w:tc>
        <w:tc>
          <w:tcPr>
            <w:tcW w:w="3969" w:type="dxa"/>
            <w:tcBorders>
              <w:top w:val="nil"/>
              <w:left w:val="nil"/>
              <w:bottom w:val="nil"/>
              <w:right w:val="nil"/>
            </w:tcBorders>
          </w:tcPr>
          <w:p w14:paraId="131A6830" w14:textId="3C658C55" w:rsidR="00F348A2" w:rsidRPr="00D4216A" w:rsidRDefault="00F348A2" w:rsidP="00FB555D">
            <w:pPr>
              <w:pStyle w:val="TabelleInhalt"/>
            </w:pPr>
            <w:r>
              <w:t>s</w:t>
            </w:r>
            <w:r w:rsidRPr="00D4216A">
              <w:t>nag</w:t>
            </w:r>
          </w:p>
        </w:tc>
        <w:tc>
          <w:tcPr>
            <w:tcW w:w="4394" w:type="dxa"/>
            <w:tcBorders>
              <w:top w:val="nil"/>
              <w:left w:val="nil"/>
              <w:bottom w:val="nil"/>
              <w:right w:val="nil"/>
            </w:tcBorders>
          </w:tcPr>
          <w:p w14:paraId="771BBE4B" w14:textId="73EAF58E" w:rsidR="00F348A2" w:rsidRPr="00BD204B" w:rsidRDefault="00F348A2" w:rsidP="00FB555D">
            <w:pPr>
              <w:pStyle w:val="TabelleInhalt"/>
            </w:pPr>
            <w:r w:rsidRPr="00BD204B">
              <w:t>DBH </w:t>
            </w:r>
            <w:r w:rsidRPr="00BD204B">
              <w:rPr>
                <w:rFonts w:cstheme="minorHAnsi"/>
              </w:rPr>
              <w:t>≥ </w:t>
            </w:r>
            <w:r w:rsidRPr="00BD204B">
              <w:t>10 cm</w:t>
            </w:r>
            <w:r>
              <w:t>,</w:t>
            </w:r>
            <w:r w:rsidRPr="00BD204B">
              <w:t xml:space="preserve"> height </w:t>
            </w:r>
            <w:r w:rsidRPr="00BD204B">
              <w:rPr>
                <w:rFonts w:cstheme="minorHAnsi"/>
              </w:rPr>
              <w:t>≥</w:t>
            </w:r>
            <w:r w:rsidRPr="00BD204B">
              <w:t> 13</w:t>
            </w:r>
            <w:r w:rsidR="00014228">
              <w:t>0</w:t>
            </w:r>
            <w:r>
              <w:t> </w:t>
            </w:r>
            <w:r w:rsidR="00014228">
              <w:t>c</w:t>
            </w:r>
            <w:r w:rsidRPr="00BD204B">
              <w:t>m</w:t>
            </w:r>
            <w:r>
              <w:t>,</w:t>
            </w:r>
            <w:r w:rsidRPr="00BD204B">
              <w:t xml:space="preserve"> without branches</w:t>
            </w:r>
          </w:p>
        </w:tc>
      </w:tr>
      <w:tr w:rsidR="00F348A2" w:rsidRPr="00FB555D" w14:paraId="3633A5F2" w14:textId="77777777" w:rsidTr="0019213F">
        <w:tc>
          <w:tcPr>
            <w:tcW w:w="704" w:type="dxa"/>
            <w:tcBorders>
              <w:top w:val="nil"/>
              <w:left w:val="nil"/>
              <w:bottom w:val="nil"/>
              <w:right w:val="nil"/>
            </w:tcBorders>
          </w:tcPr>
          <w:p w14:paraId="42DADB07" w14:textId="75147A01" w:rsidR="00F348A2" w:rsidRPr="00D4216A" w:rsidRDefault="00F348A2" w:rsidP="00FB555D">
            <w:pPr>
              <w:pStyle w:val="TabelleInhalt"/>
            </w:pPr>
            <w:r w:rsidRPr="00D4216A">
              <w:t>4</w:t>
            </w:r>
          </w:p>
        </w:tc>
        <w:tc>
          <w:tcPr>
            <w:tcW w:w="3969" w:type="dxa"/>
            <w:tcBorders>
              <w:top w:val="nil"/>
              <w:left w:val="nil"/>
              <w:bottom w:val="nil"/>
              <w:right w:val="nil"/>
            </w:tcBorders>
          </w:tcPr>
          <w:p w14:paraId="611180FF" w14:textId="09A6BA44" w:rsidR="00F348A2" w:rsidRPr="00D4216A" w:rsidRDefault="00F348A2" w:rsidP="00FB555D">
            <w:pPr>
              <w:pStyle w:val="TabelleInhalt"/>
            </w:pPr>
            <w:r>
              <w:t>s</w:t>
            </w:r>
            <w:r w:rsidRPr="00D4216A">
              <w:t>tump</w:t>
            </w:r>
          </w:p>
        </w:tc>
        <w:tc>
          <w:tcPr>
            <w:tcW w:w="4394" w:type="dxa"/>
            <w:tcBorders>
              <w:top w:val="nil"/>
              <w:left w:val="nil"/>
              <w:bottom w:val="nil"/>
              <w:right w:val="nil"/>
            </w:tcBorders>
          </w:tcPr>
          <w:p w14:paraId="778E8E3A" w14:textId="29944754" w:rsidR="00F348A2" w:rsidRPr="00D4216A" w:rsidRDefault="00F348A2" w:rsidP="00FB555D">
            <w:pPr>
              <w:pStyle w:val="TabelleInhalt"/>
            </w:pPr>
            <w:proofErr w:type="spellStart"/>
            <w:r w:rsidRPr="00D4216A">
              <w:t>a</w:t>
            </w:r>
            <w:r>
              <w:t>D</w:t>
            </w:r>
            <w:r w:rsidRPr="00D4216A">
              <w:t>CS</w:t>
            </w:r>
            <w:proofErr w:type="spellEnd"/>
            <w:r w:rsidRPr="00D4216A">
              <w:t> </w:t>
            </w:r>
            <w:r w:rsidRPr="00D4216A">
              <w:rPr>
                <w:rFonts w:cstheme="minorHAnsi"/>
              </w:rPr>
              <w:t>≥ 10 cm</w:t>
            </w:r>
            <w:r>
              <w:rPr>
                <w:rFonts w:cstheme="minorHAnsi"/>
              </w:rPr>
              <w:t>,</w:t>
            </w:r>
            <w:r w:rsidRPr="00D4216A">
              <w:t xml:space="preserve"> height &lt; 13</w:t>
            </w:r>
            <w:r w:rsidR="00014228">
              <w:t>0</w:t>
            </w:r>
            <w:r w:rsidRPr="00D4216A">
              <w:t> </w:t>
            </w:r>
            <w:r w:rsidR="00014228">
              <w:t>c</w:t>
            </w:r>
            <w:r w:rsidRPr="00D4216A">
              <w:t>m</w:t>
            </w:r>
          </w:p>
        </w:tc>
      </w:tr>
      <w:tr w:rsidR="00F348A2" w:rsidRPr="00FB555D" w14:paraId="10A7D39D" w14:textId="77777777" w:rsidTr="0019213F">
        <w:tc>
          <w:tcPr>
            <w:tcW w:w="704" w:type="dxa"/>
            <w:tcBorders>
              <w:top w:val="nil"/>
              <w:left w:val="nil"/>
              <w:bottom w:val="nil"/>
              <w:right w:val="nil"/>
            </w:tcBorders>
          </w:tcPr>
          <w:p w14:paraId="7671F7E6" w14:textId="5AAFD20C" w:rsidR="00F348A2" w:rsidRPr="00D4216A" w:rsidRDefault="00F348A2" w:rsidP="00FB555D">
            <w:pPr>
              <w:pStyle w:val="TabelleInhalt"/>
            </w:pPr>
            <w:r w:rsidRPr="00D4216A">
              <w:t>5</w:t>
            </w:r>
          </w:p>
        </w:tc>
        <w:tc>
          <w:tcPr>
            <w:tcW w:w="3969" w:type="dxa"/>
            <w:tcBorders>
              <w:top w:val="nil"/>
              <w:left w:val="nil"/>
              <w:bottom w:val="nil"/>
              <w:right w:val="nil"/>
            </w:tcBorders>
          </w:tcPr>
          <w:p w14:paraId="0D401B3C" w14:textId="542116D1" w:rsidR="00F348A2" w:rsidRPr="00D4216A" w:rsidRDefault="00F348A2" w:rsidP="00FB555D">
            <w:pPr>
              <w:pStyle w:val="TabelleInhalt"/>
              <w:jc w:val="both"/>
            </w:pPr>
            <w:r>
              <w:t>d</w:t>
            </w:r>
            <w:r w:rsidRPr="00D4216A">
              <w:t>owned tree</w:t>
            </w:r>
          </w:p>
        </w:tc>
        <w:tc>
          <w:tcPr>
            <w:tcW w:w="4394" w:type="dxa"/>
            <w:tcBorders>
              <w:top w:val="nil"/>
              <w:left w:val="nil"/>
              <w:bottom w:val="nil"/>
              <w:right w:val="nil"/>
            </w:tcBorders>
          </w:tcPr>
          <w:p w14:paraId="6F6176D4" w14:textId="5582905F" w:rsidR="00F348A2" w:rsidRPr="00D4216A" w:rsidRDefault="00F348A2" w:rsidP="00FB555D">
            <w:pPr>
              <w:pStyle w:val="TabelleInhalt"/>
            </w:pPr>
            <w:r w:rsidRPr="00D4216A">
              <w:t>DBH </w:t>
            </w:r>
            <w:r w:rsidRPr="00D4216A">
              <w:rPr>
                <w:rFonts w:cstheme="minorHAnsi"/>
              </w:rPr>
              <w:t>≥ </w:t>
            </w:r>
            <w:r w:rsidRPr="00D4216A">
              <w:t>10 cm</w:t>
            </w:r>
          </w:p>
        </w:tc>
      </w:tr>
      <w:tr w:rsidR="00F348A2" w:rsidRPr="00FB555D" w14:paraId="02DE3989" w14:textId="77777777" w:rsidTr="0019213F">
        <w:tc>
          <w:tcPr>
            <w:tcW w:w="704" w:type="dxa"/>
            <w:tcBorders>
              <w:top w:val="nil"/>
              <w:left w:val="nil"/>
              <w:right w:val="nil"/>
            </w:tcBorders>
          </w:tcPr>
          <w:p w14:paraId="53201C0F" w14:textId="15BF5F51" w:rsidR="00F348A2" w:rsidRPr="00D4216A" w:rsidRDefault="00F348A2" w:rsidP="00FB555D">
            <w:pPr>
              <w:pStyle w:val="TabelleInhalt"/>
            </w:pPr>
            <w:r w:rsidRPr="00D4216A">
              <w:t>6</w:t>
            </w:r>
          </w:p>
        </w:tc>
        <w:tc>
          <w:tcPr>
            <w:tcW w:w="3969" w:type="dxa"/>
            <w:tcBorders>
              <w:top w:val="nil"/>
              <w:left w:val="nil"/>
              <w:right w:val="nil"/>
            </w:tcBorders>
          </w:tcPr>
          <w:p w14:paraId="11E15267" w14:textId="6928D056" w:rsidR="00F348A2" w:rsidRPr="00D4216A" w:rsidRDefault="00F348A2" w:rsidP="00FB555D">
            <w:pPr>
              <w:pStyle w:val="TabelleInhalt"/>
              <w:jc w:val="both"/>
            </w:pPr>
            <w:r>
              <w:t>p</w:t>
            </w:r>
            <w:r w:rsidRPr="00D4216A">
              <w:t>iled deadwood</w:t>
            </w:r>
          </w:p>
        </w:tc>
        <w:tc>
          <w:tcPr>
            <w:tcW w:w="4394" w:type="dxa"/>
            <w:tcBorders>
              <w:top w:val="nil"/>
              <w:left w:val="nil"/>
              <w:right w:val="nil"/>
            </w:tcBorders>
          </w:tcPr>
          <w:p w14:paraId="0C2302ED" w14:textId="3507C708"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bl>
    <w:p w14:paraId="5456CD5E" w14:textId="734B0DAB" w:rsidR="00D27C2A" w:rsidRDefault="00D27C2A" w:rsidP="00D27C2A">
      <w:bookmarkStart w:id="30" w:name="_Ref145873869"/>
      <w:bookmarkStart w:id="31" w:name="_Toc76390171"/>
    </w:p>
    <w:p w14:paraId="4220315A" w14:textId="1C6C607E" w:rsidR="00D007E8" w:rsidRPr="00FB555D" w:rsidRDefault="00FB555D" w:rsidP="00FB555D">
      <w:pPr>
        <w:pStyle w:val="Beschriftung"/>
      </w:pPr>
      <w:bookmarkStart w:id="32" w:name="_Toc152595695"/>
      <w:r w:rsidRPr="00D4216A">
        <w:t>Tab. </w:t>
      </w:r>
      <w:r>
        <w:fldChar w:fldCharType="begin"/>
      </w:r>
      <w:r w:rsidRPr="00D4216A">
        <w:instrText xml:space="preserve"> SEQ Tab._ \* ARABIC </w:instrText>
      </w:r>
      <w:r>
        <w:fldChar w:fldCharType="separate"/>
      </w:r>
      <w:r w:rsidR="00A06B34">
        <w:rPr>
          <w:noProof/>
        </w:rPr>
        <w:t>3</w:t>
      </w:r>
      <w:r>
        <w:fldChar w:fldCharType="end"/>
      </w:r>
      <w:bookmarkEnd w:id="30"/>
      <w:r w:rsidRPr="00D4216A">
        <w:t> – </w:t>
      </w:r>
      <w:bookmarkEnd w:id="31"/>
      <w:r w:rsidRPr="00D4216A">
        <w:t xml:space="preserve">Degree of decay </w:t>
      </w:r>
      <w:sdt>
        <w:sdtPr>
          <w:rPr>
            <w:rFonts w:ascii="Calibri" w:hAnsi="Calibri" w:cs="Calibri"/>
            <w:color w:val="44546A"/>
            <w:lang w:val="de-DE"/>
          </w:rPr>
          <w:alias w:val="To edit, see citavi.com/edit"/>
          <w:tag w:val="CitaviPlaceholder#b3abbc22-370d-4d98-a97b-a236ca24e649"/>
          <w:id w:val="2131893950"/>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YjNhYmJjMjItMzcwZC00ZDk4LWE5N2ItYTIzNmNhMjRlNjQ5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2"/>
      <w:r w:rsidRPr="00FB555D">
        <w:t xml:space="preserve">  </w:t>
      </w:r>
    </w:p>
    <w:tbl>
      <w:tblPr>
        <w:tblStyle w:val="Tabellenraster"/>
        <w:tblW w:w="0" w:type="auto"/>
        <w:tblLook w:val="04A0" w:firstRow="1" w:lastRow="0" w:firstColumn="1" w:lastColumn="0" w:noHBand="0" w:noVBand="1"/>
      </w:tblPr>
      <w:tblGrid>
        <w:gridCol w:w="704"/>
        <w:gridCol w:w="8358"/>
      </w:tblGrid>
      <w:tr w:rsidR="00D007E8" w:rsidRPr="00FB555D" w14:paraId="7ACE30D5" w14:textId="77777777" w:rsidTr="0038020E">
        <w:trPr>
          <w:tblHeader/>
        </w:trPr>
        <w:tc>
          <w:tcPr>
            <w:tcW w:w="704" w:type="dxa"/>
            <w:tcBorders>
              <w:left w:val="nil"/>
            </w:tcBorders>
          </w:tcPr>
          <w:p w14:paraId="68122F98" w14:textId="77777777" w:rsidR="00D007E8" w:rsidRPr="00FB555D" w:rsidRDefault="00D007E8" w:rsidP="00CF48D4">
            <w:pPr>
              <w:pStyle w:val="Tabelleberschrift"/>
            </w:pPr>
            <w:r w:rsidRPr="00FB555D">
              <w:t>Code</w:t>
            </w:r>
          </w:p>
        </w:tc>
        <w:tc>
          <w:tcPr>
            <w:tcW w:w="8358" w:type="dxa"/>
            <w:tcBorders>
              <w:right w:val="nil"/>
            </w:tcBorders>
          </w:tcPr>
          <w:p w14:paraId="1CB8DB9F" w14:textId="4229A999" w:rsidR="00D007E8" w:rsidRPr="00FB555D" w:rsidRDefault="008025EB" w:rsidP="00CF48D4">
            <w:pPr>
              <w:pStyle w:val="Tabelleberschrift"/>
            </w:pPr>
            <w:r w:rsidRPr="00FB555D">
              <w:t>De</w:t>
            </w:r>
            <w:r w:rsidR="00FB555D">
              <w:t>gree of de</w:t>
            </w:r>
            <w:r w:rsidRPr="00FB555D">
              <w:t>cay</w:t>
            </w:r>
          </w:p>
        </w:tc>
      </w:tr>
      <w:tr w:rsidR="00D007E8" w:rsidRPr="00FB555D" w14:paraId="00B06AA6" w14:textId="77777777" w:rsidTr="0019213F">
        <w:tc>
          <w:tcPr>
            <w:tcW w:w="704" w:type="dxa"/>
            <w:tcBorders>
              <w:left w:val="nil"/>
              <w:bottom w:val="nil"/>
              <w:right w:val="nil"/>
            </w:tcBorders>
          </w:tcPr>
          <w:p w14:paraId="533465EC" w14:textId="77777777" w:rsidR="00D007E8" w:rsidRPr="00FB555D" w:rsidRDefault="00D007E8" w:rsidP="002A4C1C">
            <w:pPr>
              <w:pStyle w:val="TabelleInhalt"/>
            </w:pPr>
            <w:r w:rsidRPr="00FB555D">
              <w:t>1</w:t>
            </w:r>
          </w:p>
        </w:tc>
        <w:tc>
          <w:tcPr>
            <w:tcW w:w="8358" w:type="dxa"/>
            <w:tcBorders>
              <w:left w:val="nil"/>
              <w:bottom w:val="nil"/>
              <w:right w:val="nil"/>
            </w:tcBorders>
          </w:tcPr>
          <w:p w14:paraId="1C36E308" w14:textId="62EDC82B" w:rsidR="00D007E8" w:rsidRPr="00FB555D" w:rsidRDefault="00274E6F" w:rsidP="00CF48D4">
            <w:pPr>
              <w:pStyle w:val="TabelleInhalt"/>
            </w:pPr>
            <w:r>
              <w:t>n</w:t>
            </w:r>
            <w:r w:rsidR="00FB555D">
              <w:t>o decay</w:t>
            </w:r>
          </w:p>
        </w:tc>
      </w:tr>
      <w:tr w:rsidR="00D007E8" w:rsidRPr="00FB555D" w14:paraId="7A1D1DE7" w14:textId="77777777" w:rsidTr="0019213F">
        <w:tc>
          <w:tcPr>
            <w:tcW w:w="704" w:type="dxa"/>
            <w:tcBorders>
              <w:top w:val="nil"/>
              <w:left w:val="nil"/>
              <w:bottom w:val="nil"/>
              <w:right w:val="nil"/>
            </w:tcBorders>
          </w:tcPr>
          <w:p w14:paraId="0AF81363" w14:textId="77777777" w:rsidR="00D007E8" w:rsidRPr="00FB555D" w:rsidRDefault="00D007E8" w:rsidP="002A4C1C">
            <w:pPr>
              <w:pStyle w:val="TabelleInhalt"/>
            </w:pPr>
            <w:r w:rsidRPr="00FB555D">
              <w:t>2</w:t>
            </w:r>
          </w:p>
        </w:tc>
        <w:tc>
          <w:tcPr>
            <w:tcW w:w="8358" w:type="dxa"/>
            <w:tcBorders>
              <w:top w:val="nil"/>
              <w:left w:val="nil"/>
              <w:bottom w:val="nil"/>
              <w:right w:val="nil"/>
            </w:tcBorders>
          </w:tcPr>
          <w:p w14:paraId="6A0C6F77" w14:textId="3D7441AD" w:rsidR="00D007E8" w:rsidRPr="00FB555D" w:rsidRDefault="00274E6F" w:rsidP="00CF48D4">
            <w:pPr>
              <w:pStyle w:val="TabelleInhalt"/>
            </w:pPr>
            <w:r>
              <w:t>s</w:t>
            </w:r>
            <w:r w:rsidR="00FB555D" w:rsidRPr="00FB555D">
              <w:t>olid wood</w:t>
            </w:r>
            <w:r w:rsidR="0092497E">
              <w:t>,</w:t>
            </w:r>
            <w:r w:rsidR="00D007E8" w:rsidRPr="00FB555D">
              <w:t xml:space="preserve"> 10 % </w:t>
            </w:r>
            <w:r w:rsidR="00FB555D" w:rsidRPr="00FB555D">
              <w:t>altered wood structure</w:t>
            </w:r>
            <w:r w:rsidR="00D007E8" w:rsidRPr="00FB555D">
              <w:t xml:space="preserve">, </w:t>
            </w:r>
            <w:r w:rsidR="00FB555D" w:rsidRPr="00FB555D">
              <w:t>low inf</w:t>
            </w:r>
            <w:r w:rsidR="00FB555D">
              <w:t>estation of wood-decomposing</w:t>
            </w:r>
            <w:r w:rsidR="00D007E8" w:rsidRPr="00FB555D">
              <w:t xml:space="preserve"> </w:t>
            </w:r>
            <w:r w:rsidR="00FB555D">
              <w:t>o</w:t>
            </w:r>
            <w:r w:rsidR="00D007E8" w:rsidRPr="00FB555D">
              <w:t>rganism</w:t>
            </w:r>
            <w:r w:rsidR="00FB555D">
              <w:t>s</w:t>
            </w:r>
            <w:r w:rsidR="00D007E8" w:rsidRPr="00FB555D">
              <w:t xml:space="preserve">, </w:t>
            </w:r>
            <w:r w:rsidR="00FB555D">
              <w:t>no limbs</w:t>
            </w:r>
            <w:r w:rsidR="00D007E8" w:rsidRPr="00FB555D">
              <w:t xml:space="preserve"> &lt; 3 cm</w:t>
            </w:r>
          </w:p>
        </w:tc>
      </w:tr>
      <w:tr w:rsidR="00D007E8" w:rsidRPr="00FB555D" w14:paraId="2F93EE3A" w14:textId="77777777" w:rsidTr="0019213F">
        <w:tc>
          <w:tcPr>
            <w:tcW w:w="704" w:type="dxa"/>
            <w:tcBorders>
              <w:top w:val="nil"/>
              <w:left w:val="nil"/>
              <w:bottom w:val="nil"/>
              <w:right w:val="nil"/>
            </w:tcBorders>
          </w:tcPr>
          <w:p w14:paraId="4A111E34" w14:textId="77777777" w:rsidR="00D007E8" w:rsidRPr="00FB555D" w:rsidRDefault="00D007E8" w:rsidP="002A4C1C">
            <w:pPr>
              <w:pStyle w:val="TabelleInhalt"/>
            </w:pPr>
            <w:r w:rsidRPr="00FB555D">
              <w:t>3</w:t>
            </w:r>
          </w:p>
        </w:tc>
        <w:tc>
          <w:tcPr>
            <w:tcW w:w="8358" w:type="dxa"/>
            <w:tcBorders>
              <w:top w:val="nil"/>
              <w:left w:val="nil"/>
              <w:bottom w:val="nil"/>
              <w:right w:val="nil"/>
            </w:tcBorders>
          </w:tcPr>
          <w:p w14:paraId="0DC09154" w14:textId="77390AAB" w:rsidR="00D007E8" w:rsidRPr="00FB555D" w:rsidRDefault="00274E6F" w:rsidP="00CF48D4">
            <w:pPr>
              <w:pStyle w:val="TabelleInhalt"/>
            </w:pPr>
            <w:r>
              <w:t>s</w:t>
            </w:r>
            <w:r w:rsidR="00FB555D" w:rsidRPr="00FB555D">
              <w:t>light decay</w:t>
            </w:r>
            <w:r w:rsidR="0092497E">
              <w:t>,</w:t>
            </w:r>
            <w:r w:rsidR="00D007E8" w:rsidRPr="00FB555D">
              <w:t xml:space="preserve"> 10-25 % </w:t>
            </w:r>
            <w:r w:rsidR="00FB555D" w:rsidRPr="00FB555D">
              <w:t>altered wood structure</w:t>
            </w:r>
            <w:r w:rsidR="00D007E8" w:rsidRPr="00FB555D">
              <w:t xml:space="preserve">, </w:t>
            </w:r>
            <w:r w:rsidR="00FB555D" w:rsidRPr="00FB555D">
              <w:t>eas</w:t>
            </w:r>
            <w:r w:rsidR="00FB555D">
              <w:t>y insertion with a sharp tool</w:t>
            </w:r>
          </w:p>
        </w:tc>
      </w:tr>
      <w:tr w:rsidR="00D007E8" w:rsidRPr="00FB555D" w14:paraId="5680D6D6" w14:textId="77777777" w:rsidTr="0019213F">
        <w:tc>
          <w:tcPr>
            <w:tcW w:w="704" w:type="dxa"/>
            <w:tcBorders>
              <w:top w:val="nil"/>
              <w:left w:val="nil"/>
              <w:bottom w:val="nil"/>
              <w:right w:val="nil"/>
            </w:tcBorders>
          </w:tcPr>
          <w:p w14:paraId="5926EF13" w14:textId="77777777" w:rsidR="00D007E8" w:rsidRPr="00FB555D" w:rsidRDefault="00D007E8" w:rsidP="002A4C1C">
            <w:pPr>
              <w:pStyle w:val="TabelleInhalt"/>
            </w:pPr>
            <w:r w:rsidRPr="00FB555D">
              <w:t>4</w:t>
            </w:r>
          </w:p>
        </w:tc>
        <w:tc>
          <w:tcPr>
            <w:tcW w:w="8358" w:type="dxa"/>
            <w:tcBorders>
              <w:top w:val="nil"/>
              <w:left w:val="nil"/>
              <w:bottom w:val="nil"/>
              <w:right w:val="nil"/>
            </w:tcBorders>
          </w:tcPr>
          <w:p w14:paraId="45AE9B19" w14:textId="6C422460" w:rsidR="00D007E8" w:rsidRPr="00FB555D" w:rsidRDefault="0092497E" w:rsidP="00CF48D4">
            <w:pPr>
              <w:pStyle w:val="TabelleInhalt"/>
            </w:pPr>
            <w:r>
              <w:t xml:space="preserve">medium </w:t>
            </w:r>
            <w:r w:rsidR="00274E6F">
              <w:t>d</w:t>
            </w:r>
            <w:r w:rsidR="00FB555D" w:rsidRPr="00FB555D">
              <w:t>ecay</w:t>
            </w:r>
            <w:r>
              <w:t>,</w:t>
            </w:r>
            <w:r w:rsidR="00D007E8" w:rsidRPr="00FB555D">
              <w:t xml:space="preserve"> 26-75 % </w:t>
            </w:r>
            <w:r w:rsidR="00FB555D" w:rsidRPr="00FB555D">
              <w:t>of the wood is soft to very soft</w:t>
            </w:r>
            <w:r w:rsidR="00D007E8" w:rsidRPr="00FB555D">
              <w:t xml:space="preserve">; </w:t>
            </w:r>
            <w:r w:rsidR="00FB555D" w:rsidRPr="00FB555D">
              <w:t>or friable</w:t>
            </w:r>
            <w:r w:rsidR="00D007E8" w:rsidRPr="00FB555D">
              <w:t xml:space="preserve">, </w:t>
            </w:r>
            <w:r w:rsidR="00FB555D" w:rsidRPr="00FB555D">
              <w:t>ori</w:t>
            </w:r>
            <w:r w:rsidR="00FB555D">
              <w:t>ginal cross section of the wood might have altered</w:t>
            </w:r>
          </w:p>
        </w:tc>
      </w:tr>
      <w:tr w:rsidR="00D007E8" w:rsidRPr="00FB555D" w14:paraId="036EB4FC" w14:textId="77777777" w:rsidTr="0019213F">
        <w:tc>
          <w:tcPr>
            <w:tcW w:w="704" w:type="dxa"/>
            <w:tcBorders>
              <w:top w:val="nil"/>
              <w:left w:val="nil"/>
              <w:right w:val="nil"/>
            </w:tcBorders>
          </w:tcPr>
          <w:p w14:paraId="27BEB7E5" w14:textId="77777777" w:rsidR="00D007E8" w:rsidRPr="00FB555D" w:rsidRDefault="00D007E8" w:rsidP="002A4C1C">
            <w:pPr>
              <w:pStyle w:val="TabelleInhalt"/>
            </w:pPr>
            <w:r w:rsidRPr="00FB555D">
              <w:t>5</w:t>
            </w:r>
          </w:p>
        </w:tc>
        <w:tc>
          <w:tcPr>
            <w:tcW w:w="8358" w:type="dxa"/>
            <w:tcBorders>
              <w:top w:val="nil"/>
              <w:left w:val="nil"/>
              <w:right w:val="nil"/>
            </w:tcBorders>
          </w:tcPr>
          <w:p w14:paraId="5AA19219" w14:textId="7C0C9263" w:rsidR="00D007E8" w:rsidRPr="00FB555D" w:rsidRDefault="0092497E" w:rsidP="00CF48D4">
            <w:pPr>
              <w:pStyle w:val="TabelleInhalt"/>
            </w:pPr>
            <w:r>
              <w:t>s</w:t>
            </w:r>
            <w:r w:rsidR="00FB555D" w:rsidRPr="00FB555D">
              <w:t>trong decay</w:t>
            </w:r>
            <w:r>
              <w:t>,</w:t>
            </w:r>
            <w:r w:rsidR="00D007E8" w:rsidRPr="00FB555D">
              <w:t xml:space="preserve"> 76-100% </w:t>
            </w:r>
            <w:r w:rsidR="00FB555D" w:rsidRPr="00FB555D">
              <w:t>of</w:t>
            </w:r>
            <w:r>
              <w:t xml:space="preserve"> </w:t>
            </w:r>
            <w:r w:rsidR="00FB555D" w:rsidRPr="00FB555D">
              <w:t>the wood is soft</w:t>
            </w:r>
            <w:r w:rsidR="00D007E8" w:rsidRPr="00FB555D">
              <w:t xml:space="preserve">, </w:t>
            </w:r>
            <w:r w:rsidR="00FB555D" w:rsidRPr="00FB555D">
              <w:t>ori</w:t>
            </w:r>
            <w:r w:rsidR="00FB555D">
              <w:t>ginal cross section of the wood has altered</w:t>
            </w:r>
          </w:p>
        </w:tc>
      </w:tr>
    </w:tbl>
    <w:p w14:paraId="6D135F5C" w14:textId="77777777" w:rsidR="00D007E8" w:rsidRDefault="00D007E8" w:rsidP="00D007E8"/>
    <w:p w14:paraId="35AA01AD" w14:textId="30A7DC77" w:rsidR="00BB02AD" w:rsidRDefault="008163F1" w:rsidP="008163F1">
      <w:r>
        <w:t xml:space="preserve">The regeneration survey is conducted in 4 circular sub-plots </w:t>
      </w:r>
      <w:r w:rsidRPr="00FB555D">
        <w:t>(A = </w:t>
      </w:r>
      <w:r w:rsidR="0038020E">
        <w:t>314 </w:t>
      </w:r>
      <w:r w:rsidRPr="00FB555D">
        <w:t>m</w:t>
      </w:r>
      <w:r w:rsidRPr="00FB555D">
        <w:rPr>
          <w:vertAlign w:val="superscript"/>
        </w:rPr>
        <w:t>2</w:t>
      </w:r>
      <w:r w:rsidRPr="00FB555D">
        <w:t>)</w:t>
      </w:r>
      <w:r>
        <w:t xml:space="preserve"> located at the satellite points around the main plot center. Here, the 10 trees which are closest to the sub-plot center point are recorded but not further than 5 m away from the center. Only those trees are considered in the survey which exceed the minimum height of 2 dm but are not part of the</w:t>
      </w:r>
      <w:r w:rsidR="009D7B3A">
        <w:t xml:space="preserve"> </w:t>
      </w:r>
      <w:r w:rsidR="000A4DA9">
        <w:t>forest inventory (DBH </w:t>
      </w:r>
      <w:r w:rsidR="000A4DA9">
        <w:rPr>
          <w:rFonts w:cstheme="minorHAnsi"/>
        </w:rPr>
        <w:t>&lt; 7 cm)</w:t>
      </w:r>
      <w:r>
        <w:t xml:space="preserve">. If there are more than 10 trees within the given radius, </w:t>
      </w:r>
      <w:r>
        <w:lastRenderedPageBreak/>
        <w:t>the distance of the 10</w:t>
      </w:r>
      <w:r w:rsidRPr="008163F1">
        <w:rPr>
          <w:vertAlign w:val="superscript"/>
        </w:rPr>
        <w:t>th</w:t>
      </w:r>
      <w:r>
        <w:t xml:space="preserve"> farthest tree is measured as well as the height of all recorded trees. Furthermore, the tree species is identified.</w:t>
      </w:r>
    </w:p>
    <w:p w14:paraId="65A5D5E9" w14:textId="249AEB7C" w:rsidR="00D82B52" w:rsidRDefault="00D82B52" w:rsidP="008163F1">
      <w:r>
        <w:t>In the vegetation survey, an estimated degree of ground cover is recorded for every plant species separated by forest strata (</w:t>
      </w:r>
      <w:r>
        <w:fldChar w:fldCharType="begin"/>
      </w:r>
      <w:r>
        <w:instrText xml:space="preserve"> REF _Ref147256336 \h </w:instrText>
      </w:r>
      <w:r>
        <w:fldChar w:fldCharType="separate"/>
      </w:r>
      <w:r w:rsidRPr="00D4216A">
        <w:t>Tab. </w:t>
      </w:r>
      <w:r>
        <w:rPr>
          <w:noProof/>
        </w:rPr>
        <w:t>4</w:t>
      </w:r>
      <w:r>
        <w:fldChar w:fldCharType="end"/>
      </w:r>
      <w:r>
        <w:t>)</w:t>
      </w:r>
      <w:r w:rsidR="007F7AEC">
        <w:t xml:space="preserve"> and subplot. The obtained data is then merged for one total vegetation plot of 400 m</w:t>
      </w:r>
      <w:r w:rsidR="007F7AEC" w:rsidRPr="007F7AEC">
        <w:rPr>
          <w:vertAlign w:val="superscript"/>
        </w:rPr>
        <w:t>2</w:t>
      </w:r>
      <w:r w:rsidR="007F7AEC">
        <w:t xml:space="preserve"> by building the mean value of the ground cover degree for all plots. </w:t>
      </w:r>
    </w:p>
    <w:p w14:paraId="17962C9A" w14:textId="1BE979B5" w:rsidR="00D82B52" w:rsidRPr="00FB555D" w:rsidRDefault="00D82B52" w:rsidP="00D82B52">
      <w:pPr>
        <w:pStyle w:val="Beschriftung"/>
      </w:pPr>
      <w:bookmarkStart w:id="33" w:name="_Ref147256336"/>
      <w:bookmarkStart w:id="34" w:name="_Toc152595696"/>
      <w:r w:rsidRPr="00D4216A">
        <w:t>Tab. </w:t>
      </w:r>
      <w:r>
        <w:fldChar w:fldCharType="begin"/>
      </w:r>
      <w:r w:rsidRPr="00D4216A">
        <w:instrText xml:space="preserve"> SEQ Tab._ \* ARABIC </w:instrText>
      </w:r>
      <w:r>
        <w:fldChar w:fldCharType="separate"/>
      </w:r>
      <w:r w:rsidR="00A06B34">
        <w:rPr>
          <w:noProof/>
        </w:rPr>
        <w:t>4</w:t>
      </w:r>
      <w:r>
        <w:fldChar w:fldCharType="end"/>
      </w:r>
      <w:bookmarkEnd w:id="33"/>
      <w:r w:rsidRPr="00D4216A">
        <w:t> – </w:t>
      </w:r>
      <w:r>
        <w:t>forest strata</w:t>
      </w:r>
      <w:r w:rsidRPr="00D4216A">
        <w:t xml:space="preserve"> </w:t>
      </w:r>
      <w:sdt>
        <w:sdtPr>
          <w:rPr>
            <w:rFonts w:ascii="Calibri" w:hAnsi="Calibri" w:cs="Calibri"/>
            <w:color w:val="44546A"/>
            <w:lang w:val="de-DE"/>
          </w:rPr>
          <w:alias w:val="To edit, see citavi.com/edit"/>
          <w:tag w:val="CitaviPlaceholder#95d5fb03-4072-4034-9dfa-8a535eb55762"/>
          <w:id w:val="-313337801"/>
          <w:placeholder>
            <w:docPart w:val="61FE0DB844DC4CFE922B56D344E42A25"/>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OTVkNWZiMDMtNDA3Mi00MDM0LTlkZmEtOGE1MzVlYjU1NzYy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4"/>
      <w:r w:rsidRPr="00FB555D">
        <w:t xml:space="preserve">  </w:t>
      </w:r>
    </w:p>
    <w:tbl>
      <w:tblPr>
        <w:tblStyle w:val="Tabellenraster"/>
        <w:tblW w:w="0" w:type="auto"/>
        <w:tblLook w:val="04A0" w:firstRow="1" w:lastRow="0" w:firstColumn="1" w:lastColumn="0" w:noHBand="0" w:noVBand="1"/>
      </w:tblPr>
      <w:tblGrid>
        <w:gridCol w:w="768"/>
        <w:gridCol w:w="8304"/>
      </w:tblGrid>
      <w:tr w:rsidR="00D82B52" w:rsidRPr="00FB555D" w14:paraId="458CB8C4" w14:textId="77777777" w:rsidTr="0038020E">
        <w:trPr>
          <w:tblHeader/>
        </w:trPr>
        <w:tc>
          <w:tcPr>
            <w:tcW w:w="704" w:type="dxa"/>
            <w:tcBorders>
              <w:left w:val="nil"/>
            </w:tcBorders>
          </w:tcPr>
          <w:p w14:paraId="7739D3E7" w14:textId="2FC7C0C5" w:rsidR="00D82B52" w:rsidRPr="00FB555D" w:rsidRDefault="00D82B52" w:rsidP="00AA6893">
            <w:pPr>
              <w:pStyle w:val="Tabelleberschrift"/>
            </w:pPr>
            <w:r>
              <w:t>Strata</w:t>
            </w:r>
          </w:p>
        </w:tc>
        <w:tc>
          <w:tcPr>
            <w:tcW w:w="8358" w:type="dxa"/>
            <w:tcBorders>
              <w:right w:val="nil"/>
            </w:tcBorders>
          </w:tcPr>
          <w:p w14:paraId="00833B75" w14:textId="605A18EC" w:rsidR="00D82B52" w:rsidRPr="00FB555D" w:rsidRDefault="00D82B52" w:rsidP="00AA6893">
            <w:pPr>
              <w:pStyle w:val="Tabelleberschrift"/>
            </w:pPr>
            <w:r>
              <w:t>Description</w:t>
            </w:r>
          </w:p>
        </w:tc>
      </w:tr>
      <w:tr w:rsidR="00D82B52" w:rsidRPr="00FB555D" w14:paraId="28F31C07" w14:textId="77777777" w:rsidTr="00AA6893">
        <w:tc>
          <w:tcPr>
            <w:tcW w:w="704" w:type="dxa"/>
            <w:tcBorders>
              <w:left w:val="nil"/>
              <w:bottom w:val="nil"/>
              <w:right w:val="nil"/>
            </w:tcBorders>
          </w:tcPr>
          <w:p w14:paraId="42991910" w14:textId="5B22DE24" w:rsidR="00D82B52" w:rsidRPr="00FB555D" w:rsidRDefault="00D82B52" w:rsidP="00AA6893">
            <w:pPr>
              <w:pStyle w:val="TabelleInhalt"/>
            </w:pPr>
            <w:r>
              <w:t>Tree 1</w:t>
            </w:r>
          </w:p>
        </w:tc>
        <w:tc>
          <w:tcPr>
            <w:tcW w:w="8358" w:type="dxa"/>
            <w:tcBorders>
              <w:left w:val="nil"/>
              <w:bottom w:val="nil"/>
              <w:right w:val="nil"/>
            </w:tcBorders>
          </w:tcPr>
          <w:p w14:paraId="0663424C" w14:textId="753CFFB2" w:rsidR="00D82B52" w:rsidRPr="00FB555D" w:rsidRDefault="00D82B52" w:rsidP="00AA6893">
            <w:pPr>
              <w:pStyle w:val="TabelleInhalt"/>
            </w:pPr>
            <w:r>
              <w:t>all wooden and climbing plant species of the main stand</w:t>
            </w:r>
          </w:p>
        </w:tc>
      </w:tr>
      <w:tr w:rsidR="00D82B52" w:rsidRPr="00FB555D" w14:paraId="06ED7EA3" w14:textId="77777777" w:rsidTr="00AA6893">
        <w:tc>
          <w:tcPr>
            <w:tcW w:w="704" w:type="dxa"/>
            <w:tcBorders>
              <w:top w:val="nil"/>
              <w:left w:val="nil"/>
              <w:bottom w:val="nil"/>
              <w:right w:val="nil"/>
            </w:tcBorders>
          </w:tcPr>
          <w:p w14:paraId="1186F7C9" w14:textId="51C56296" w:rsidR="00D82B52" w:rsidRPr="00FB555D" w:rsidRDefault="00D82B52" w:rsidP="00AA6893">
            <w:pPr>
              <w:pStyle w:val="TabelleInhalt"/>
            </w:pPr>
            <w:r>
              <w:t>Tree 2</w:t>
            </w:r>
          </w:p>
        </w:tc>
        <w:tc>
          <w:tcPr>
            <w:tcW w:w="8358" w:type="dxa"/>
            <w:tcBorders>
              <w:top w:val="nil"/>
              <w:left w:val="nil"/>
              <w:bottom w:val="nil"/>
              <w:right w:val="nil"/>
            </w:tcBorders>
          </w:tcPr>
          <w:p w14:paraId="01DC9930" w14:textId="7A1A140D" w:rsidR="00D82B52" w:rsidRPr="00FB555D" w:rsidRDefault="00D82B52" w:rsidP="00AA6893">
            <w:pPr>
              <w:pStyle w:val="TabelleInhalt"/>
            </w:pPr>
            <w:r>
              <w:t>all wooden and climbing plant species above 5.0 m height but not being part of the dominating main stand</w:t>
            </w:r>
          </w:p>
        </w:tc>
      </w:tr>
      <w:tr w:rsidR="00D82B52" w:rsidRPr="00FB555D" w14:paraId="4727463B" w14:textId="77777777" w:rsidTr="00AA6893">
        <w:tc>
          <w:tcPr>
            <w:tcW w:w="704" w:type="dxa"/>
            <w:tcBorders>
              <w:top w:val="nil"/>
              <w:left w:val="nil"/>
              <w:bottom w:val="nil"/>
              <w:right w:val="nil"/>
            </w:tcBorders>
          </w:tcPr>
          <w:p w14:paraId="601FEF88" w14:textId="071592EE" w:rsidR="00D82B52" w:rsidRPr="00FB555D" w:rsidRDefault="00D82B52" w:rsidP="00AA6893">
            <w:pPr>
              <w:pStyle w:val="TabelleInhalt"/>
            </w:pPr>
            <w:r>
              <w:t>Shrub</w:t>
            </w:r>
          </w:p>
        </w:tc>
        <w:tc>
          <w:tcPr>
            <w:tcW w:w="8358" w:type="dxa"/>
            <w:tcBorders>
              <w:top w:val="nil"/>
              <w:left w:val="nil"/>
              <w:bottom w:val="nil"/>
              <w:right w:val="nil"/>
            </w:tcBorders>
          </w:tcPr>
          <w:p w14:paraId="44352DB5" w14:textId="7AD88B58" w:rsidR="00D82B52" w:rsidRPr="00FB555D" w:rsidRDefault="00D82B52" w:rsidP="00D82B52">
            <w:pPr>
              <w:pStyle w:val="TabelleInhalt"/>
            </w:pPr>
            <w:r>
              <w:t>all wooden and climbing plant species (</w:t>
            </w:r>
            <w:r w:rsidR="005E578A" w:rsidRPr="00BD204B">
              <w:rPr>
                <w:rFonts w:cstheme="minorHAnsi"/>
              </w:rPr>
              <w:t>≥</w:t>
            </w:r>
            <w:r>
              <w:t> 0.5 m and &lt; 5.0 m height)</w:t>
            </w:r>
          </w:p>
        </w:tc>
      </w:tr>
      <w:tr w:rsidR="00D82B52" w:rsidRPr="00FB555D" w14:paraId="0590E71E" w14:textId="77777777" w:rsidTr="00AA6893">
        <w:tc>
          <w:tcPr>
            <w:tcW w:w="704" w:type="dxa"/>
            <w:tcBorders>
              <w:top w:val="nil"/>
              <w:left w:val="nil"/>
              <w:bottom w:val="nil"/>
              <w:right w:val="nil"/>
            </w:tcBorders>
          </w:tcPr>
          <w:p w14:paraId="48BE183B" w14:textId="09D50546" w:rsidR="00D82B52" w:rsidRPr="00FB555D" w:rsidRDefault="00D82B52" w:rsidP="00AA6893">
            <w:pPr>
              <w:pStyle w:val="TabelleInhalt"/>
            </w:pPr>
            <w:r>
              <w:t>Herb</w:t>
            </w:r>
          </w:p>
        </w:tc>
        <w:tc>
          <w:tcPr>
            <w:tcW w:w="8358" w:type="dxa"/>
            <w:tcBorders>
              <w:top w:val="nil"/>
              <w:left w:val="nil"/>
              <w:bottom w:val="nil"/>
              <w:right w:val="nil"/>
            </w:tcBorders>
          </w:tcPr>
          <w:p w14:paraId="3FB45E42" w14:textId="3A3EB10D" w:rsidR="00D82B52" w:rsidRPr="00FB555D" w:rsidRDefault="00D82B52" w:rsidP="00AA6893">
            <w:pPr>
              <w:pStyle w:val="TabelleInhalt"/>
            </w:pPr>
            <w:r>
              <w:t>all grass and herbal plant species without height limitation as well as wooden and climbing plant species below 0.5 m height</w:t>
            </w:r>
          </w:p>
        </w:tc>
      </w:tr>
      <w:tr w:rsidR="00D82B52" w:rsidRPr="00FB555D" w14:paraId="465DBF9B" w14:textId="77777777" w:rsidTr="00AA6893">
        <w:tc>
          <w:tcPr>
            <w:tcW w:w="704" w:type="dxa"/>
            <w:tcBorders>
              <w:top w:val="nil"/>
              <w:left w:val="nil"/>
              <w:right w:val="nil"/>
            </w:tcBorders>
          </w:tcPr>
          <w:p w14:paraId="22FF14E9" w14:textId="027AA71C" w:rsidR="00D82B52" w:rsidRPr="00FB555D" w:rsidRDefault="00D82B52" w:rsidP="00AA6893">
            <w:pPr>
              <w:pStyle w:val="TabelleInhalt"/>
            </w:pPr>
            <w:r>
              <w:t>Moss</w:t>
            </w:r>
          </w:p>
        </w:tc>
        <w:tc>
          <w:tcPr>
            <w:tcW w:w="8358" w:type="dxa"/>
            <w:tcBorders>
              <w:top w:val="nil"/>
              <w:left w:val="nil"/>
              <w:right w:val="nil"/>
            </w:tcBorders>
          </w:tcPr>
          <w:p w14:paraId="2ED1EC29" w14:textId="12648396" w:rsidR="00D82B52" w:rsidRPr="00FB555D" w:rsidRDefault="00D82B52" w:rsidP="00AA6893">
            <w:pPr>
              <w:pStyle w:val="TabelleInhalt"/>
            </w:pPr>
            <w:r>
              <w:t xml:space="preserve">all </w:t>
            </w:r>
            <w:proofErr w:type="spellStart"/>
            <w:r>
              <w:t>epigeic</w:t>
            </w:r>
            <w:proofErr w:type="spellEnd"/>
            <w:r>
              <w:t xml:space="preserve"> and epilithic moss and lichen species </w:t>
            </w:r>
          </w:p>
        </w:tc>
      </w:tr>
    </w:tbl>
    <w:p w14:paraId="6B7385FA" w14:textId="77777777" w:rsidR="00D82B52" w:rsidRPr="00FB555D" w:rsidRDefault="00D82B52" w:rsidP="008163F1"/>
    <w:p w14:paraId="467263B4" w14:textId="0EF2B7CE" w:rsidR="007D24C2" w:rsidRDefault="007D24C2" w:rsidP="007D24C2">
      <w:r>
        <w:fldChar w:fldCharType="begin"/>
      </w:r>
      <w:r>
        <w:instrText xml:space="preserve"> REF _Ref147257581 \h </w:instrText>
      </w:r>
      <w:r>
        <w:fldChar w:fldCharType="separate"/>
      </w:r>
      <w:r>
        <w:t>Tab. </w:t>
      </w:r>
      <w:r>
        <w:rPr>
          <w:noProof/>
        </w:rPr>
        <w:t>5</w:t>
      </w:r>
      <w:r>
        <w:fldChar w:fldCharType="end"/>
      </w:r>
      <w:r>
        <w:t xml:space="preserve"> lists up the measurement equipment and its usage for the data collection as well as the software </w:t>
      </w:r>
      <w:r w:rsidR="000A4DA9">
        <w:t xml:space="preserve">used </w:t>
      </w:r>
      <w:r>
        <w:t>for data analysis.</w:t>
      </w:r>
    </w:p>
    <w:p w14:paraId="1996B960" w14:textId="3AF155B4" w:rsidR="008163F1" w:rsidRDefault="008163F1" w:rsidP="008163F1">
      <w:pPr>
        <w:pStyle w:val="Beschriftung"/>
        <w:keepNext/>
      </w:pPr>
      <w:bookmarkStart w:id="35" w:name="_Ref147257581"/>
      <w:bookmarkStart w:id="36" w:name="_Toc152595697"/>
      <w:r>
        <w:t>Tab. </w:t>
      </w:r>
      <w:r>
        <w:fldChar w:fldCharType="begin"/>
      </w:r>
      <w:r>
        <w:instrText xml:space="preserve"> SEQ Tab._ \* ARABIC </w:instrText>
      </w:r>
      <w:r>
        <w:fldChar w:fldCharType="separate"/>
      </w:r>
      <w:r w:rsidR="00A06B34">
        <w:rPr>
          <w:noProof/>
        </w:rPr>
        <w:t>5</w:t>
      </w:r>
      <w:r>
        <w:fldChar w:fldCharType="end"/>
      </w:r>
      <w:bookmarkEnd w:id="35"/>
      <w:r>
        <w:t> – Measurement tools and analysis software</w:t>
      </w:r>
      <w:bookmarkEnd w:id="36"/>
    </w:p>
    <w:tbl>
      <w:tblPr>
        <w:tblStyle w:val="Tabellenraster"/>
        <w:tblW w:w="5000" w:type="pct"/>
        <w:tblLook w:val="04A0" w:firstRow="1" w:lastRow="0" w:firstColumn="1" w:lastColumn="0" w:noHBand="0" w:noVBand="1"/>
      </w:tblPr>
      <w:tblGrid>
        <w:gridCol w:w="2104"/>
        <w:gridCol w:w="3953"/>
        <w:gridCol w:w="1196"/>
        <w:gridCol w:w="1819"/>
      </w:tblGrid>
      <w:tr w:rsidR="002F7ECD" w:rsidRPr="00FB555D" w14:paraId="468518D8" w14:textId="77777777" w:rsidTr="0038020E">
        <w:trPr>
          <w:tblHeader/>
        </w:trPr>
        <w:tc>
          <w:tcPr>
            <w:tcW w:w="1171" w:type="pct"/>
            <w:tcBorders>
              <w:left w:val="nil"/>
            </w:tcBorders>
          </w:tcPr>
          <w:p w14:paraId="5D9B1F8D" w14:textId="5FC46651" w:rsidR="00B76E41" w:rsidRPr="00FB555D" w:rsidRDefault="008163F1" w:rsidP="00CF48D4">
            <w:pPr>
              <w:pStyle w:val="Tabelleberschrift"/>
            </w:pPr>
            <w:r>
              <w:t>Tool</w:t>
            </w:r>
          </w:p>
        </w:tc>
        <w:tc>
          <w:tcPr>
            <w:tcW w:w="2190" w:type="pct"/>
          </w:tcPr>
          <w:p w14:paraId="23164C73" w14:textId="7D68BAAA" w:rsidR="00B76E41" w:rsidRPr="00FB555D" w:rsidRDefault="00B76E41" w:rsidP="00CF48D4">
            <w:pPr>
              <w:pStyle w:val="Tabelleberschrift"/>
            </w:pPr>
            <w:r w:rsidRPr="00FB555D">
              <w:t>Usage</w:t>
            </w:r>
          </w:p>
        </w:tc>
        <w:tc>
          <w:tcPr>
            <w:tcW w:w="625" w:type="pct"/>
          </w:tcPr>
          <w:p w14:paraId="297FA4A8" w14:textId="14A4AC8C" w:rsidR="00B76E41" w:rsidRPr="00FB555D" w:rsidRDefault="006F0647" w:rsidP="00CF48D4">
            <w:pPr>
              <w:pStyle w:val="Tabelleberschrift"/>
            </w:pPr>
            <w:r>
              <w:t>Resolution</w:t>
            </w:r>
          </w:p>
        </w:tc>
        <w:tc>
          <w:tcPr>
            <w:tcW w:w="1014" w:type="pct"/>
            <w:tcBorders>
              <w:right w:val="nil"/>
            </w:tcBorders>
          </w:tcPr>
          <w:p w14:paraId="20DC8272" w14:textId="7F3CA0DD" w:rsidR="00B76E41" w:rsidRPr="00FB555D" w:rsidRDefault="006F0647" w:rsidP="00CF48D4">
            <w:pPr>
              <w:pStyle w:val="Tabelleberschrift"/>
            </w:pPr>
            <w:r>
              <w:t>Precision</w:t>
            </w:r>
            <w:r w:rsidR="00B76E41" w:rsidRPr="00FB555D">
              <w:t xml:space="preserve"> error</w:t>
            </w:r>
          </w:p>
        </w:tc>
      </w:tr>
      <w:tr w:rsidR="002F7ECD" w:rsidRPr="00FB555D" w14:paraId="692E7999" w14:textId="77777777" w:rsidTr="00A43805">
        <w:trPr>
          <w:trHeight w:val="270"/>
        </w:trPr>
        <w:tc>
          <w:tcPr>
            <w:tcW w:w="1171" w:type="pct"/>
            <w:vMerge w:val="restart"/>
            <w:tcBorders>
              <w:left w:val="nil"/>
              <w:right w:val="nil"/>
            </w:tcBorders>
          </w:tcPr>
          <w:p w14:paraId="7B16F09B" w14:textId="32D3C7AA" w:rsidR="00B76E41" w:rsidRPr="00FB555D" w:rsidRDefault="00B76E41" w:rsidP="00CF48D4">
            <w:pPr>
              <w:pStyle w:val="TabelleInhalt"/>
            </w:pPr>
            <w:proofErr w:type="spellStart"/>
            <w:r w:rsidRPr="00FB555D">
              <w:t>Haglöf</w:t>
            </w:r>
            <w:proofErr w:type="spellEnd"/>
            <w:r w:rsidRPr="00FB555D">
              <w:t xml:space="preserve"> Vertex V</w:t>
            </w:r>
            <w:r w:rsidR="006F0647">
              <w:t>*</w:t>
            </w:r>
          </w:p>
        </w:tc>
        <w:tc>
          <w:tcPr>
            <w:tcW w:w="2190" w:type="pct"/>
            <w:tcBorders>
              <w:left w:val="nil"/>
              <w:right w:val="nil"/>
            </w:tcBorders>
          </w:tcPr>
          <w:p w14:paraId="3A1957DB" w14:textId="7EF50488" w:rsidR="00B76E41" w:rsidRPr="00FB555D" w:rsidRDefault="00B76E41" w:rsidP="00CF48D4">
            <w:pPr>
              <w:pStyle w:val="TabelleInhalt"/>
            </w:pPr>
            <w:r w:rsidRPr="00FB555D">
              <w:t>distance</w:t>
            </w:r>
            <w:r w:rsidR="004003A6" w:rsidRPr="00FB555D">
              <w:t>s</w:t>
            </w:r>
          </w:p>
        </w:tc>
        <w:tc>
          <w:tcPr>
            <w:tcW w:w="625" w:type="pct"/>
            <w:tcBorders>
              <w:left w:val="nil"/>
              <w:right w:val="nil"/>
            </w:tcBorders>
          </w:tcPr>
          <w:p w14:paraId="794C359C" w14:textId="2ED9BEF4" w:rsidR="00B76E41" w:rsidRPr="00FB555D" w:rsidRDefault="00B76E41" w:rsidP="00CF48D4">
            <w:pPr>
              <w:pStyle w:val="TabelleInhalt"/>
            </w:pPr>
            <w:r w:rsidRPr="00FB555D">
              <w:t>0</w:t>
            </w:r>
            <w:r w:rsidR="0092497E">
              <w:t>.</w:t>
            </w:r>
            <w:r w:rsidR="002F7ECD">
              <w:t>0</w:t>
            </w:r>
            <w:r w:rsidRPr="00FB555D">
              <w:t>1 m</w:t>
            </w:r>
          </w:p>
        </w:tc>
        <w:tc>
          <w:tcPr>
            <w:tcW w:w="1014" w:type="pct"/>
            <w:tcBorders>
              <w:left w:val="nil"/>
              <w:right w:val="nil"/>
            </w:tcBorders>
          </w:tcPr>
          <w:p w14:paraId="7BB1A5B1" w14:textId="6B3FB2C1" w:rsidR="00B76E41" w:rsidRPr="00FB555D" w:rsidRDefault="00B76E41" w:rsidP="00CF48D4">
            <w:pPr>
              <w:pStyle w:val="TabelleInhalt"/>
            </w:pPr>
            <w:r w:rsidRPr="00FB555D">
              <w:rPr>
                <w:rFonts w:cstheme="minorHAnsi"/>
              </w:rPr>
              <w:t>± </w:t>
            </w:r>
            <w:r w:rsidR="006F0647">
              <w:rPr>
                <w:rFonts w:cstheme="minorHAnsi"/>
              </w:rPr>
              <w:t>0.0001 m (</w:t>
            </w:r>
            <w:r w:rsidR="006F0647">
              <w:t>1 %)</w:t>
            </w:r>
          </w:p>
        </w:tc>
      </w:tr>
      <w:tr w:rsidR="002F7ECD" w:rsidRPr="00FB555D" w14:paraId="49A45C0D" w14:textId="77777777" w:rsidTr="00A43805">
        <w:trPr>
          <w:trHeight w:val="270"/>
        </w:trPr>
        <w:tc>
          <w:tcPr>
            <w:tcW w:w="1171" w:type="pct"/>
            <w:vMerge/>
            <w:tcBorders>
              <w:left w:val="nil"/>
              <w:bottom w:val="nil"/>
              <w:right w:val="nil"/>
            </w:tcBorders>
          </w:tcPr>
          <w:p w14:paraId="36FBDDFD" w14:textId="77777777" w:rsidR="00B76E41" w:rsidRPr="00FB555D" w:rsidRDefault="00B76E41" w:rsidP="00CF48D4">
            <w:pPr>
              <w:pStyle w:val="TabelleInhalt"/>
            </w:pPr>
          </w:p>
        </w:tc>
        <w:tc>
          <w:tcPr>
            <w:tcW w:w="2190" w:type="pct"/>
            <w:tcBorders>
              <w:left w:val="nil"/>
              <w:bottom w:val="nil"/>
              <w:right w:val="nil"/>
            </w:tcBorders>
          </w:tcPr>
          <w:p w14:paraId="778012F7" w14:textId="03F96E81" w:rsidR="00B76E41" w:rsidRPr="00FB555D" w:rsidRDefault="00B76E41" w:rsidP="00CF48D4">
            <w:pPr>
              <w:pStyle w:val="TabelleInhalt"/>
            </w:pPr>
            <w:r w:rsidRPr="00FB555D">
              <w:t>height (</w:t>
            </w:r>
            <w:r w:rsidR="006F0647">
              <w:t xml:space="preserve">by </w:t>
            </w:r>
            <w:r w:rsidRPr="00FB555D">
              <w:t>distance and 2 angles)</w:t>
            </w:r>
          </w:p>
        </w:tc>
        <w:tc>
          <w:tcPr>
            <w:tcW w:w="625" w:type="pct"/>
            <w:tcBorders>
              <w:left w:val="nil"/>
              <w:bottom w:val="nil"/>
              <w:right w:val="nil"/>
            </w:tcBorders>
          </w:tcPr>
          <w:p w14:paraId="076488B1" w14:textId="513EC94F" w:rsidR="00B76E41" w:rsidRPr="00FB555D" w:rsidRDefault="00B76E41" w:rsidP="00CF48D4">
            <w:pPr>
              <w:pStyle w:val="TabelleInhalt"/>
            </w:pPr>
            <w:r w:rsidRPr="00FB555D">
              <w:t>0</w:t>
            </w:r>
            <w:r w:rsidR="0092497E">
              <w:t>.</w:t>
            </w:r>
            <w:r w:rsidRPr="00FB555D">
              <w:t>1</w:t>
            </w:r>
            <w:r w:rsidR="006F0647">
              <w:t xml:space="preserve"> </w:t>
            </w:r>
            <w:r w:rsidR="002F7ECD">
              <w:t>m</w:t>
            </w:r>
          </w:p>
        </w:tc>
        <w:tc>
          <w:tcPr>
            <w:tcW w:w="1014" w:type="pct"/>
            <w:tcBorders>
              <w:left w:val="nil"/>
              <w:bottom w:val="nil"/>
              <w:right w:val="nil"/>
            </w:tcBorders>
          </w:tcPr>
          <w:p w14:paraId="36DCA4A0" w14:textId="1CEA027A" w:rsidR="00B76E41" w:rsidRPr="00FB555D" w:rsidRDefault="00B76E41" w:rsidP="00CF48D4">
            <w:pPr>
              <w:pStyle w:val="TabelleInhalt"/>
            </w:pPr>
            <w:r w:rsidRPr="00FB555D">
              <w:rPr>
                <w:rFonts w:cstheme="minorHAnsi"/>
              </w:rPr>
              <w:t>± </w:t>
            </w:r>
            <w:r w:rsidR="006F0647">
              <w:rPr>
                <w:rFonts w:cstheme="minorHAnsi"/>
              </w:rPr>
              <w:t>0.001 m (1 %)</w:t>
            </w:r>
          </w:p>
        </w:tc>
      </w:tr>
      <w:tr w:rsidR="002F7ECD" w:rsidRPr="00FB555D" w14:paraId="56284FE3" w14:textId="77777777" w:rsidTr="00A43805">
        <w:tc>
          <w:tcPr>
            <w:tcW w:w="1171" w:type="pct"/>
            <w:tcBorders>
              <w:top w:val="nil"/>
              <w:left w:val="nil"/>
              <w:bottom w:val="nil"/>
              <w:right w:val="nil"/>
            </w:tcBorders>
          </w:tcPr>
          <w:p w14:paraId="499B91B8" w14:textId="0F2312B9" w:rsidR="00B76E41" w:rsidRPr="00FB555D" w:rsidRDefault="00C61061" w:rsidP="00CF48D4">
            <w:pPr>
              <w:pStyle w:val="TabelleInhalt"/>
            </w:pPr>
            <w:r>
              <w:t>compass</w:t>
            </w:r>
          </w:p>
        </w:tc>
        <w:tc>
          <w:tcPr>
            <w:tcW w:w="2190" w:type="pct"/>
            <w:tcBorders>
              <w:top w:val="nil"/>
              <w:left w:val="nil"/>
              <w:bottom w:val="nil"/>
              <w:right w:val="nil"/>
            </w:tcBorders>
          </w:tcPr>
          <w:p w14:paraId="703229F1" w14:textId="19A8FCB6" w:rsidR="00B76E41" w:rsidRPr="00FB555D" w:rsidRDefault="00C61061" w:rsidP="00CF48D4">
            <w:pPr>
              <w:pStyle w:val="TabelleInhalt"/>
            </w:pPr>
            <w:r>
              <w:t>azimuth</w:t>
            </w:r>
          </w:p>
        </w:tc>
        <w:tc>
          <w:tcPr>
            <w:tcW w:w="625" w:type="pct"/>
            <w:tcBorders>
              <w:top w:val="nil"/>
              <w:left w:val="nil"/>
              <w:bottom w:val="nil"/>
              <w:right w:val="nil"/>
            </w:tcBorders>
          </w:tcPr>
          <w:p w14:paraId="4F7FE42F" w14:textId="112DB3B3" w:rsidR="00B76E41" w:rsidRPr="00FB555D" w:rsidRDefault="00C61061" w:rsidP="00CF48D4">
            <w:pPr>
              <w:pStyle w:val="TabelleInhalt"/>
            </w:pPr>
            <w:r>
              <w:t>1</w:t>
            </w:r>
            <w:r w:rsidR="0092497E">
              <w:t>.0</w:t>
            </w:r>
            <w:r w:rsidR="00B76E41" w:rsidRPr="00FB555D">
              <w:t> </w:t>
            </w:r>
            <w:proofErr w:type="spellStart"/>
            <w:r>
              <w:t>gon</w:t>
            </w:r>
            <w:proofErr w:type="spellEnd"/>
          </w:p>
        </w:tc>
        <w:tc>
          <w:tcPr>
            <w:tcW w:w="1014" w:type="pct"/>
            <w:tcBorders>
              <w:top w:val="nil"/>
              <w:left w:val="nil"/>
              <w:bottom w:val="nil"/>
              <w:right w:val="nil"/>
            </w:tcBorders>
          </w:tcPr>
          <w:p w14:paraId="7861AC9F" w14:textId="1B52F6C9" w:rsidR="00B76E41" w:rsidRPr="00FB555D" w:rsidRDefault="00B76E41" w:rsidP="00CF48D4">
            <w:pPr>
              <w:pStyle w:val="TabelleInhalt"/>
            </w:pPr>
            <w:r w:rsidRPr="00FB555D">
              <w:rPr>
                <w:rFonts w:cstheme="minorHAnsi"/>
              </w:rPr>
              <w:t>± </w:t>
            </w:r>
            <w:r w:rsidRPr="00FB555D">
              <w:t>0</w:t>
            </w:r>
            <w:r w:rsidR="0092497E">
              <w:t>.</w:t>
            </w:r>
            <w:r w:rsidRPr="00FB555D">
              <w:t>01 </w:t>
            </w:r>
            <w:proofErr w:type="spellStart"/>
            <w:r w:rsidR="00C61061">
              <w:t>gon</w:t>
            </w:r>
            <w:proofErr w:type="spellEnd"/>
            <w:r w:rsidR="006F0647">
              <w:rPr>
                <w:rFonts w:cstheme="minorHAnsi"/>
              </w:rPr>
              <w:t xml:space="preserve"> (1 %)</w:t>
            </w:r>
          </w:p>
        </w:tc>
      </w:tr>
      <w:tr w:rsidR="002F7ECD" w:rsidRPr="00FB555D" w14:paraId="26E42582" w14:textId="77777777" w:rsidTr="00A43805">
        <w:tc>
          <w:tcPr>
            <w:tcW w:w="1171" w:type="pct"/>
            <w:tcBorders>
              <w:top w:val="nil"/>
              <w:left w:val="nil"/>
              <w:bottom w:val="nil"/>
              <w:right w:val="nil"/>
            </w:tcBorders>
          </w:tcPr>
          <w:p w14:paraId="46B2DF8B" w14:textId="7C0602BA" w:rsidR="00C61061" w:rsidRPr="00FB555D" w:rsidRDefault="00C61061" w:rsidP="00C61061">
            <w:pPr>
              <w:pStyle w:val="TabelleInhalt"/>
            </w:pPr>
            <w:r w:rsidRPr="00FB555D">
              <w:t>girth tape</w:t>
            </w:r>
          </w:p>
        </w:tc>
        <w:tc>
          <w:tcPr>
            <w:tcW w:w="2190" w:type="pct"/>
            <w:tcBorders>
              <w:top w:val="nil"/>
              <w:left w:val="nil"/>
              <w:bottom w:val="nil"/>
              <w:right w:val="nil"/>
            </w:tcBorders>
          </w:tcPr>
          <w:p w14:paraId="5736AC9D" w14:textId="0DA39DE6" w:rsidR="00C61061" w:rsidRPr="00FB555D" w:rsidRDefault="00C61061" w:rsidP="00C61061">
            <w:pPr>
              <w:pStyle w:val="TabelleInhalt"/>
            </w:pPr>
            <w:r w:rsidRPr="00FB555D">
              <w:t>breast height diameter</w:t>
            </w:r>
          </w:p>
        </w:tc>
        <w:tc>
          <w:tcPr>
            <w:tcW w:w="625" w:type="pct"/>
            <w:tcBorders>
              <w:top w:val="nil"/>
              <w:left w:val="nil"/>
              <w:bottom w:val="nil"/>
              <w:right w:val="nil"/>
            </w:tcBorders>
          </w:tcPr>
          <w:p w14:paraId="6788EA0F" w14:textId="3C2927B1" w:rsidR="00C61061" w:rsidRPr="00FB555D" w:rsidRDefault="00C61061" w:rsidP="00C61061">
            <w:pPr>
              <w:pStyle w:val="TabelleInhalt"/>
            </w:pPr>
            <w:r w:rsidRPr="00FB555D">
              <w:t>0</w:t>
            </w:r>
            <w:r w:rsidR="0092497E">
              <w:t>.</w:t>
            </w:r>
            <w:r w:rsidRPr="00FB555D">
              <w:t>1 cm</w:t>
            </w:r>
          </w:p>
        </w:tc>
        <w:tc>
          <w:tcPr>
            <w:tcW w:w="1014" w:type="pct"/>
            <w:tcBorders>
              <w:top w:val="nil"/>
              <w:left w:val="nil"/>
              <w:bottom w:val="nil"/>
              <w:right w:val="nil"/>
            </w:tcBorders>
          </w:tcPr>
          <w:p w14:paraId="0A88384A" w14:textId="0A7F0921" w:rsidR="00C61061" w:rsidRPr="00FB555D" w:rsidRDefault="00C61061" w:rsidP="00C61061">
            <w:pPr>
              <w:pStyle w:val="TabelleInhalt"/>
              <w:rPr>
                <w:rFonts w:cstheme="minorHAnsi"/>
              </w:rPr>
            </w:pPr>
            <w:r w:rsidRPr="00FB555D">
              <w:rPr>
                <w:rFonts w:cstheme="minorHAnsi"/>
              </w:rPr>
              <w:t>± </w:t>
            </w:r>
            <w:r w:rsidRPr="00FB555D">
              <w:t>0</w:t>
            </w:r>
            <w:r w:rsidR="0092497E">
              <w:t>.</w:t>
            </w:r>
            <w:r w:rsidRPr="00FB555D">
              <w:t>001 cm</w:t>
            </w:r>
            <w:r w:rsidR="006F0647">
              <w:rPr>
                <w:rFonts w:cstheme="minorHAnsi"/>
              </w:rPr>
              <w:t xml:space="preserve"> (1 %)</w:t>
            </w:r>
          </w:p>
        </w:tc>
      </w:tr>
      <w:tr w:rsidR="002F7ECD" w:rsidRPr="009179FB" w14:paraId="1124CC82" w14:textId="77777777" w:rsidTr="00A43805">
        <w:tc>
          <w:tcPr>
            <w:tcW w:w="1171" w:type="pct"/>
            <w:tcBorders>
              <w:top w:val="nil"/>
              <w:left w:val="nil"/>
              <w:bottom w:val="nil"/>
              <w:right w:val="nil"/>
            </w:tcBorders>
          </w:tcPr>
          <w:p w14:paraId="638DA8AE" w14:textId="02AB7ED4" w:rsidR="00C61061" w:rsidRPr="009179FB" w:rsidRDefault="00C61061" w:rsidP="00C61061">
            <w:pPr>
              <w:pStyle w:val="TabelleInhalt"/>
            </w:pPr>
            <w:r w:rsidRPr="00FB555D">
              <w:t>mea</w:t>
            </w:r>
            <w:r w:rsidRPr="009179FB">
              <w:t>suring tape</w:t>
            </w:r>
          </w:p>
        </w:tc>
        <w:tc>
          <w:tcPr>
            <w:tcW w:w="2190" w:type="pct"/>
            <w:tcBorders>
              <w:top w:val="nil"/>
              <w:left w:val="nil"/>
              <w:bottom w:val="nil"/>
              <w:right w:val="nil"/>
            </w:tcBorders>
          </w:tcPr>
          <w:p w14:paraId="4C8D06A8" w14:textId="35B48EC5" w:rsidR="00C61061" w:rsidRPr="009179FB" w:rsidRDefault="00C61061" w:rsidP="00C61061">
            <w:pPr>
              <w:pStyle w:val="TabelleInhalt"/>
            </w:pPr>
            <w:r w:rsidRPr="009179FB">
              <w:t>length of downed deadwood</w:t>
            </w:r>
          </w:p>
        </w:tc>
        <w:tc>
          <w:tcPr>
            <w:tcW w:w="625" w:type="pct"/>
            <w:tcBorders>
              <w:top w:val="nil"/>
              <w:left w:val="nil"/>
              <w:bottom w:val="nil"/>
              <w:right w:val="nil"/>
            </w:tcBorders>
          </w:tcPr>
          <w:p w14:paraId="59454700" w14:textId="1D59D9F7"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51C1C163" w14:textId="3BBAFB03" w:rsidR="00C61061" w:rsidRPr="009179FB" w:rsidRDefault="00C61061" w:rsidP="00C61061">
            <w:pPr>
              <w:pStyle w:val="TabelleInhalt"/>
              <w:rPr>
                <w:rFonts w:cstheme="minorHAnsi"/>
              </w:rPr>
            </w:pPr>
            <w:r w:rsidRPr="009179FB">
              <w:rPr>
                <w:rFonts w:cstheme="minorHAnsi"/>
              </w:rPr>
              <w:t>± 0</w:t>
            </w:r>
            <w:r w:rsidR="0092497E">
              <w:rPr>
                <w:rFonts w:cstheme="minorHAnsi"/>
              </w:rPr>
              <w:t>.</w:t>
            </w:r>
            <w:r w:rsidRPr="009179FB">
              <w:rPr>
                <w:rFonts w:cstheme="minorHAnsi"/>
              </w:rPr>
              <w:t>001 cm</w:t>
            </w:r>
            <w:r w:rsidR="006F0647">
              <w:rPr>
                <w:rFonts w:cstheme="minorHAnsi"/>
              </w:rPr>
              <w:t xml:space="preserve"> (1 %)</w:t>
            </w:r>
          </w:p>
        </w:tc>
      </w:tr>
      <w:tr w:rsidR="002F7ECD" w:rsidRPr="009179FB" w14:paraId="233FCC18" w14:textId="77777777" w:rsidTr="00A43805">
        <w:tc>
          <w:tcPr>
            <w:tcW w:w="1171" w:type="pct"/>
            <w:tcBorders>
              <w:top w:val="nil"/>
              <w:left w:val="nil"/>
              <w:bottom w:val="nil"/>
              <w:right w:val="nil"/>
            </w:tcBorders>
          </w:tcPr>
          <w:p w14:paraId="4BC64D06" w14:textId="1EFD3ADC" w:rsidR="00C61061" w:rsidRPr="009179FB" w:rsidRDefault="00C61061" w:rsidP="00C61061">
            <w:pPr>
              <w:pStyle w:val="TabelleInhalt"/>
            </w:pPr>
            <w:r>
              <w:t>t</w:t>
            </w:r>
            <w:r w:rsidRPr="009179FB">
              <w:t>ree caliper</w:t>
            </w:r>
          </w:p>
        </w:tc>
        <w:tc>
          <w:tcPr>
            <w:tcW w:w="2190" w:type="pct"/>
            <w:tcBorders>
              <w:top w:val="nil"/>
              <w:left w:val="nil"/>
              <w:bottom w:val="nil"/>
              <w:right w:val="nil"/>
            </w:tcBorders>
          </w:tcPr>
          <w:p w14:paraId="1185C90E" w14:textId="0CA4DE6B" w:rsidR="00C61061" w:rsidRPr="009179FB" w:rsidRDefault="00C61061" w:rsidP="00C61061">
            <w:pPr>
              <w:pStyle w:val="TabelleInhalt"/>
            </w:pPr>
            <w:r w:rsidRPr="009179FB">
              <w:t>diameter deadwood</w:t>
            </w:r>
          </w:p>
        </w:tc>
        <w:tc>
          <w:tcPr>
            <w:tcW w:w="625" w:type="pct"/>
            <w:tcBorders>
              <w:top w:val="nil"/>
              <w:left w:val="nil"/>
              <w:bottom w:val="nil"/>
              <w:right w:val="nil"/>
            </w:tcBorders>
          </w:tcPr>
          <w:p w14:paraId="547EEAD0" w14:textId="7FB2AD6E"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24030767" w14:textId="544A1CDB"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2A5714F" w14:textId="77777777" w:rsidTr="00A43805">
        <w:tc>
          <w:tcPr>
            <w:tcW w:w="1171" w:type="pct"/>
            <w:tcBorders>
              <w:top w:val="nil"/>
              <w:left w:val="nil"/>
              <w:bottom w:val="single" w:sz="4" w:space="0" w:color="auto"/>
              <w:right w:val="nil"/>
            </w:tcBorders>
          </w:tcPr>
          <w:p w14:paraId="618567BE" w14:textId="762AAA58" w:rsidR="00C61061" w:rsidRPr="009179FB" w:rsidRDefault="006F0647" w:rsidP="00C61061">
            <w:pPr>
              <w:pStyle w:val="TabelleInhalt"/>
            </w:pPr>
            <w:r>
              <w:t>m</w:t>
            </w:r>
            <w:r w:rsidR="00C61061" w:rsidRPr="009179FB">
              <w:t>eter</w:t>
            </w:r>
            <w:r>
              <w:t xml:space="preserve"> </w:t>
            </w:r>
            <w:r w:rsidR="00C61061" w:rsidRPr="009179FB">
              <w:t>stick</w:t>
            </w:r>
          </w:p>
        </w:tc>
        <w:tc>
          <w:tcPr>
            <w:tcW w:w="2190" w:type="pct"/>
            <w:tcBorders>
              <w:top w:val="nil"/>
              <w:left w:val="nil"/>
              <w:bottom w:val="single" w:sz="4" w:space="0" w:color="auto"/>
              <w:right w:val="nil"/>
            </w:tcBorders>
          </w:tcPr>
          <w:p w14:paraId="55E9D89C" w14:textId="0A8F4227" w:rsidR="00C61061" w:rsidRPr="009179FB" w:rsidRDefault="00C61061" w:rsidP="00C61061">
            <w:pPr>
              <w:pStyle w:val="TabelleInhalt"/>
            </w:pPr>
            <w:r w:rsidRPr="009179FB">
              <w:t>height of tree stools and natural regeneration</w:t>
            </w:r>
          </w:p>
        </w:tc>
        <w:tc>
          <w:tcPr>
            <w:tcW w:w="625" w:type="pct"/>
            <w:tcBorders>
              <w:top w:val="nil"/>
              <w:left w:val="nil"/>
              <w:bottom w:val="single" w:sz="4" w:space="0" w:color="auto"/>
              <w:right w:val="nil"/>
            </w:tcBorders>
          </w:tcPr>
          <w:p w14:paraId="0727CACB" w14:textId="350ECC5F"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single" w:sz="4" w:space="0" w:color="auto"/>
              <w:right w:val="nil"/>
            </w:tcBorders>
          </w:tcPr>
          <w:p w14:paraId="1C9B735D" w14:textId="0E911D35"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8939538" w14:textId="77777777" w:rsidTr="00A43805">
        <w:tc>
          <w:tcPr>
            <w:tcW w:w="1171" w:type="pct"/>
            <w:tcBorders>
              <w:top w:val="single" w:sz="4" w:space="0" w:color="auto"/>
              <w:left w:val="nil"/>
              <w:bottom w:val="nil"/>
              <w:right w:val="nil"/>
            </w:tcBorders>
          </w:tcPr>
          <w:p w14:paraId="2CF14FAB" w14:textId="69DFAC5E" w:rsidR="00C61061" w:rsidRPr="009179FB" w:rsidRDefault="00C61061" w:rsidP="00C61061">
            <w:pPr>
              <w:pStyle w:val="TabelleInhalt"/>
            </w:pPr>
            <w:r w:rsidRPr="009179FB">
              <w:t>Quantum GIS V.3.</w:t>
            </w:r>
            <w:r w:rsidR="002A4C1C">
              <w:t>30.3</w:t>
            </w:r>
            <w:r w:rsidR="00A43805">
              <w:t xml:space="preserve"> </w:t>
            </w:r>
          </w:p>
        </w:tc>
        <w:tc>
          <w:tcPr>
            <w:tcW w:w="2190" w:type="pct"/>
            <w:tcBorders>
              <w:top w:val="single" w:sz="4" w:space="0" w:color="auto"/>
              <w:left w:val="nil"/>
              <w:bottom w:val="nil"/>
              <w:right w:val="nil"/>
            </w:tcBorders>
          </w:tcPr>
          <w:p w14:paraId="408A0CBE" w14:textId="3C7394D2" w:rsidR="00C61061" w:rsidRPr="009179FB" w:rsidRDefault="00C61061" w:rsidP="00C61061">
            <w:pPr>
              <w:pStyle w:val="TabelleInhalt"/>
            </w:pPr>
            <w:r w:rsidRPr="009179FB">
              <w:t xml:space="preserve">GIS </w:t>
            </w:r>
            <w:r>
              <w:t>and mapping</w:t>
            </w:r>
          </w:p>
        </w:tc>
        <w:tc>
          <w:tcPr>
            <w:tcW w:w="625" w:type="pct"/>
            <w:tcBorders>
              <w:top w:val="single" w:sz="4" w:space="0" w:color="auto"/>
              <w:left w:val="nil"/>
              <w:bottom w:val="nil"/>
              <w:right w:val="nil"/>
            </w:tcBorders>
          </w:tcPr>
          <w:p w14:paraId="0B17A2A7" w14:textId="77777777" w:rsidR="00C61061" w:rsidRPr="009179FB" w:rsidRDefault="00C61061" w:rsidP="00C61061">
            <w:pPr>
              <w:pStyle w:val="TabelleInhalt"/>
            </w:pPr>
          </w:p>
        </w:tc>
        <w:tc>
          <w:tcPr>
            <w:tcW w:w="1014" w:type="pct"/>
            <w:tcBorders>
              <w:top w:val="single" w:sz="4" w:space="0" w:color="auto"/>
              <w:left w:val="nil"/>
              <w:bottom w:val="nil"/>
              <w:right w:val="nil"/>
            </w:tcBorders>
          </w:tcPr>
          <w:p w14:paraId="24C79B0A" w14:textId="77777777" w:rsidR="00C61061" w:rsidRPr="009179FB" w:rsidRDefault="00C61061" w:rsidP="00C61061">
            <w:pPr>
              <w:pStyle w:val="TabelleInhalt"/>
              <w:rPr>
                <w:rFonts w:cstheme="minorHAnsi"/>
              </w:rPr>
            </w:pPr>
          </w:p>
        </w:tc>
      </w:tr>
      <w:tr w:rsidR="002F7ECD" w:rsidRPr="009179FB" w14:paraId="417EA50B" w14:textId="77777777" w:rsidTr="00A43805">
        <w:tc>
          <w:tcPr>
            <w:tcW w:w="1171" w:type="pct"/>
            <w:tcBorders>
              <w:top w:val="nil"/>
              <w:left w:val="nil"/>
              <w:right w:val="nil"/>
            </w:tcBorders>
          </w:tcPr>
          <w:p w14:paraId="5C6F4E41" w14:textId="123BFCA5" w:rsidR="00C61061" w:rsidRPr="009179FB" w:rsidRDefault="00C61061" w:rsidP="00C61061">
            <w:pPr>
              <w:pStyle w:val="TabelleInhalt"/>
            </w:pPr>
            <w:r w:rsidRPr="009179FB">
              <w:t>RStudio V</w:t>
            </w:r>
            <w:r w:rsidR="002A4C1C">
              <w:t>.</w:t>
            </w:r>
            <w:r w:rsidRPr="009179FB">
              <w:t xml:space="preserve"> </w:t>
            </w:r>
            <w:r w:rsidR="002A4C1C">
              <w:t>2023.06.0</w:t>
            </w:r>
          </w:p>
        </w:tc>
        <w:tc>
          <w:tcPr>
            <w:tcW w:w="2190" w:type="pct"/>
            <w:tcBorders>
              <w:top w:val="nil"/>
              <w:left w:val="nil"/>
              <w:right w:val="nil"/>
            </w:tcBorders>
          </w:tcPr>
          <w:p w14:paraId="351A0D4C" w14:textId="2E8C8B41" w:rsidR="00C61061" w:rsidRPr="009179FB" w:rsidRDefault="008163F1" w:rsidP="00C61061">
            <w:pPr>
              <w:pStyle w:val="TabelleInhalt"/>
            </w:pPr>
            <w:r>
              <w:t>s</w:t>
            </w:r>
            <w:r w:rsidR="00C61061" w:rsidRPr="009179FB">
              <w:t>tatisti</w:t>
            </w:r>
            <w:r>
              <w:t>cs</w:t>
            </w:r>
            <w:r w:rsidR="00C61061">
              <w:t xml:space="preserve"> and </w:t>
            </w:r>
            <w:r>
              <w:t>p</w:t>
            </w:r>
            <w:r w:rsidR="00C61061">
              <w:t>lotting</w:t>
            </w:r>
          </w:p>
        </w:tc>
        <w:tc>
          <w:tcPr>
            <w:tcW w:w="625" w:type="pct"/>
            <w:tcBorders>
              <w:top w:val="nil"/>
              <w:left w:val="nil"/>
              <w:right w:val="nil"/>
            </w:tcBorders>
          </w:tcPr>
          <w:p w14:paraId="437CF5D9" w14:textId="77777777" w:rsidR="00C61061" w:rsidRPr="009179FB" w:rsidRDefault="00C61061" w:rsidP="00C61061">
            <w:pPr>
              <w:pStyle w:val="TabelleInhalt"/>
            </w:pPr>
          </w:p>
        </w:tc>
        <w:tc>
          <w:tcPr>
            <w:tcW w:w="1014" w:type="pct"/>
            <w:tcBorders>
              <w:top w:val="nil"/>
              <w:left w:val="nil"/>
              <w:right w:val="nil"/>
            </w:tcBorders>
          </w:tcPr>
          <w:p w14:paraId="2BF06C7C" w14:textId="77777777" w:rsidR="00C61061" w:rsidRPr="009179FB" w:rsidRDefault="00C61061" w:rsidP="00C61061">
            <w:pPr>
              <w:pStyle w:val="TabelleInhalt"/>
              <w:rPr>
                <w:rFonts w:cstheme="minorHAnsi"/>
              </w:rPr>
            </w:pPr>
          </w:p>
        </w:tc>
      </w:tr>
    </w:tbl>
    <w:p w14:paraId="24FF583A" w14:textId="75E86131" w:rsidR="00CE4E57" w:rsidRDefault="006F0647" w:rsidP="00FE2DEE">
      <w:pPr>
        <w:pStyle w:val="UnterschriftGrafikenundTabellen"/>
      </w:pPr>
      <w:r>
        <w:t xml:space="preserve">* source: </w:t>
      </w:r>
      <w:sdt>
        <w:sdtPr>
          <w:alias w:val="To edit, see citavi.com/edit"/>
          <w:tag w:val="CitaviPlaceholder#d958dd8f-7748-494f-a429-04b7c8cd6f43"/>
          <w:id w:val="756866020"/>
          <w:placeholder>
            <w:docPart w:val="DefaultPlaceholder_-1854013440"/>
          </w:placeholder>
        </w:sdtPr>
        <w:sdtEndPr/>
        <w:sdtContent>
          <w:r>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UwMDU0LTg2OWQtNDY1OS05YmViLTM5ZTJiZjEzYWJjMCIsIlJhbmdlTGVuZ3RoIjoxMSwiUmVmZXJlbmNlSWQiOiIxNDFlZDk3NC1mZWM5LTRjZjUtOGU3MC0zYzM3ODU3NDUz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wNi4xMS4yMDIzIiwiQXV0aG9ycyI6W3siJGlkIjoiNyIsIiR0eXBlIjoiU3dpc3NBY2FkZW1pYy5DaXRhdmkuUGVyc29uLCBTd2lzc0FjYWRlbWljLkNpdGF2aSIsIkxhc3ROYW1lIjoiSGFnbMO2ZiIsIlByb3RlY3RlZCI6ZmFsc2UsIlNleCI6MCwiQ3JlYXRlZEJ5IjoiX0pvbmFzIFNpdHRlIiwiQ3JlYXRlZE9uIjoiMjAyMy0xMS0wNlQxNDo0MjozNCIsIk1vZGlmaWVkQnkiOiJfSm9uYXMgU2l0dGUiLCJJZCI6Ijg5OGY3YzcwLTE2NWMtNGU0Ni04ZGNmLWMyMTRiM2Q1Yzc4MCIsIk1vZGlmaWVkT24iOiIyMDIzLTExLTA2VDE0OjQy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DFpaW5xd3AwLmpwZyIsIlVyaVN0cmluZyI6IjE0MWVkOTc0LWZlYzktNGNmNS04ZTcwLTNjMzc4NTc0NTNl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xIiwiJHR5cGUiOiJTd2lzc0FjYWRlbWljLkNpdGF2aS5QZXJzb24sIFN3aXNzQWNhZGVtaWMuQ2l0YXZpIiwiTGFzdE5hbWUiOiJIYWdsw7ZmIFN3ZWRlbiBBQiIsIlByb3RlY3RlZCI6ZmFsc2UsIlNleCI6MCwiQ3JlYXRlZEJ5IjoiX0pvbmFzIFNpdHRlIiwiQ3JlYXRlZE9uIjoiMjAyMy0xMS0wNlQxNDo0MzozOCIsIk1vZGlmaWVkQnkiOiJfSm9uYXMgU2l0dGUiLCJJZCI6IjU1YTE2MTI2LWY5ZDMtNDgzNy1iMTY0LTViODdkY2JiNTkzNSIsIk1vZGlmaWVkT24iOiIyMDIzLTExLTA2VDE0OjQzOjM4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oYWdsb2Zzd2VkZW4uY29tL3dwLWNvbnRlbnQvdXBsb2Fkcy8yMDIxLzAyL1ZlcnRleC01LUVOVV9zLnBkZiIsIlVyaVN0cmluZyI6Imh0dHBzOi8vaGFnbG9mc3dlZGVuLmNvbS93cC1jb250ZW50L3VwbG9hZHMvMjAyMS8wMi9WZXJ0ZXgtNS1FTlVfc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}</w:instrText>
          </w:r>
          <w:r>
            <w:fldChar w:fldCharType="separate"/>
          </w:r>
          <w:r w:rsidR="00C452D3">
            <w:t>Haglöf 2023</w:t>
          </w:r>
          <w:r>
            <w:fldChar w:fldCharType="end"/>
          </w:r>
        </w:sdtContent>
      </w:sdt>
    </w:p>
    <w:p w14:paraId="4A017431" w14:textId="3BA4312D" w:rsidR="0096770B" w:rsidRPr="009179FB" w:rsidRDefault="0096770B" w:rsidP="0096770B">
      <w:pPr>
        <w:pStyle w:val="berschrift2"/>
      </w:pPr>
      <w:bookmarkStart w:id="37" w:name="_Toc152595783"/>
      <w:r w:rsidRPr="009179FB">
        <w:t>Calculations</w:t>
      </w:r>
      <w:bookmarkEnd w:id="37"/>
    </w:p>
    <w:p w14:paraId="63270B27" w14:textId="7974410B" w:rsidR="008F77E7" w:rsidRDefault="008F77E7" w:rsidP="0096770B">
      <w:pPr>
        <w:pStyle w:val="berschrift3"/>
      </w:pPr>
      <w:bookmarkStart w:id="38" w:name="_Ref151917630"/>
      <w:bookmarkStart w:id="39" w:name="_Toc152595784"/>
      <w:commentRangeStart w:id="40"/>
      <w:r>
        <w:t>Biomass volume</w:t>
      </w:r>
      <w:bookmarkEnd w:id="38"/>
      <w:bookmarkEnd w:id="39"/>
      <w:commentRangeEnd w:id="40"/>
      <w:r w:rsidR="00C05B54">
        <w:rPr>
          <w:rStyle w:val="Kommentarzeichen"/>
          <w:rFonts w:asciiTheme="minorHAnsi" w:eastAsiaTheme="minorHAnsi" w:hAnsiTheme="minorHAnsi" w:cstheme="minorBidi"/>
          <w:color w:val="auto"/>
        </w:rPr>
        <w:commentReference w:id="40"/>
      </w:r>
    </w:p>
    <w:p w14:paraId="27DEDEE1" w14:textId="38E00180" w:rsidR="002A1C44" w:rsidRDefault="00986365" w:rsidP="002A1C44">
      <w:r>
        <w:t>The biomass</w:t>
      </w:r>
      <w:r w:rsidR="002A1C44">
        <w:t xml:space="preserve"> volume of a tree is highly related to its diameter and </w:t>
      </w:r>
      <w:proofErr w:type="gramStart"/>
      <w:r>
        <w:t>height,</w:t>
      </w:r>
      <w:proofErr w:type="gramEnd"/>
      <w:r w:rsidR="002A1C44">
        <w:t xml:space="preserve"> thus, the volume is commonly calculated through different volume functions using one or even </w:t>
      </w:r>
      <w:r>
        <w:t>both</w:t>
      </w:r>
      <w:r w:rsidR="002A1C44">
        <w:t xml:space="preserve"> variables as an input. </w:t>
      </w:r>
      <w:r>
        <w:t xml:space="preserve">To estimate the biomass volume per hectare, it usually only requires the basal area of the sample plot and the average tree height which is representative for the entire forest stand. A more precise approach is to collect the information about the </w:t>
      </w:r>
      <w:r w:rsidR="002A1C44">
        <w:t xml:space="preserve">DBH and the height of every single tree </w:t>
      </w:r>
      <w:r>
        <w:t>on the</w:t>
      </w:r>
      <w:r w:rsidR="002A1C44">
        <w:t xml:space="preserve"> plot that has been recorded during the data sampling process</w:t>
      </w:r>
      <w:r>
        <w:t xml:space="preserve"> and </w:t>
      </w:r>
      <w:r>
        <w:lastRenderedPageBreak/>
        <w:t>then calculating the volume of each single tree. Afterwards the accumulated biomass of the entire sample plot can be extrapolated for the area of one hectare.</w:t>
      </w:r>
      <w:r w:rsidR="002A1C44">
        <w:t xml:space="preserve"> Since only the height</w:t>
      </w:r>
      <w:r>
        <w:t>s</w:t>
      </w:r>
      <w:r w:rsidR="002A1C44">
        <w:t xml:space="preserve"> of 5 to 10 trees, covering all DBH classes, </w:t>
      </w:r>
      <w:r>
        <w:t>have</w:t>
      </w:r>
      <w:r w:rsidR="002A1C44">
        <w:t xml:space="preserve"> been sampled according to the methodology, the missing height must be estimated. </w:t>
      </w:r>
    </w:p>
    <w:p w14:paraId="2C193136" w14:textId="46E8E8AB" w:rsidR="002A1C44" w:rsidRDefault="002A1C44" w:rsidP="002A1C44">
      <w:r>
        <w:t>For the estimation of the missing tree heights h</w:t>
      </w:r>
      <w:r w:rsidRPr="00A014A8">
        <w:rPr>
          <w:vertAlign w:val="subscript"/>
        </w:rPr>
        <w:t>p</w:t>
      </w:r>
      <w:r>
        <w:t xml:space="preserve">, a self-fitted non-linear least squares (NLS) model is conducted by using the relation between DBH and tree height in the equation </w:t>
      </w:r>
      <w:r>
        <w:fldChar w:fldCharType="begin"/>
      </w:r>
      <w:r>
        <w:instrText xml:space="preserve"> REF _Ref146118555 \h </w:instrText>
      </w:r>
      <w:r>
        <w:fldChar w:fldCharType="separate"/>
      </w:r>
      <w:r>
        <w:rPr>
          <w:noProof/>
        </w:rPr>
        <w:t>1</w:t>
      </w:r>
      <w:r>
        <w:fldChar w:fldCharType="end"/>
      </w:r>
      <w:r>
        <w:t xml:space="preserve"> </w:t>
      </w:r>
      <w:sdt>
        <w:sdtPr>
          <w:rPr>
            <w:rFonts w:ascii="Calibri" w:hAnsi="Calibri" w:cs="Calibri"/>
            <w:color w:val="000000"/>
          </w:rPr>
          <w:alias w:val="To edit, see citavi.com/edit"/>
          <w:tag w:val="CitaviPlaceholder#72188e36-eadf-4e9b-a0cb-863246cf9267"/>
          <w:id w:val="412293654"/>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2Q2OGY0LTZmYTUtNGNhMi04NTNjLTZlNjIxNzAwM2E3NSIsIlJhbmdlTGVuZ3RoIjoyMCwiUmVmZXJlbmNlSWQiOiI0M2E5MWZiOC0wMTJmLTRiN2MtYTA2ZC04MTNiZTQyZjI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w0dGQzaXNqdS5qcGciLCJVcmlTdHJpbmciOiI0M2E5MWZiOC0wMTJmLTRiN2MtYTA2ZC04MTNiZTQyZjI3OD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cmRyci5pby9jcmFuL2ZvcmVzdG1hbmdyL2YvdmlnbmV0dGVzL2VxX2dyb3VwX2ZpdF9lbi5SbWQiLCJVcmlTdHJpbmciOiJodHRwczovL3JkcnIuaW8vY3Jhbi9mb3Jlc3RtYW5nci9mL3ZpZ25ldHRlcy9lcV9ncm91cF9maXRfZW4uUm1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(Braga et al. 2023b)</w:t>
          </w:r>
          <w:r w:rsidR="00E3665E" w:rsidRPr="00E3665E">
            <w:rPr>
              <w:rFonts w:ascii="Calibri" w:hAnsi="Calibri" w:cs="Calibri"/>
              <w:color w:val="000000"/>
            </w:rPr>
            <w:fldChar w:fldCharType="end"/>
          </w:r>
        </w:sdtContent>
      </w:sdt>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F5FB82A" w14:textId="77777777" w:rsidTr="00270C39">
        <w:tc>
          <w:tcPr>
            <w:tcW w:w="7650" w:type="dxa"/>
          </w:tcPr>
          <w:p w14:paraId="5D81A56E" w14:textId="77777777" w:rsidR="002A1C44" w:rsidRPr="009179FB" w:rsidRDefault="00EB54D1"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 DBH)</m:t>
                        </m:r>
                      </m:e>
                    </m:d>
                  </m:e>
                  <m:sup>
                    <m:sSub>
                      <m:sSubPr>
                        <m:ctrlPr>
                          <w:rPr>
                            <w:rFonts w:ascii="Cambria Math" w:hAnsi="Cambria Math"/>
                            <w:i/>
                          </w:rPr>
                        </m:ctrlPr>
                      </m:sSubPr>
                      <m:e>
                        <m:r>
                          <w:rPr>
                            <w:rFonts w:ascii="Cambria Math" w:hAnsi="Cambria Math"/>
                          </w:rPr>
                          <m:t>b</m:t>
                        </m:r>
                      </m:e>
                      <m:sub>
                        <m:r>
                          <w:rPr>
                            <w:rFonts w:ascii="Cambria Math" w:hAnsi="Cambria Math"/>
                          </w:rPr>
                          <m:t>2</m:t>
                        </m:r>
                      </m:sub>
                    </m:sSub>
                  </m:sup>
                </m:sSup>
              </m:oMath>
            </m:oMathPara>
          </w:p>
        </w:tc>
        <w:tc>
          <w:tcPr>
            <w:tcW w:w="1412" w:type="dxa"/>
            <w:vAlign w:val="center"/>
          </w:tcPr>
          <w:p w14:paraId="51B44B5F" w14:textId="101E507F"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1" w:name="_Ref146118555"/>
            <w:r w:rsidR="0041457A">
              <w:rPr>
                <w:noProof/>
              </w:rPr>
              <w:t>1</w:t>
            </w:r>
            <w:bookmarkEnd w:id="41"/>
            <w:r w:rsidRPr="009179FB">
              <w:fldChar w:fldCharType="end"/>
            </w:r>
          </w:p>
          <w:p w14:paraId="0CBC5042" w14:textId="77777777" w:rsidR="002A1C44" w:rsidRPr="009179FB" w:rsidRDefault="002A1C44" w:rsidP="00270C39">
            <w:pPr>
              <w:keepNext/>
              <w:jc w:val="right"/>
            </w:pPr>
          </w:p>
        </w:tc>
      </w:tr>
    </w:tbl>
    <w:p w14:paraId="0628E1FA" w14:textId="4F358104" w:rsidR="002A1C44" w:rsidRDefault="002A1C44" w:rsidP="002A1C44">
      <w:r>
        <w:t xml:space="preserve">and the </w:t>
      </w:r>
      <w:proofErr w:type="spellStart"/>
      <w:r w:rsidRPr="004E308E">
        <w:rPr>
          <w:rStyle w:val="R-StudioChar"/>
          <w:sz w:val="22"/>
          <w:szCs w:val="20"/>
        </w:rPr>
        <w:t>forestmangr</w:t>
      </w:r>
      <w:proofErr w:type="spellEnd"/>
      <w:r w:rsidRPr="004E308E">
        <w:rPr>
          <w:rStyle w:val="R-StudioChar"/>
          <w:sz w:val="22"/>
          <w:szCs w:val="20"/>
        </w:rPr>
        <w:t>::</w:t>
      </w:r>
      <w:proofErr w:type="spellStart"/>
      <w:r w:rsidRPr="004E308E">
        <w:rPr>
          <w:rStyle w:val="R-StudioChar"/>
          <w:sz w:val="22"/>
          <w:szCs w:val="20"/>
        </w:rPr>
        <w:t>nls_table</w:t>
      </w:r>
      <w:proofErr w:type="spellEnd"/>
      <w:r>
        <w:t xml:space="preserve"> command </w:t>
      </w:r>
      <w:sdt>
        <w:sdtPr>
          <w:rPr>
            <w:rFonts w:ascii="Calibri" w:hAnsi="Calibri" w:cs="Calibri"/>
            <w:color w:val="000000"/>
          </w:rPr>
          <w:alias w:val="To edit, see citavi.com/edit"/>
          <w:tag w:val="CitaviPlaceholder#e95f1667-63c8-468a-972b-f1e7c4847e0a"/>
          <w:id w:val="-308477841"/>
          <w:placeholder>
            <w:docPart w:val="DCC9F1226B2346E3A910FC545BC94BB8"/>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Tg0MDVjLTNiYTctNDcyZi1iMzc2LTc1MWVlNmVlMjIzMCIsIlJhbmdlTGVuZ3RoIjoyMCwiUmVmZXJlbmNlSWQiOiIxODY5ZDFhNS0xODhmLTRlZjctYTRiNC0xMGQyMDE3MmV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WZvcmVzdG1hbmdyIiwiVXJpU3RyaW5nIjoiaHR0cHM6Ly9jcmFuLnItcHJvamVjdC5vcmcvcGFja2FnZT1mb3Jlc3RtYW5nc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(Braga et al. 2023a)</w:t>
          </w:r>
          <w:r w:rsidR="00E3665E" w:rsidRPr="00E3665E">
            <w:rPr>
              <w:rFonts w:ascii="Calibri" w:hAnsi="Calibri" w:cs="Calibri"/>
              <w:color w:val="000000"/>
            </w:rPr>
            <w:fldChar w:fldCharType="end"/>
          </w:r>
        </w:sdtContent>
      </w:sdt>
      <w:r>
        <w:t xml:space="preserve"> to predict the fitting parameters b</w:t>
      </w:r>
      <w:r w:rsidRPr="00A014A8">
        <w:rPr>
          <w:vertAlign w:val="subscript"/>
        </w:rPr>
        <w:t>0</w:t>
      </w:r>
      <w:r>
        <w:t xml:space="preserve"> to b</w:t>
      </w:r>
      <w:r w:rsidRPr="00A014A8">
        <w:rPr>
          <w:vertAlign w:val="subscript"/>
        </w:rPr>
        <w:t>2</w:t>
      </w:r>
      <w:r>
        <w:t>. The NLS model is applied separately for each species and plot when there are at least 3 height measurements per tree species and plot available. Furthermore, the coefficient of determination R</w:t>
      </w:r>
      <w:r w:rsidRPr="00FC3BF1">
        <w:rPr>
          <w:vertAlign w:val="superscript"/>
        </w:rPr>
        <w:t>2</w:t>
      </w:r>
      <w:r>
        <w:t xml:space="preserve"> for the NLS model must exceed a value of 0.7 in order to ensure a sufficient fitting of the model prediction to the entry data. In case, there are less than 3 heights measured for a tree species on a plot or if the R</w:t>
      </w:r>
      <w:r w:rsidRPr="00051527">
        <w:rPr>
          <w:vertAlign w:val="superscript"/>
        </w:rPr>
        <w:t>2</w:t>
      </w:r>
      <w:r>
        <w:t xml:space="preserve"> value is lower than 0.7, the NLS model is fitted for the heights of each tree species but throughout all plots together.</w:t>
      </w:r>
    </w:p>
    <w:p w14:paraId="6971E891" w14:textId="3912141C" w:rsidR="002A1C44" w:rsidRPr="006D1F62" w:rsidRDefault="002A1C44" w:rsidP="002A1C44">
      <w:r>
        <w:t>When there are less than 3 tree heights measured per tree species on all plots together or the R</w:t>
      </w:r>
      <w:r w:rsidRPr="00051527">
        <w:rPr>
          <w:vertAlign w:val="superscript"/>
        </w:rPr>
        <w:t>2</w:t>
      </w:r>
      <w:r>
        <w:t xml:space="preserve"> value remains below 0.7, the height curve of SLOBODA </w:t>
      </w:r>
      <w:sdt>
        <w:sdtPr>
          <w:rPr>
            <w:rFonts w:ascii="Calibri" w:hAnsi="Calibri" w:cs="Calibri"/>
            <w:color w:val="000000"/>
          </w:rPr>
          <w:alias w:val="To edit, see citavi.com/edit"/>
          <w:tag w:val="CitaviPlaceholder#2b17ad49-7060-4f5c-887d-9d0d7a202c1e"/>
          <w:id w:val="1232351518"/>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UwZWU4LTkxODctNGYzZC04YWJmLWVkNWRhMDk2MTU3ZCIsIlJhbmdlTGVuZ3RoIjoyMSwiUmVmZXJlbmNlSWQiOiI3OWNlNDM5ZC0yNzgxLTQ4NDgtYTdlYS1lNzYyNGE0NmM4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(Sloboda et al. 1993)</w:t>
          </w:r>
          <w:r w:rsidR="00E3665E" w:rsidRPr="00E3665E">
            <w:rPr>
              <w:rFonts w:ascii="Calibri" w:hAnsi="Calibri" w:cs="Calibri"/>
              <w:color w:val="000000"/>
            </w:rPr>
            <w:fldChar w:fldCharType="end"/>
          </w:r>
        </w:sdtContent>
      </w:sdt>
      <w:r>
        <w:t xml:space="preserve"> is used and h</w:t>
      </w:r>
      <w:r w:rsidRPr="001F15D9">
        <w:rPr>
          <w:vertAlign w:val="subscript"/>
        </w:rPr>
        <w:t>p</w:t>
      </w:r>
      <w:r>
        <w:t xml:space="preserve"> is calculated with </w:t>
      </w:r>
      <w:r w:rsidR="00051527">
        <w:t>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A900505" w14:textId="77777777" w:rsidTr="00270C39">
        <w:tc>
          <w:tcPr>
            <w:tcW w:w="7650" w:type="dxa"/>
          </w:tcPr>
          <w:p w14:paraId="51F3FE15" w14:textId="72C50BDC" w:rsidR="002A1C44" w:rsidRPr="009179FB" w:rsidRDefault="00EB54D1"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=1.3+(</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-1.3)*exp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m:t>
                            </m:r>
                          </m:sub>
                        </m:sSub>
                      </m:num>
                      <m:den>
                        <m:r>
                          <w:rPr>
                            <w:rFonts w:ascii="Cambria Math" w:hAnsi="Cambria Math"/>
                          </w:rPr>
                          <m:t>DBH</m:t>
                        </m:r>
                      </m:den>
                    </m:f>
                    <m:r>
                      <w:rPr>
                        <w:rFonts w:ascii="Cambria Math" w:hAnsi="Cambria Math"/>
                      </w:rPr>
                      <m:t>)</m:t>
                    </m:r>
                  </m:e>
                </m:d>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DBH</m:t>
                        </m:r>
                      </m:den>
                    </m:f>
                    <m:r>
                      <w:rPr>
                        <w:rFonts w:ascii="Cambria Math" w:hAnsi="Cambria Math"/>
                      </w:rPr>
                      <m:t>)</m:t>
                    </m:r>
                  </m:e>
                </m:d>
              </m:oMath>
            </m:oMathPara>
          </w:p>
        </w:tc>
        <w:tc>
          <w:tcPr>
            <w:tcW w:w="1412" w:type="dxa"/>
            <w:vAlign w:val="center"/>
          </w:tcPr>
          <w:p w14:paraId="18674BB1" w14:textId="5AAA2E3C"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2" w:name="_Ref146125955"/>
            <w:r w:rsidR="0041457A">
              <w:rPr>
                <w:noProof/>
              </w:rPr>
              <w:t>2</w:t>
            </w:r>
            <w:bookmarkEnd w:id="42"/>
            <w:r w:rsidRPr="009179FB">
              <w:fldChar w:fldCharType="end"/>
            </w:r>
          </w:p>
          <w:p w14:paraId="4DCF7388" w14:textId="77777777" w:rsidR="002A1C44" w:rsidRPr="009179FB" w:rsidRDefault="002A1C44" w:rsidP="00270C39">
            <w:pPr>
              <w:keepNext/>
              <w:jc w:val="right"/>
            </w:pPr>
          </w:p>
        </w:tc>
      </w:tr>
      <w:tr w:rsidR="00890734" w:rsidRPr="009179FB" w14:paraId="2818D6C0" w14:textId="77777777" w:rsidTr="00F17418">
        <w:tc>
          <w:tcPr>
            <w:tcW w:w="7650" w:type="dxa"/>
          </w:tcPr>
          <w:p w14:paraId="0434DCC3" w14:textId="467B9AFF" w:rsidR="00890734" w:rsidRPr="009179FB" w:rsidRDefault="00EB54D1" w:rsidP="00F1741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h</m:t>
                            </m:r>
                          </m:e>
                        </m:acc>
                        <m:r>
                          <w:rPr>
                            <w:rFonts w:ascii="Cambria Math" w:hAnsi="Cambria Math"/>
                          </w:rPr>
                          <m:t>*BA</m:t>
                        </m:r>
                      </m:e>
                    </m:rad>
                  </m:num>
                  <m:den>
                    <m:rad>
                      <m:radPr>
                        <m:degHide m:val="1"/>
                        <m:ctrlPr>
                          <w:rPr>
                            <w:rFonts w:ascii="Cambria Math" w:hAnsi="Cambria Math"/>
                            <w:i/>
                          </w:rPr>
                        </m:ctrlPr>
                      </m:radPr>
                      <m:deg/>
                      <m:e>
                        <m:r>
                          <w:rPr>
                            <w:rFonts w:ascii="Cambria Math" w:hAnsi="Cambria Math"/>
                          </w:rPr>
                          <m:t>BA</m:t>
                        </m:r>
                      </m:e>
                    </m:rad>
                  </m:den>
                </m:f>
              </m:oMath>
            </m:oMathPara>
          </w:p>
        </w:tc>
        <w:tc>
          <w:tcPr>
            <w:tcW w:w="1412" w:type="dxa"/>
            <w:vAlign w:val="center"/>
          </w:tcPr>
          <w:p w14:paraId="7B05CC79" w14:textId="77777777" w:rsidR="00890734" w:rsidRPr="009179FB" w:rsidRDefault="00890734" w:rsidP="00F17418">
            <w:pPr>
              <w:pStyle w:val="Beschriftung"/>
              <w:jc w:val="right"/>
            </w:pPr>
            <w:r w:rsidRPr="009179FB">
              <w:fldChar w:fldCharType="begin"/>
            </w:r>
            <w:r w:rsidRPr="009179FB">
              <w:instrText xml:space="preserve"> SEQ Eq. \* ARABIC </w:instrText>
            </w:r>
            <w:r w:rsidRPr="009179FB">
              <w:fldChar w:fldCharType="separate"/>
            </w:r>
            <w:bookmarkStart w:id="43" w:name="_Ref147174149"/>
            <w:r>
              <w:rPr>
                <w:noProof/>
              </w:rPr>
              <w:t>3</w:t>
            </w:r>
            <w:bookmarkEnd w:id="43"/>
            <w:r w:rsidRPr="009179FB">
              <w:fldChar w:fldCharType="end"/>
            </w:r>
          </w:p>
          <w:p w14:paraId="28824188" w14:textId="77777777" w:rsidR="00890734" w:rsidRPr="009179FB" w:rsidRDefault="00890734" w:rsidP="00F17418">
            <w:pPr>
              <w:keepNext/>
              <w:jc w:val="right"/>
            </w:pPr>
          </w:p>
        </w:tc>
      </w:tr>
    </w:tbl>
    <w:p w14:paraId="5BF33D25" w14:textId="77777777" w:rsidR="00890734" w:rsidRDefault="00890734" w:rsidP="00890734">
      <w:pPr>
        <w:pStyle w:val="UnterschriftGrafikenundTabellen"/>
      </w:pPr>
      <w:r>
        <w:t>* BA = basal area</w:t>
      </w:r>
    </w:p>
    <w:p w14:paraId="721D57C5" w14:textId="35D19EB8" w:rsidR="002A1C44" w:rsidRDefault="002A1C44" w:rsidP="002A1C44">
      <w:r>
        <w:t>with d</w:t>
      </w:r>
      <w:r w:rsidRPr="00B727B3">
        <w:rPr>
          <w:vertAlign w:val="subscript"/>
        </w:rPr>
        <w:t>g</w:t>
      </w:r>
      <w:r>
        <w:t xml:space="preserve"> being the diameter and </w:t>
      </w:r>
      <w:proofErr w:type="spellStart"/>
      <w:r>
        <w:t>h</w:t>
      </w:r>
      <w:r w:rsidR="002B4CC4">
        <w:rPr>
          <w:vertAlign w:val="subscript"/>
        </w:rPr>
        <w:t>L</w:t>
      </w:r>
      <w:proofErr w:type="spellEnd"/>
      <w:r>
        <w:t xml:space="preserve"> </w:t>
      </w:r>
      <w:proofErr w:type="spellStart"/>
      <w:r w:rsidR="002B4CC4">
        <w:t>Lorey’s</w:t>
      </w:r>
      <w:proofErr w:type="spellEnd"/>
      <w:r w:rsidR="002B4CC4">
        <w:t xml:space="preserve"> height (</w:t>
      </w:r>
      <w:r w:rsidR="003D7CA3">
        <w:t>e</w:t>
      </w:r>
      <w:r w:rsidR="002B4CC4">
        <w:t>quation </w:t>
      </w:r>
      <w:r w:rsidR="002B4CC4">
        <w:fldChar w:fldCharType="begin"/>
      </w:r>
      <w:r w:rsidR="002B4CC4">
        <w:instrText xml:space="preserve"> REF _Ref147174149 \h </w:instrText>
      </w:r>
      <w:r w:rsidR="002B4CC4">
        <w:fldChar w:fldCharType="separate"/>
      </w:r>
      <w:r w:rsidR="002B4CC4">
        <w:rPr>
          <w:noProof/>
        </w:rPr>
        <w:t>3</w:t>
      </w:r>
      <w:r w:rsidR="002B4CC4">
        <w:fldChar w:fldCharType="end"/>
      </w:r>
      <w:r w:rsidR="002B4CC4">
        <w:t>)</w:t>
      </w:r>
      <w:r>
        <w:t xml:space="preserve"> and k</w:t>
      </w:r>
      <w:r w:rsidRPr="00951171">
        <w:rPr>
          <w:vertAlign w:val="subscript"/>
        </w:rPr>
        <w:t>0</w:t>
      </w:r>
      <w:r>
        <w:t xml:space="preserve"> and k</w:t>
      </w:r>
      <w:r w:rsidRPr="00951171">
        <w:rPr>
          <w:vertAlign w:val="subscript"/>
        </w:rPr>
        <w:t>1</w:t>
      </w:r>
      <w:r>
        <w:t xml:space="preserve"> being species related curve-fitting coefficients (</w:t>
      </w:r>
      <w:r>
        <w:fldChar w:fldCharType="begin"/>
      </w:r>
      <w:r>
        <w:instrText xml:space="preserve"> REF _Ref146128195 \h </w:instrText>
      </w:r>
      <w:r>
        <w:fldChar w:fldCharType="separate"/>
      </w:r>
      <w:r>
        <w:t>Tab. </w:t>
      </w:r>
      <w:r>
        <w:rPr>
          <w:noProof/>
        </w:rPr>
        <w:t>6</w:t>
      </w:r>
      <w:r>
        <w:fldChar w:fldCharType="end"/>
      </w:r>
      <w:r>
        <w:t>). Birch and alder trees are assigned to the group of other short-living broadleaved trees</w:t>
      </w:r>
      <w:r w:rsidR="00183788">
        <w:t xml:space="preserve"> (SLB)</w:t>
      </w:r>
      <w:r>
        <w:t xml:space="preserve"> according to the third National Forest Inventory </w:t>
      </w:r>
      <w:sdt>
        <w:sdtPr>
          <w:rPr>
            <w:rFonts w:ascii="Calibri" w:hAnsi="Calibri" w:cs="Calibri"/>
            <w:color w:val="000000"/>
          </w:rPr>
          <w:alias w:val="To edit, see citavi.com/edit"/>
          <w:tag w:val="CitaviPlaceholder#d7914a72-3a52-4b57-8480-8b4cf384ac27"/>
          <w:id w:val="-1842695389"/>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JlZDliLTgzMjctNDc5My1hOGY5LThjYmZkMjUxOWJjMSIsIlJhbmdlTGVuZ3RoIjoyMCwiUmVmZXJlbmNlSWQiOiJlY2E2MzdlMi00MGQyLTQ5ODItYmYyMy00ZmEwNzVjODYzO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(Riedel et al. 2017)</w:t>
          </w:r>
          <w:r w:rsidR="00E3665E" w:rsidRPr="00E3665E">
            <w:rPr>
              <w:rFonts w:ascii="Calibri" w:hAnsi="Calibri" w:cs="Calibri"/>
              <w:color w:val="000000"/>
            </w:rPr>
            <w:fldChar w:fldCharType="end"/>
          </w:r>
        </w:sdtContent>
      </w:sdt>
      <w:r>
        <w:t>.</w:t>
      </w:r>
    </w:p>
    <w:p w14:paraId="658E8D31" w14:textId="77777777" w:rsidR="002B4CC4" w:rsidRDefault="002B4CC4">
      <w:pPr>
        <w:spacing w:line="259" w:lineRule="auto"/>
        <w:jc w:val="left"/>
        <w:rPr>
          <w:i/>
          <w:iCs/>
          <w:color w:val="44546A" w:themeColor="text2"/>
          <w:sz w:val="18"/>
          <w:szCs w:val="18"/>
        </w:rPr>
      </w:pPr>
      <w:bookmarkStart w:id="44" w:name="_Ref146128195"/>
      <w:r>
        <w:br w:type="page"/>
      </w:r>
    </w:p>
    <w:p w14:paraId="6ABD214A" w14:textId="39F800CC" w:rsidR="002A1C44" w:rsidRDefault="002A1C44" w:rsidP="002A1C44">
      <w:pPr>
        <w:pStyle w:val="Beschriftung"/>
        <w:keepNext/>
      </w:pPr>
      <w:bookmarkStart w:id="45" w:name="_Toc152595698"/>
      <w:r>
        <w:lastRenderedPageBreak/>
        <w:t>Tab. </w:t>
      </w:r>
      <w:r>
        <w:fldChar w:fldCharType="begin"/>
      </w:r>
      <w:r>
        <w:instrText xml:space="preserve"> SEQ Tab._ \* ARABIC </w:instrText>
      </w:r>
      <w:r>
        <w:fldChar w:fldCharType="separate"/>
      </w:r>
      <w:r w:rsidR="00014228">
        <w:rPr>
          <w:noProof/>
        </w:rPr>
        <w:t>6</w:t>
      </w:r>
      <w:r>
        <w:fldChar w:fldCharType="end"/>
      </w:r>
      <w:bookmarkEnd w:id="44"/>
      <w:r>
        <w:t xml:space="preserve"> – species related curve-fitting coefficients for SLOBODA height curves </w:t>
      </w:r>
      <w:sdt>
        <w:sdtPr>
          <w:rPr>
            <w:rFonts w:ascii="Calibri" w:hAnsi="Calibri" w:cs="Calibri"/>
            <w:color w:val="44546A"/>
          </w:rPr>
          <w:alias w:val="To edit, see citavi.com/edit"/>
          <w:tag w:val="CitaviPlaceholder#ab102f12-1160-45bf-aec9-b7d9fc1fb51b"/>
          <w:id w:val="1196201191"/>
          <w:placeholder>
            <w:docPart w:val="11BDD8DD267E494DA132B3FD7A74071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WIyNGUyLWZiMDktNDRiNC1hMDQ1LTZjZmY2ZGI2YzE4NSIsIlJhbmdlTGVuZ3RoIjoxMSwiUmVmZXJlbmNlSWQiOiI1ZGI3MGMzZC00ZTRjLTQ2YmYtOWM2My1iY2IzOGVkZDZ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3LjA3LjIwMjMiLCJBdXRob3JzIjpbeyIkaWQiOiI3IiwiJHR5cGUiOiJTd2lzc0FjYWRlbWljLkNpdGF2aS5QZXJzb24sIFN3aXNzQWNhZGVtaWMuQ2l0YXZpIiwiRmlyc3ROYW1lIjoiU3RlZmFuIiwiTGFzdE5hbWUiOiJEYWhtIiwiUHJvdGVjdGVkIjpmYWxzZSwiU2V4IjoyLCJDcmVhdGVkQnkiOiJfSm9uYXMgU2l0dGUiLCJDcmVhdGVkT24iOiIyMDIzLTA5LTIwVDE1OjQ1OjI2IiwiTW9kaWZpZWRCeSI6Il9Kb25hcyBTaXR0ZSIsIklkIjoiZmRjYmQwMGUtZTk3NC00NzdiLWEwMzEtYTZjOThkMDBmMDBjIiwiTW9kaWZpZWRPbiI6IjIwMjMtMDktMjBUMTU6NDU6Mj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HhtZzV5bHguanBnIiwiVXJpU3RyaW5nIjoiNWRiNzBjM2QtNGU0Yy00NmJmLTljNjMtYmNiMzhlZGQ2ZWVi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saXRlcmF0dXIudGh1ZW5lbi5kZS9kaWdiaWJfZXh0ZXJuL2RrMDM5MzA4LnBkZiIsIlVyaVN0cmluZyI6Imh0dHBzOi8vbGl0ZXJhdHVyLnRodWVuZW4uZGUvZGlnYmliX2V4dGVybi9kazAzOTMwO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(Dahm 2006)</w:t>
          </w:r>
          <w:r w:rsidR="00E3665E" w:rsidRPr="00E3665E">
            <w:rPr>
              <w:rFonts w:ascii="Calibri" w:hAnsi="Calibri" w:cs="Calibri"/>
              <w:color w:val="44546A"/>
            </w:rPr>
            <w:fldChar w:fldCharType="end"/>
          </w:r>
        </w:sdtContent>
      </w:sdt>
      <w:bookmarkEnd w:id="45"/>
    </w:p>
    <w:tbl>
      <w:tblPr>
        <w:tblStyle w:val="Tabellenraster"/>
        <w:tblW w:w="0" w:type="auto"/>
        <w:tblLook w:val="04A0" w:firstRow="1" w:lastRow="0" w:firstColumn="1" w:lastColumn="0" w:noHBand="0" w:noVBand="1"/>
      </w:tblPr>
      <w:tblGrid>
        <w:gridCol w:w="3020"/>
        <w:gridCol w:w="3021"/>
        <w:gridCol w:w="3021"/>
      </w:tblGrid>
      <w:tr w:rsidR="002A1C44" w14:paraId="050F9643" w14:textId="77777777" w:rsidTr="0038020E">
        <w:trPr>
          <w:tblHeader/>
        </w:trPr>
        <w:tc>
          <w:tcPr>
            <w:tcW w:w="3020" w:type="dxa"/>
            <w:tcBorders>
              <w:left w:val="nil"/>
            </w:tcBorders>
          </w:tcPr>
          <w:p w14:paraId="74B3167B" w14:textId="77777777" w:rsidR="002A1C44" w:rsidRDefault="002A1C44" w:rsidP="00270C39">
            <w:pPr>
              <w:pStyle w:val="Tabelleberschrift"/>
            </w:pPr>
            <w:r>
              <w:t>Tree species group</w:t>
            </w:r>
          </w:p>
        </w:tc>
        <w:tc>
          <w:tcPr>
            <w:tcW w:w="3021" w:type="dxa"/>
          </w:tcPr>
          <w:p w14:paraId="15725D87" w14:textId="77777777" w:rsidR="002A1C44" w:rsidRDefault="002A1C44" w:rsidP="00270C39">
            <w:pPr>
              <w:pStyle w:val="Tabelleberschrift"/>
            </w:pPr>
            <w:r>
              <w:t>k</w:t>
            </w:r>
            <w:r w:rsidRPr="00063D6F">
              <w:rPr>
                <w:vertAlign w:val="subscript"/>
              </w:rPr>
              <w:t>0</w:t>
            </w:r>
          </w:p>
        </w:tc>
        <w:tc>
          <w:tcPr>
            <w:tcW w:w="3021" w:type="dxa"/>
            <w:tcBorders>
              <w:right w:val="nil"/>
            </w:tcBorders>
          </w:tcPr>
          <w:p w14:paraId="5F7ACCCC" w14:textId="77777777" w:rsidR="002A1C44" w:rsidRDefault="002A1C44" w:rsidP="00270C39">
            <w:pPr>
              <w:pStyle w:val="Tabelleberschrift"/>
            </w:pPr>
            <w:r>
              <w:t>k</w:t>
            </w:r>
            <w:r w:rsidRPr="00063D6F">
              <w:rPr>
                <w:vertAlign w:val="subscript"/>
              </w:rPr>
              <w:t>1</w:t>
            </w:r>
          </w:p>
        </w:tc>
      </w:tr>
      <w:tr w:rsidR="002A1C44" w14:paraId="3395C090" w14:textId="77777777" w:rsidTr="00270C39">
        <w:tc>
          <w:tcPr>
            <w:tcW w:w="3020" w:type="dxa"/>
            <w:tcBorders>
              <w:left w:val="nil"/>
              <w:bottom w:val="nil"/>
              <w:right w:val="nil"/>
            </w:tcBorders>
          </w:tcPr>
          <w:p w14:paraId="42044E40" w14:textId="77777777" w:rsidR="002A1C44" w:rsidRDefault="002A1C44" w:rsidP="00270C39">
            <w:pPr>
              <w:pStyle w:val="TabelleInhalt"/>
            </w:pPr>
            <w:r>
              <w:t>Spruce</w:t>
            </w:r>
          </w:p>
        </w:tc>
        <w:tc>
          <w:tcPr>
            <w:tcW w:w="3021" w:type="dxa"/>
            <w:tcBorders>
              <w:left w:val="nil"/>
              <w:bottom w:val="nil"/>
              <w:right w:val="nil"/>
            </w:tcBorders>
          </w:tcPr>
          <w:p w14:paraId="3A3AB2C9" w14:textId="77777777" w:rsidR="002A1C44" w:rsidRDefault="002A1C44" w:rsidP="00270C39">
            <w:pPr>
              <w:pStyle w:val="TabelleInhalt"/>
            </w:pPr>
            <w:r>
              <w:t>0.183</w:t>
            </w:r>
          </w:p>
        </w:tc>
        <w:tc>
          <w:tcPr>
            <w:tcW w:w="3021" w:type="dxa"/>
            <w:tcBorders>
              <w:left w:val="nil"/>
              <w:bottom w:val="nil"/>
              <w:right w:val="nil"/>
            </w:tcBorders>
          </w:tcPr>
          <w:p w14:paraId="78E99212" w14:textId="77777777" w:rsidR="002A1C44" w:rsidRDefault="002A1C44" w:rsidP="00270C39">
            <w:pPr>
              <w:pStyle w:val="TabelleInhalt"/>
            </w:pPr>
            <w:r>
              <w:t>5.688</w:t>
            </w:r>
          </w:p>
        </w:tc>
      </w:tr>
      <w:tr w:rsidR="002A1C44" w14:paraId="1BE7600B" w14:textId="77777777" w:rsidTr="00270C39">
        <w:tc>
          <w:tcPr>
            <w:tcW w:w="3020" w:type="dxa"/>
            <w:tcBorders>
              <w:top w:val="nil"/>
              <w:left w:val="nil"/>
              <w:bottom w:val="nil"/>
              <w:right w:val="nil"/>
            </w:tcBorders>
          </w:tcPr>
          <w:p w14:paraId="13093041" w14:textId="77777777" w:rsidR="002A1C44" w:rsidRDefault="002A1C44" w:rsidP="00270C39">
            <w:pPr>
              <w:pStyle w:val="TabelleInhalt"/>
            </w:pPr>
            <w:r>
              <w:t>Fir</w:t>
            </w:r>
          </w:p>
        </w:tc>
        <w:tc>
          <w:tcPr>
            <w:tcW w:w="3021" w:type="dxa"/>
            <w:tcBorders>
              <w:top w:val="nil"/>
              <w:left w:val="nil"/>
              <w:bottom w:val="nil"/>
              <w:right w:val="nil"/>
            </w:tcBorders>
          </w:tcPr>
          <w:p w14:paraId="628CDC38" w14:textId="77777777" w:rsidR="002A1C44" w:rsidRDefault="002A1C44" w:rsidP="00270C39">
            <w:pPr>
              <w:pStyle w:val="TabelleInhalt"/>
            </w:pPr>
            <w:r>
              <w:t>0.079</w:t>
            </w:r>
          </w:p>
        </w:tc>
        <w:tc>
          <w:tcPr>
            <w:tcW w:w="3021" w:type="dxa"/>
            <w:tcBorders>
              <w:top w:val="nil"/>
              <w:left w:val="nil"/>
              <w:bottom w:val="nil"/>
              <w:right w:val="nil"/>
            </w:tcBorders>
          </w:tcPr>
          <w:p w14:paraId="50E9296F" w14:textId="77777777" w:rsidR="002A1C44" w:rsidRDefault="002A1C44" w:rsidP="00270C39">
            <w:pPr>
              <w:pStyle w:val="TabelleInhalt"/>
            </w:pPr>
            <w:r>
              <w:t>3.992</w:t>
            </w:r>
          </w:p>
        </w:tc>
      </w:tr>
      <w:tr w:rsidR="002A1C44" w14:paraId="4725E987" w14:textId="77777777" w:rsidTr="00270C39">
        <w:tc>
          <w:tcPr>
            <w:tcW w:w="3020" w:type="dxa"/>
            <w:tcBorders>
              <w:top w:val="nil"/>
              <w:left w:val="nil"/>
              <w:bottom w:val="nil"/>
              <w:right w:val="nil"/>
            </w:tcBorders>
          </w:tcPr>
          <w:p w14:paraId="165C3BDF" w14:textId="77777777" w:rsidR="002A1C44" w:rsidRDefault="002A1C44" w:rsidP="00270C39">
            <w:pPr>
              <w:pStyle w:val="TabelleInhalt"/>
            </w:pPr>
            <w:r>
              <w:t>Douglas fir</w:t>
            </w:r>
          </w:p>
        </w:tc>
        <w:tc>
          <w:tcPr>
            <w:tcW w:w="3021" w:type="dxa"/>
            <w:tcBorders>
              <w:top w:val="nil"/>
              <w:left w:val="nil"/>
              <w:bottom w:val="nil"/>
              <w:right w:val="nil"/>
            </w:tcBorders>
          </w:tcPr>
          <w:p w14:paraId="6B71A47D" w14:textId="77777777" w:rsidR="002A1C44" w:rsidRDefault="002A1C44" w:rsidP="00270C39">
            <w:pPr>
              <w:pStyle w:val="TabelleInhalt"/>
            </w:pPr>
            <w:r>
              <w:t>0.240</w:t>
            </w:r>
          </w:p>
        </w:tc>
        <w:tc>
          <w:tcPr>
            <w:tcW w:w="3021" w:type="dxa"/>
            <w:tcBorders>
              <w:top w:val="nil"/>
              <w:left w:val="nil"/>
              <w:bottom w:val="nil"/>
              <w:right w:val="nil"/>
            </w:tcBorders>
          </w:tcPr>
          <w:p w14:paraId="01C03E62" w14:textId="77777777" w:rsidR="002A1C44" w:rsidRDefault="002A1C44" w:rsidP="00270C39">
            <w:pPr>
              <w:pStyle w:val="TabelleInhalt"/>
            </w:pPr>
            <w:r>
              <w:t>6.033</w:t>
            </w:r>
          </w:p>
        </w:tc>
      </w:tr>
      <w:tr w:rsidR="002A1C44" w14:paraId="69C4ACAC" w14:textId="77777777" w:rsidTr="00270C39">
        <w:tc>
          <w:tcPr>
            <w:tcW w:w="3020" w:type="dxa"/>
            <w:tcBorders>
              <w:top w:val="nil"/>
              <w:left w:val="nil"/>
              <w:bottom w:val="nil"/>
              <w:right w:val="nil"/>
            </w:tcBorders>
          </w:tcPr>
          <w:p w14:paraId="147CB52B" w14:textId="77777777" w:rsidR="002A1C44" w:rsidRDefault="002A1C44" w:rsidP="00270C39">
            <w:pPr>
              <w:pStyle w:val="TabelleInhalt"/>
            </w:pPr>
            <w:r>
              <w:t>Pine</w:t>
            </w:r>
          </w:p>
        </w:tc>
        <w:tc>
          <w:tcPr>
            <w:tcW w:w="3021" w:type="dxa"/>
            <w:tcBorders>
              <w:top w:val="nil"/>
              <w:left w:val="nil"/>
              <w:bottom w:val="nil"/>
              <w:right w:val="nil"/>
            </w:tcBorders>
          </w:tcPr>
          <w:p w14:paraId="0F3EE3ED" w14:textId="77777777" w:rsidR="002A1C44" w:rsidRDefault="002A1C44" w:rsidP="00270C39">
            <w:pPr>
              <w:pStyle w:val="TabelleInhalt"/>
            </w:pPr>
            <w:r>
              <w:t>0.290</w:t>
            </w:r>
          </w:p>
        </w:tc>
        <w:tc>
          <w:tcPr>
            <w:tcW w:w="3021" w:type="dxa"/>
            <w:tcBorders>
              <w:top w:val="nil"/>
              <w:left w:val="nil"/>
              <w:bottom w:val="nil"/>
              <w:right w:val="nil"/>
            </w:tcBorders>
          </w:tcPr>
          <w:p w14:paraId="7ABAC280" w14:textId="77777777" w:rsidR="002A1C44" w:rsidRDefault="002A1C44" w:rsidP="00270C39">
            <w:pPr>
              <w:pStyle w:val="TabelleInhalt"/>
            </w:pPr>
            <w:r>
              <w:t>1.607</w:t>
            </w:r>
          </w:p>
        </w:tc>
      </w:tr>
      <w:tr w:rsidR="002A1C44" w14:paraId="498F0C35" w14:textId="77777777" w:rsidTr="00270C39">
        <w:tc>
          <w:tcPr>
            <w:tcW w:w="3020" w:type="dxa"/>
            <w:tcBorders>
              <w:top w:val="nil"/>
              <w:left w:val="nil"/>
              <w:bottom w:val="nil"/>
              <w:right w:val="nil"/>
            </w:tcBorders>
          </w:tcPr>
          <w:p w14:paraId="39212C35" w14:textId="77777777" w:rsidR="002A1C44" w:rsidRDefault="002A1C44" w:rsidP="00270C39">
            <w:pPr>
              <w:pStyle w:val="TabelleInhalt"/>
            </w:pPr>
            <w:r>
              <w:t>Larch</w:t>
            </w:r>
          </w:p>
        </w:tc>
        <w:tc>
          <w:tcPr>
            <w:tcW w:w="3021" w:type="dxa"/>
            <w:tcBorders>
              <w:top w:val="nil"/>
              <w:left w:val="nil"/>
              <w:bottom w:val="nil"/>
              <w:right w:val="nil"/>
            </w:tcBorders>
          </w:tcPr>
          <w:p w14:paraId="48A9D268" w14:textId="77777777" w:rsidR="002A1C44" w:rsidRDefault="002A1C44" w:rsidP="00270C39">
            <w:pPr>
              <w:pStyle w:val="TabelleInhalt"/>
            </w:pPr>
            <w:r>
              <w:t>0.074</w:t>
            </w:r>
          </w:p>
        </w:tc>
        <w:tc>
          <w:tcPr>
            <w:tcW w:w="3021" w:type="dxa"/>
            <w:tcBorders>
              <w:top w:val="nil"/>
              <w:left w:val="nil"/>
              <w:bottom w:val="nil"/>
              <w:right w:val="nil"/>
            </w:tcBorders>
          </w:tcPr>
          <w:p w14:paraId="35F9C1DD" w14:textId="77777777" w:rsidR="002A1C44" w:rsidRDefault="002A1C44" w:rsidP="00270C39">
            <w:pPr>
              <w:pStyle w:val="TabelleInhalt"/>
            </w:pPr>
            <w:r>
              <w:t>3.692</w:t>
            </w:r>
          </w:p>
        </w:tc>
      </w:tr>
      <w:tr w:rsidR="002A1C44" w14:paraId="5EE050E9" w14:textId="77777777" w:rsidTr="00270C39">
        <w:tc>
          <w:tcPr>
            <w:tcW w:w="3020" w:type="dxa"/>
            <w:tcBorders>
              <w:top w:val="nil"/>
              <w:left w:val="nil"/>
              <w:bottom w:val="nil"/>
              <w:right w:val="nil"/>
            </w:tcBorders>
          </w:tcPr>
          <w:p w14:paraId="0FD42DB1" w14:textId="77777777" w:rsidR="002A1C44" w:rsidRDefault="002A1C44" w:rsidP="00270C39">
            <w:pPr>
              <w:pStyle w:val="TabelleInhalt"/>
            </w:pPr>
            <w:r>
              <w:t>Beech</w:t>
            </w:r>
          </w:p>
        </w:tc>
        <w:tc>
          <w:tcPr>
            <w:tcW w:w="3021" w:type="dxa"/>
            <w:tcBorders>
              <w:top w:val="nil"/>
              <w:left w:val="nil"/>
              <w:bottom w:val="nil"/>
              <w:right w:val="nil"/>
            </w:tcBorders>
          </w:tcPr>
          <w:p w14:paraId="59E98A02" w14:textId="77777777" w:rsidR="002A1C44" w:rsidRDefault="002A1C44" w:rsidP="00270C39">
            <w:pPr>
              <w:pStyle w:val="TabelleInhalt"/>
            </w:pPr>
            <w:r>
              <w:t>0.032</w:t>
            </w:r>
          </w:p>
        </w:tc>
        <w:tc>
          <w:tcPr>
            <w:tcW w:w="3021" w:type="dxa"/>
            <w:tcBorders>
              <w:top w:val="nil"/>
              <w:left w:val="nil"/>
              <w:bottom w:val="nil"/>
              <w:right w:val="nil"/>
            </w:tcBorders>
          </w:tcPr>
          <w:p w14:paraId="6F605D18" w14:textId="77777777" w:rsidR="002A1C44" w:rsidRDefault="002A1C44" w:rsidP="00270C39">
            <w:pPr>
              <w:pStyle w:val="TabelleInhalt"/>
            </w:pPr>
            <w:r>
              <w:t>6.040</w:t>
            </w:r>
          </w:p>
        </w:tc>
      </w:tr>
      <w:tr w:rsidR="002A1C44" w14:paraId="4FCB3B9B" w14:textId="77777777" w:rsidTr="00270C39">
        <w:tc>
          <w:tcPr>
            <w:tcW w:w="3020" w:type="dxa"/>
            <w:tcBorders>
              <w:top w:val="nil"/>
              <w:left w:val="nil"/>
              <w:bottom w:val="nil"/>
              <w:right w:val="nil"/>
            </w:tcBorders>
          </w:tcPr>
          <w:p w14:paraId="5E8CE9C3" w14:textId="77777777" w:rsidR="002A1C44" w:rsidRDefault="002A1C44" w:rsidP="00270C39">
            <w:pPr>
              <w:pStyle w:val="TabelleInhalt"/>
            </w:pPr>
            <w:r>
              <w:t>Oak</w:t>
            </w:r>
          </w:p>
        </w:tc>
        <w:tc>
          <w:tcPr>
            <w:tcW w:w="3021" w:type="dxa"/>
            <w:tcBorders>
              <w:top w:val="nil"/>
              <w:left w:val="nil"/>
              <w:bottom w:val="nil"/>
              <w:right w:val="nil"/>
            </w:tcBorders>
          </w:tcPr>
          <w:p w14:paraId="5EF0C5FD" w14:textId="77777777" w:rsidR="002A1C44" w:rsidRDefault="002A1C44" w:rsidP="00270C39">
            <w:pPr>
              <w:pStyle w:val="TabelleInhalt"/>
            </w:pPr>
            <w:r>
              <w:t>0.102</w:t>
            </w:r>
          </w:p>
        </w:tc>
        <w:tc>
          <w:tcPr>
            <w:tcW w:w="3021" w:type="dxa"/>
            <w:tcBorders>
              <w:top w:val="nil"/>
              <w:left w:val="nil"/>
              <w:bottom w:val="nil"/>
              <w:right w:val="nil"/>
            </w:tcBorders>
          </w:tcPr>
          <w:p w14:paraId="55E8672E" w14:textId="77777777" w:rsidR="002A1C44" w:rsidRDefault="002A1C44" w:rsidP="00270C39">
            <w:pPr>
              <w:pStyle w:val="TabelleInhalt"/>
            </w:pPr>
            <w:r>
              <w:t>3.387</w:t>
            </w:r>
          </w:p>
        </w:tc>
      </w:tr>
      <w:tr w:rsidR="002A1C44" w14:paraId="7073B5BD" w14:textId="77777777" w:rsidTr="00270C39">
        <w:tc>
          <w:tcPr>
            <w:tcW w:w="3020" w:type="dxa"/>
            <w:tcBorders>
              <w:top w:val="nil"/>
              <w:left w:val="nil"/>
              <w:bottom w:val="nil"/>
              <w:right w:val="nil"/>
            </w:tcBorders>
          </w:tcPr>
          <w:p w14:paraId="42BA98BA" w14:textId="2F352B4E" w:rsidR="002A1C44" w:rsidRDefault="00D44AC7" w:rsidP="00270C39">
            <w:pPr>
              <w:pStyle w:val="TabelleInhalt"/>
            </w:pPr>
            <w:r>
              <w:t>LLB</w:t>
            </w:r>
            <w:r w:rsidR="00183788">
              <w:t>*</w:t>
            </w:r>
          </w:p>
        </w:tc>
        <w:tc>
          <w:tcPr>
            <w:tcW w:w="3021" w:type="dxa"/>
            <w:tcBorders>
              <w:top w:val="nil"/>
              <w:left w:val="nil"/>
              <w:bottom w:val="nil"/>
              <w:right w:val="nil"/>
            </w:tcBorders>
          </w:tcPr>
          <w:p w14:paraId="0B81F53C" w14:textId="77777777" w:rsidR="002A1C44" w:rsidRDefault="002A1C44" w:rsidP="00270C39">
            <w:pPr>
              <w:pStyle w:val="TabelleInhalt"/>
            </w:pPr>
            <w:r>
              <w:t>0.122</w:t>
            </w:r>
          </w:p>
        </w:tc>
        <w:tc>
          <w:tcPr>
            <w:tcW w:w="3021" w:type="dxa"/>
            <w:tcBorders>
              <w:top w:val="nil"/>
              <w:left w:val="nil"/>
              <w:bottom w:val="nil"/>
              <w:right w:val="nil"/>
            </w:tcBorders>
          </w:tcPr>
          <w:p w14:paraId="13A9B439" w14:textId="77777777" w:rsidR="002A1C44" w:rsidRDefault="002A1C44" w:rsidP="00270C39">
            <w:pPr>
              <w:pStyle w:val="TabelleInhalt"/>
            </w:pPr>
            <w:r>
              <w:t>5.040</w:t>
            </w:r>
          </w:p>
        </w:tc>
      </w:tr>
      <w:tr w:rsidR="002A1C44" w14:paraId="6A9E9D44" w14:textId="77777777" w:rsidTr="00270C39">
        <w:tc>
          <w:tcPr>
            <w:tcW w:w="3020" w:type="dxa"/>
            <w:tcBorders>
              <w:top w:val="nil"/>
              <w:left w:val="nil"/>
              <w:right w:val="nil"/>
            </w:tcBorders>
          </w:tcPr>
          <w:p w14:paraId="220FF4FF" w14:textId="7EA3BCE5" w:rsidR="002A1C44" w:rsidRDefault="00D44AC7" w:rsidP="00270C39">
            <w:pPr>
              <w:pStyle w:val="TabelleInhalt"/>
            </w:pPr>
            <w:r>
              <w:t>SLB</w:t>
            </w:r>
            <w:r w:rsidR="00183788">
              <w:t>**</w:t>
            </w:r>
          </w:p>
        </w:tc>
        <w:tc>
          <w:tcPr>
            <w:tcW w:w="3021" w:type="dxa"/>
            <w:tcBorders>
              <w:top w:val="nil"/>
              <w:left w:val="nil"/>
              <w:right w:val="nil"/>
            </w:tcBorders>
          </w:tcPr>
          <w:p w14:paraId="59368C50" w14:textId="77777777" w:rsidR="002A1C44" w:rsidRDefault="002A1C44" w:rsidP="00270C39">
            <w:pPr>
              <w:pStyle w:val="TabelleInhalt"/>
            </w:pPr>
            <w:r>
              <w:t>0.032</w:t>
            </w:r>
          </w:p>
        </w:tc>
        <w:tc>
          <w:tcPr>
            <w:tcW w:w="3021" w:type="dxa"/>
            <w:tcBorders>
              <w:top w:val="nil"/>
              <w:left w:val="nil"/>
              <w:right w:val="nil"/>
            </w:tcBorders>
          </w:tcPr>
          <w:p w14:paraId="1CB1C350" w14:textId="77777777" w:rsidR="002A1C44" w:rsidRDefault="002A1C44" w:rsidP="00270C39">
            <w:pPr>
              <w:pStyle w:val="TabelleInhalt"/>
            </w:pPr>
            <w:r>
              <w:t>4.240</w:t>
            </w:r>
          </w:p>
        </w:tc>
      </w:tr>
    </w:tbl>
    <w:p w14:paraId="29BD655E" w14:textId="4A0C4413" w:rsidR="00183788" w:rsidRDefault="00183788" w:rsidP="00183788">
      <w:pPr>
        <w:pStyle w:val="UnterschriftGrafikenundTabellen"/>
      </w:pPr>
      <w:r>
        <w:t>* LLB = long-living broadleaved trees</w:t>
      </w:r>
      <w:r>
        <w:br/>
        <w:t>** SLB = short-living broadleaved trees</w:t>
      </w:r>
    </w:p>
    <w:p w14:paraId="5417CE84" w14:textId="1B8F2CA8" w:rsidR="002A1C44" w:rsidRDefault="002A1C44" w:rsidP="002A1C44">
      <w:r>
        <w:t xml:space="preserve">But if there is no information on the required parameters for the height curve of SLOBODA available, the more abstract and less precise approach of CURTIS </w:t>
      </w:r>
      <w:sdt>
        <w:sdtPr>
          <w:rPr>
            <w:rFonts w:ascii="Calibri" w:hAnsi="Calibri" w:cs="Calibri"/>
            <w:color w:val="000000"/>
          </w:rPr>
          <w:alias w:val="To edit, see citavi.com/edit"/>
          <w:tag w:val="CitaviPlaceholder#f4aa2bf1-b9a1-4333-a733-dac701ad37ee"/>
          <w:id w:val="-1472511075"/>
          <w:placeholder>
            <w:docPart w:val="11BDD8DD267E494DA132B3FD7A74071C"/>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jEzOTE3LWJlMGEtNDI4My05Y2E2LTU5ODhkNjEyNTc0NyIsIlJhbmdlTGVuZ3RoIjoxMywiUmVmZXJlbmNlSWQiOiIyYjhjOTY0My0xNDlkLTRiOGItOTI4Yi1kZTdjMjc1YTkz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VydCIsIkxhc3ROYW1lIjoiQ3VydGlzIiwiTWlkZGxlTmFtZSI6Ik8uIiwiUHJvdGVjdGVkIjpmYWxzZSwiU2V4IjoyLCJDcmVhdGVkQnkiOiJfSm9uYXMgU2l0dGUiLCJDcmVhdGVkT24iOiIyMDIzLTA1LTIxVDE1OjExOjU4IiwiTW9kaWZpZWRCeSI6Il9Kb25hcyBTaXR0ZSIsIklkIjoiYWUxZDNjYWUtMjViYi00NzIzLWFjZGQtNmYxMTY0MjYxYTU1IiwiTW9kaWZpZWRPbiI6IjIwMjMtMDUtMjFUMTU6MTE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zV6ZHRiY2EuanBnIiwiVXJpU3RyaW5nIjoiMmI4Yzk2NDMtMTQ5ZC00YjhiLTkyOGItZGU3YzI3NWE5MzU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zY2llbmNlLzEzLjQuMzY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FkZW1pYy5vdXAuY29tL2ZvcmVzdHNjaWVuY2UvYXJ0aWNsZS1hYnN0cmFjdC8xMy80LzM2NS80NzA5NTQ2IiwiVXJpU3RyaW5nIjoiaHR0cHM6Ly9hY2FkZW1pYy5vdXAuY29tL2ZvcmVzdHNjaWVuY2UvYXJ0aWNsZS1hYnN0cmFjdC8xMy80LzM2NS80NzA5NTQ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b25hcyBTaXR0ZSIsIkNyZWF0ZWRPbiI6IjIwMjMtMDktMjBUMTc6Mjg6NDgiLCJNb2RpZmllZEJ5IjoiX0pvbmFzIFNpdHRlIiwiSWQiOiJmNzQ0MzI1ZC1jNDAyLTQ5NDgtOGVhMC0zZTI0MTY0YmM4ZWQiLCJNb2RpZmllZE9uIjoiMjAyMy0wOS0yMFQxNzoyODo0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TMvZm9yZXN0c2NpZW5jZS8xMy40LjM2NSIsIlVyaVN0cmluZyI6Imh0dHBzOi8vZG9pLm9yZy8xMC4xMDkzL2ZvcmVzdHNjaWVuY2UvMTMuNC4zN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3VydGlzIDE5NjcpIn1dfSwiVGFnIjoiQ2l0YXZpUGxhY2Vob2xkZXIjZjRhYTJiZjEtYjlhMS00MzMzLWE3MzMtZGFjNzAxYWQzN2VlIiwiVGV4dCI6IihDdXJ0aXMgMTk2N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1967)</w:t>
          </w:r>
          <w:r w:rsidR="00E3665E" w:rsidRPr="00E3665E">
            <w:rPr>
              <w:rFonts w:ascii="Calibri" w:hAnsi="Calibri" w:cs="Calibri"/>
              <w:color w:val="000000"/>
            </w:rPr>
            <w:fldChar w:fldCharType="end"/>
          </w:r>
        </w:sdtContent>
      </w:sdt>
      <w:r>
        <w:t xml:space="preserve"> is used. The function for this height curve (</w:t>
      </w:r>
      <w:r w:rsidR="003D7CA3">
        <w:t>Eq.</w:t>
      </w:r>
      <w:r>
        <w:t xml:space="preserve"> </w:t>
      </w:r>
      <w:r>
        <w:fldChar w:fldCharType="begin"/>
      </w:r>
      <w:r>
        <w:instrText xml:space="preserve"> REF _Ref146129800 \h </w:instrText>
      </w:r>
      <w:r>
        <w:fldChar w:fldCharType="separate"/>
      </w:r>
      <w:r w:rsidR="003D7CA3">
        <w:rPr>
          <w:noProof/>
        </w:rPr>
        <w:t>4</w:t>
      </w:r>
      <w:r>
        <w:fldChar w:fldCharType="end"/>
      </w:r>
      <w:r>
        <w:t>) only requires information about the DBH of the tree to predict its height.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33A21184" w14:textId="77777777" w:rsidTr="00270C39">
        <w:tc>
          <w:tcPr>
            <w:tcW w:w="7650" w:type="dxa"/>
          </w:tcPr>
          <w:p w14:paraId="305A8C19" w14:textId="77777777" w:rsidR="002A1C44" w:rsidRPr="009179FB" w:rsidRDefault="00EB54D1"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DBH</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p>
                      <m:sSupPr>
                        <m:ctrlPr>
                          <w:rPr>
                            <w:rFonts w:ascii="Cambria Math" w:hAnsi="Cambria Math"/>
                            <w:i/>
                          </w:rPr>
                        </m:ctrlPr>
                      </m:sSupPr>
                      <m:e>
                        <m:r>
                          <w:rPr>
                            <w:rFonts w:ascii="Cambria Math" w:hAnsi="Cambria Math"/>
                          </w:rPr>
                          <m:t>DBH</m:t>
                        </m:r>
                      </m:e>
                      <m:sup>
                        <m:r>
                          <w:rPr>
                            <w:rFonts w:ascii="Cambria Math" w:hAnsi="Cambria Math"/>
                          </w:rPr>
                          <m:t>2</m:t>
                        </m:r>
                      </m:sup>
                    </m:sSup>
                  </m:den>
                </m:f>
              </m:oMath>
            </m:oMathPara>
          </w:p>
        </w:tc>
        <w:tc>
          <w:tcPr>
            <w:tcW w:w="1412" w:type="dxa"/>
            <w:vAlign w:val="center"/>
          </w:tcPr>
          <w:p w14:paraId="1CBD7560" w14:textId="5033A56E"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6" w:name="_Ref146129800"/>
            <w:r w:rsidR="003D7CA3">
              <w:rPr>
                <w:noProof/>
              </w:rPr>
              <w:t>4</w:t>
            </w:r>
            <w:bookmarkEnd w:id="46"/>
            <w:r w:rsidRPr="009179FB">
              <w:fldChar w:fldCharType="end"/>
            </w:r>
          </w:p>
          <w:p w14:paraId="2B4C92A2" w14:textId="77777777" w:rsidR="002A1C44" w:rsidRPr="009179FB" w:rsidRDefault="002A1C44" w:rsidP="00270C39">
            <w:pPr>
              <w:keepNext/>
              <w:jc w:val="right"/>
            </w:pPr>
          </w:p>
        </w:tc>
      </w:tr>
    </w:tbl>
    <w:p w14:paraId="2C50C396" w14:textId="261FE5B9" w:rsidR="002A1C44" w:rsidRDefault="002A1C44" w:rsidP="00051527">
      <w:r>
        <w:t>with b</w:t>
      </w:r>
      <w:r w:rsidRPr="00D03882">
        <w:rPr>
          <w:vertAlign w:val="subscript"/>
        </w:rPr>
        <w:t>0</w:t>
      </w:r>
      <w:r>
        <w:t xml:space="preserve"> to b</w:t>
      </w:r>
      <w:r w:rsidRPr="00D03882">
        <w:rPr>
          <w:vertAlign w:val="subscript"/>
        </w:rPr>
        <w:t>2</w:t>
      </w:r>
      <w:r>
        <w:t xml:space="preserve"> being the fitting coefficients for the CURTIS height curve as stated in </w:t>
      </w:r>
      <w:r>
        <w:fldChar w:fldCharType="begin"/>
      </w:r>
      <w:r>
        <w:instrText xml:space="preserve"> REF _Ref146130133 \h </w:instrText>
      </w:r>
      <w:r>
        <w:fldChar w:fldCharType="separate"/>
      </w:r>
      <w:r>
        <w:t>Tab. </w:t>
      </w:r>
      <w:r>
        <w:rPr>
          <w:noProof/>
        </w:rPr>
        <w:t>7</w:t>
      </w:r>
      <w:r>
        <w:fldChar w:fldCharType="end"/>
      </w:r>
      <w:r>
        <w:t>. Here all non-listed conifer species are treated as spruce and all non-listed broadleaved species as beech trees (</w:t>
      </w:r>
      <w:proofErr w:type="gramStart"/>
      <w:r>
        <w:t>e.g.</w:t>
      </w:r>
      <w:proofErr w:type="gramEnd"/>
      <w:r>
        <w:t xml:space="preserve"> alder and birch).</w:t>
      </w:r>
    </w:p>
    <w:p w14:paraId="316C1501" w14:textId="02D9CA16" w:rsidR="002A1C44" w:rsidRDefault="002A1C44" w:rsidP="002A1C44">
      <w:pPr>
        <w:pStyle w:val="Beschriftung"/>
        <w:keepNext/>
      </w:pPr>
      <w:bookmarkStart w:id="47" w:name="_Ref146130133"/>
      <w:bookmarkStart w:id="48" w:name="_Toc152595699"/>
      <w:r>
        <w:t>Tab. </w:t>
      </w:r>
      <w:r>
        <w:fldChar w:fldCharType="begin"/>
      </w:r>
      <w:r>
        <w:instrText xml:space="preserve"> SEQ Tab._ \* ARABIC </w:instrText>
      </w:r>
      <w:r>
        <w:fldChar w:fldCharType="separate"/>
      </w:r>
      <w:r w:rsidR="00A06B34">
        <w:rPr>
          <w:noProof/>
        </w:rPr>
        <w:t>7</w:t>
      </w:r>
      <w:r>
        <w:fldChar w:fldCharType="end"/>
      </w:r>
      <w:bookmarkEnd w:id="47"/>
      <w:r w:rsidR="008F58FB">
        <w:t> – </w:t>
      </w:r>
      <w:r>
        <w:t>Specie</w:t>
      </w:r>
      <w:r w:rsidR="008F58FB">
        <w:t xml:space="preserve">s </w:t>
      </w:r>
      <w:r>
        <w:t>related curve fitting coefficients for CURTIS height curves</w:t>
      </w:r>
      <w:bookmarkEnd w:id="48"/>
    </w:p>
    <w:tbl>
      <w:tblPr>
        <w:tblStyle w:val="Tabellenraster"/>
        <w:tblW w:w="0" w:type="auto"/>
        <w:tblLook w:val="04A0" w:firstRow="1" w:lastRow="0" w:firstColumn="1" w:lastColumn="0" w:noHBand="0" w:noVBand="1"/>
      </w:tblPr>
      <w:tblGrid>
        <w:gridCol w:w="2265"/>
        <w:gridCol w:w="2265"/>
        <w:gridCol w:w="2266"/>
        <w:gridCol w:w="2266"/>
      </w:tblGrid>
      <w:tr w:rsidR="002A1C44" w14:paraId="500E9C93" w14:textId="77777777" w:rsidTr="0038020E">
        <w:trPr>
          <w:tblHeader/>
        </w:trPr>
        <w:tc>
          <w:tcPr>
            <w:tcW w:w="2265" w:type="dxa"/>
            <w:tcBorders>
              <w:left w:val="nil"/>
            </w:tcBorders>
          </w:tcPr>
          <w:p w14:paraId="1A6E9418" w14:textId="77777777" w:rsidR="002A1C44" w:rsidRDefault="002A1C44" w:rsidP="00270C39">
            <w:pPr>
              <w:pStyle w:val="Tabelleberschrift"/>
            </w:pPr>
            <w:r>
              <w:t>Tree species group</w:t>
            </w:r>
          </w:p>
        </w:tc>
        <w:tc>
          <w:tcPr>
            <w:tcW w:w="2265" w:type="dxa"/>
          </w:tcPr>
          <w:p w14:paraId="1F341032" w14:textId="77777777" w:rsidR="002A1C44" w:rsidRDefault="002A1C44" w:rsidP="00270C39">
            <w:pPr>
              <w:pStyle w:val="Tabelleberschrift"/>
            </w:pPr>
            <w:r>
              <w:t>b</w:t>
            </w:r>
            <w:r w:rsidRPr="00063D6F">
              <w:rPr>
                <w:vertAlign w:val="subscript"/>
              </w:rPr>
              <w:t>0</w:t>
            </w:r>
          </w:p>
        </w:tc>
        <w:tc>
          <w:tcPr>
            <w:tcW w:w="2266" w:type="dxa"/>
          </w:tcPr>
          <w:p w14:paraId="2B5E1FD6" w14:textId="77777777" w:rsidR="002A1C44" w:rsidRDefault="002A1C44" w:rsidP="00270C39">
            <w:pPr>
              <w:pStyle w:val="Tabelleberschrift"/>
            </w:pPr>
            <w:r>
              <w:t>b</w:t>
            </w:r>
            <w:r w:rsidRPr="00063D6F">
              <w:rPr>
                <w:vertAlign w:val="subscript"/>
              </w:rPr>
              <w:t>1</w:t>
            </w:r>
          </w:p>
        </w:tc>
        <w:tc>
          <w:tcPr>
            <w:tcW w:w="2266" w:type="dxa"/>
            <w:tcBorders>
              <w:right w:val="nil"/>
            </w:tcBorders>
          </w:tcPr>
          <w:p w14:paraId="54F82E21" w14:textId="77777777" w:rsidR="002A1C44" w:rsidRDefault="002A1C44" w:rsidP="00270C39">
            <w:pPr>
              <w:pStyle w:val="Tabelleberschrift"/>
            </w:pPr>
            <w:r>
              <w:t>b</w:t>
            </w:r>
            <w:r w:rsidRPr="00D03882">
              <w:rPr>
                <w:vertAlign w:val="subscript"/>
              </w:rPr>
              <w:t>2</w:t>
            </w:r>
          </w:p>
        </w:tc>
      </w:tr>
      <w:tr w:rsidR="002A1C44" w:rsidRPr="00D03882" w14:paraId="2AD523DF" w14:textId="77777777" w:rsidTr="00270C39">
        <w:tc>
          <w:tcPr>
            <w:tcW w:w="2265" w:type="dxa"/>
            <w:tcBorders>
              <w:left w:val="nil"/>
              <w:bottom w:val="nil"/>
              <w:right w:val="nil"/>
            </w:tcBorders>
          </w:tcPr>
          <w:p w14:paraId="5B99A584" w14:textId="445E7908" w:rsidR="002A1C44" w:rsidRDefault="002A1C44" w:rsidP="00270C39">
            <w:pPr>
              <w:pStyle w:val="TabelleInhalt"/>
            </w:pPr>
            <w:r>
              <w:t>Spruce</w:t>
            </w:r>
          </w:p>
        </w:tc>
        <w:tc>
          <w:tcPr>
            <w:tcW w:w="2265" w:type="dxa"/>
            <w:tcBorders>
              <w:left w:val="nil"/>
              <w:bottom w:val="nil"/>
              <w:right w:val="nil"/>
            </w:tcBorders>
          </w:tcPr>
          <w:p w14:paraId="306FAB4C" w14:textId="77777777" w:rsidR="002A1C44" w:rsidRPr="00D03882" w:rsidRDefault="002A1C44" w:rsidP="00270C39">
            <w:pPr>
              <w:pStyle w:val="TabelleInhalt"/>
              <w:rPr>
                <w:lang w:val="sv-SE"/>
              </w:rPr>
            </w:pPr>
            <w:r w:rsidRPr="00D03882">
              <w:rPr>
                <w:lang w:val="sv-SE"/>
              </w:rPr>
              <w:t>434.1235</w:t>
            </w:r>
          </w:p>
        </w:tc>
        <w:tc>
          <w:tcPr>
            <w:tcW w:w="2266" w:type="dxa"/>
            <w:tcBorders>
              <w:left w:val="nil"/>
              <w:bottom w:val="nil"/>
              <w:right w:val="nil"/>
            </w:tcBorders>
          </w:tcPr>
          <w:p w14:paraId="470B3D21" w14:textId="157A4040" w:rsidR="002A1C44" w:rsidRPr="00D03882" w:rsidRDefault="002A1C44" w:rsidP="00270C39">
            <w:pPr>
              <w:pStyle w:val="TabelleInhalt"/>
              <w:rPr>
                <w:lang w:val="sv-SE"/>
              </w:rPr>
            </w:pPr>
            <w:r w:rsidRPr="00D03882">
              <w:rPr>
                <w:lang w:val="sv-SE"/>
              </w:rPr>
              <w:t>-65</w:t>
            </w:r>
            <w:r w:rsidR="008B00A1">
              <w:rPr>
                <w:lang w:val="sv-SE"/>
              </w:rPr>
              <w:t>,</w:t>
            </w:r>
            <w:r w:rsidRPr="00D03882">
              <w:rPr>
                <w:lang w:val="sv-SE"/>
              </w:rPr>
              <w:t>586.6915</w:t>
            </w:r>
          </w:p>
        </w:tc>
        <w:tc>
          <w:tcPr>
            <w:tcW w:w="2266" w:type="dxa"/>
            <w:tcBorders>
              <w:left w:val="nil"/>
              <w:bottom w:val="nil"/>
              <w:right w:val="nil"/>
            </w:tcBorders>
          </w:tcPr>
          <w:p w14:paraId="1534EF83" w14:textId="7FD85272" w:rsidR="002A1C44" w:rsidRPr="00D03882" w:rsidRDefault="002A1C44" w:rsidP="00270C39">
            <w:pPr>
              <w:pStyle w:val="TabelleInhalt"/>
              <w:rPr>
                <w:lang w:val="sv-SE"/>
              </w:rPr>
            </w:pPr>
            <w:r w:rsidRPr="00D03882">
              <w:rPr>
                <w:lang w:val="sv-SE"/>
              </w:rPr>
              <w:t>3</w:t>
            </w:r>
            <w:r w:rsidR="008B00A1">
              <w:rPr>
                <w:lang w:val="sv-SE"/>
              </w:rPr>
              <w:t>,</w:t>
            </w:r>
            <w:r w:rsidRPr="00D03882">
              <w:rPr>
                <w:lang w:val="sv-SE"/>
              </w:rPr>
              <w:t>074</w:t>
            </w:r>
            <w:r w:rsidR="008B00A1">
              <w:rPr>
                <w:lang w:val="sv-SE"/>
              </w:rPr>
              <w:t>,</w:t>
            </w:r>
            <w:r w:rsidRPr="00D03882">
              <w:rPr>
                <w:lang w:val="sv-SE"/>
              </w:rPr>
              <w:t>967.1738</w:t>
            </w:r>
          </w:p>
        </w:tc>
      </w:tr>
      <w:tr w:rsidR="002A1C44" w14:paraId="444DE5FB" w14:textId="77777777" w:rsidTr="00270C39">
        <w:tc>
          <w:tcPr>
            <w:tcW w:w="2265" w:type="dxa"/>
            <w:tcBorders>
              <w:top w:val="nil"/>
              <w:left w:val="nil"/>
              <w:bottom w:val="nil"/>
              <w:right w:val="nil"/>
            </w:tcBorders>
          </w:tcPr>
          <w:p w14:paraId="4DCDED17" w14:textId="0972CFF1" w:rsidR="002A1C44" w:rsidRDefault="002A1C44" w:rsidP="00270C39">
            <w:pPr>
              <w:pStyle w:val="TabelleInhalt"/>
            </w:pPr>
            <w:r>
              <w:t>Beech</w:t>
            </w:r>
          </w:p>
        </w:tc>
        <w:tc>
          <w:tcPr>
            <w:tcW w:w="2265" w:type="dxa"/>
            <w:tcBorders>
              <w:top w:val="nil"/>
              <w:left w:val="nil"/>
              <w:bottom w:val="nil"/>
              <w:right w:val="nil"/>
            </w:tcBorders>
          </w:tcPr>
          <w:p w14:paraId="700D6557" w14:textId="77777777" w:rsidR="002A1C44" w:rsidRDefault="002A1C44" w:rsidP="00270C39">
            <w:pPr>
              <w:pStyle w:val="TabelleInhalt"/>
            </w:pPr>
            <w:r w:rsidRPr="00D03882">
              <w:rPr>
                <w:lang w:val="sv-SE"/>
              </w:rPr>
              <w:t>382.0202</w:t>
            </w:r>
          </w:p>
        </w:tc>
        <w:tc>
          <w:tcPr>
            <w:tcW w:w="2266" w:type="dxa"/>
            <w:tcBorders>
              <w:top w:val="nil"/>
              <w:left w:val="nil"/>
              <w:bottom w:val="nil"/>
              <w:right w:val="nil"/>
            </w:tcBorders>
          </w:tcPr>
          <w:p w14:paraId="4CF5C094" w14:textId="2962FBD5" w:rsidR="002A1C44" w:rsidRDefault="002A1C44" w:rsidP="00270C39">
            <w:pPr>
              <w:pStyle w:val="TabelleInhalt"/>
            </w:pPr>
            <w:r w:rsidRPr="00D03882">
              <w:rPr>
                <w:lang w:val="sv-SE"/>
              </w:rPr>
              <w:t>-51</w:t>
            </w:r>
            <w:r w:rsidR="008B00A1">
              <w:rPr>
                <w:lang w:val="sv-SE"/>
              </w:rPr>
              <w:t>,</w:t>
            </w:r>
            <w:r w:rsidRPr="00D03882">
              <w:rPr>
                <w:lang w:val="sv-SE"/>
              </w:rPr>
              <w:t>800.9382</w:t>
            </w:r>
          </w:p>
        </w:tc>
        <w:tc>
          <w:tcPr>
            <w:tcW w:w="2266" w:type="dxa"/>
            <w:tcBorders>
              <w:top w:val="nil"/>
              <w:left w:val="nil"/>
              <w:bottom w:val="nil"/>
              <w:right w:val="nil"/>
            </w:tcBorders>
          </w:tcPr>
          <w:p w14:paraId="0AE9BEEB" w14:textId="1CBB40D5" w:rsidR="002A1C44" w:rsidRDefault="002A1C44" w:rsidP="00270C39">
            <w:pPr>
              <w:pStyle w:val="TabelleInhalt"/>
            </w:pPr>
            <w:r w:rsidRPr="00D03882">
              <w:rPr>
                <w:lang w:val="sv-SE"/>
              </w:rPr>
              <w:t>2</w:t>
            </w:r>
            <w:r w:rsidR="008B00A1">
              <w:rPr>
                <w:lang w:val="sv-SE"/>
              </w:rPr>
              <w:t>,</w:t>
            </w:r>
            <w:r w:rsidRPr="00D03882">
              <w:rPr>
                <w:lang w:val="sv-SE"/>
              </w:rPr>
              <w:t>374</w:t>
            </w:r>
            <w:r w:rsidR="008B00A1">
              <w:rPr>
                <w:lang w:val="sv-SE"/>
              </w:rPr>
              <w:t>,</w:t>
            </w:r>
            <w:r w:rsidRPr="00D03882">
              <w:rPr>
                <w:lang w:val="sv-SE"/>
              </w:rPr>
              <w:t>368.3254</w:t>
            </w:r>
          </w:p>
        </w:tc>
      </w:tr>
      <w:tr w:rsidR="002A1C44" w14:paraId="20F84457" w14:textId="77777777" w:rsidTr="00270C39">
        <w:tc>
          <w:tcPr>
            <w:tcW w:w="2265" w:type="dxa"/>
            <w:tcBorders>
              <w:top w:val="nil"/>
              <w:left w:val="nil"/>
              <w:bottom w:val="nil"/>
              <w:right w:val="nil"/>
            </w:tcBorders>
          </w:tcPr>
          <w:p w14:paraId="7B7CB941" w14:textId="6CE8E856" w:rsidR="002A1C44" w:rsidRDefault="002A1C44" w:rsidP="00270C39">
            <w:pPr>
              <w:pStyle w:val="TabelleInhalt"/>
            </w:pPr>
            <w:r>
              <w:t>Fir</w:t>
            </w:r>
          </w:p>
        </w:tc>
        <w:tc>
          <w:tcPr>
            <w:tcW w:w="2265" w:type="dxa"/>
            <w:tcBorders>
              <w:top w:val="nil"/>
              <w:left w:val="nil"/>
              <w:bottom w:val="nil"/>
              <w:right w:val="nil"/>
            </w:tcBorders>
          </w:tcPr>
          <w:p w14:paraId="7ADBE21A" w14:textId="77777777" w:rsidR="002A1C44" w:rsidRDefault="002A1C44" w:rsidP="00270C39">
            <w:pPr>
              <w:pStyle w:val="TabelleInhalt"/>
            </w:pPr>
            <w:r w:rsidRPr="00D03882">
              <w:rPr>
                <w:lang w:val="sv-SE"/>
              </w:rPr>
              <w:t>453.5538</w:t>
            </w:r>
          </w:p>
        </w:tc>
        <w:tc>
          <w:tcPr>
            <w:tcW w:w="2266" w:type="dxa"/>
            <w:tcBorders>
              <w:top w:val="nil"/>
              <w:left w:val="nil"/>
              <w:bottom w:val="nil"/>
              <w:right w:val="nil"/>
            </w:tcBorders>
          </w:tcPr>
          <w:p w14:paraId="607E0A70" w14:textId="769E1053" w:rsidR="002A1C44" w:rsidRDefault="002A1C44" w:rsidP="00270C39">
            <w:pPr>
              <w:pStyle w:val="TabelleInhalt"/>
            </w:pPr>
            <w:r w:rsidRPr="00D03882">
              <w:rPr>
                <w:lang w:val="sv-SE"/>
              </w:rPr>
              <w:t>-81</w:t>
            </w:r>
            <w:r w:rsidR="008B00A1">
              <w:rPr>
                <w:lang w:val="sv-SE"/>
              </w:rPr>
              <w:t>,</w:t>
            </w:r>
            <w:r w:rsidRPr="00D03882">
              <w:rPr>
                <w:lang w:val="sv-SE"/>
              </w:rPr>
              <w:t>132.5221</w:t>
            </w:r>
          </w:p>
        </w:tc>
        <w:tc>
          <w:tcPr>
            <w:tcW w:w="2266" w:type="dxa"/>
            <w:tcBorders>
              <w:top w:val="nil"/>
              <w:left w:val="nil"/>
              <w:bottom w:val="nil"/>
              <w:right w:val="nil"/>
            </w:tcBorders>
          </w:tcPr>
          <w:p w14:paraId="5E63426D" w14:textId="546845BE" w:rsidR="002A1C44" w:rsidRDefault="002A1C44" w:rsidP="00270C39">
            <w:pPr>
              <w:pStyle w:val="TabelleInhalt"/>
            </w:pPr>
            <w:r w:rsidRPr="00D03882">
              <w:rPr>
                <w:lang w:val="sv-SE"/>
              </w:rPr>
              <w:t>4</w:t>
            </w:r>
            <w:r w:rsidR="008B00A1">
              <w:rPr>
                <w:lang w:val="sv-SE"/>
              </w:rPr>
              <w:t>,</w:t>
            </w:r>
            <w:r w:rsidRPr="00D03882">
              <w:rPr>
                <w:lang w:val="sv-SE"/>
              </w:rPr>
              <w:t>285</w:t>
            </w:r>
            <w:r w:rsidR="008B00A1">
              <w:rPr>
                <w:lang w:val="sv-SE"/>
              </w:rPr>
              <w:t>,</w:t>
            </w:r>
            <w:r w:rsidRPr="00D03882">
              <w:rPr>
                <w:lang w:val="sv-SE"/>
              </w:rPr>
              <w:t>801.5636</w:t>
            </w:r>
          </w:p>
        </w:tc>
      </w:tr>
      <w:tr w:rsidR="002A1C44" w14:paraId="4310651B" w14:textId="77777777" w:rsidTr="00270C39">
        <w:tc>
          <w:tcPr>
            <w:tcW w:w="2265" w:type="dxa"/>
            <w:tcBorders>
              <w:top w:val="nil"/>
              <w:left w:val="nil"/>
              <w:bottom w:val="nil"/>
              <w:right w:val="nil"/>
            </w:tcBorders>
          </w:tcPr>
          <w:p w14:paraId="6F6270EE" w14:textId="0CED6A51" w:rsidR="002A1C44" w:rsidRDefault="002A1C44" w:rsidP="00270C39">
            <w:pPr>
              <w:pStyle w:val="TabelleInhalt"/>
            </w:pPr>
            <w:r>
              <w:t>Pine</w:t>
            </w:r>
          </w:p>
        </w:tc>
        <w:tc>
          <w:tcPr>
            <w:tcW w:w="2265" w:type="dxa"/>
            <w:tcBorders>
              <w:top w:val="nil"/>
              <w:left w:val="nil"/>
              <w:bottom w:val="nil"/>
              <w:right w:val="nil"/>
            </w:tcBorders>
          </w:tcPr>
          <w:p w14:paraId="2E934490" w14:textId="77777777" w:rsidR="002A1C44" w:rsidRDefault="002A1C44" w:rsidP="00270C39">
            <w:pPr>
              <w:pStyle w:val="TabelleInhalt"/>
            </w:pPr>
            <w:r w:rsidRPr="00D03882">
              <w:rPr>
                <w:lang w:val="sv-SE"/>
              </w:rPr>
              <w:t>359.7162</w:t>
            </w:r>
          </w:p>
        </w:tc>
        <w:tc>
          <w:tcPr>
            <w:tcW w:w="2266" w:type="dxa"/>
            <w:tcBorders>
              <w:top w:val="nil"/>
              <w:left w:val="nil"/>
              <w:bottom w:val="nil"/>
              <w:right w:val="nil"/>
            </w:tcBorders>
          </w:tcPr>
          <w:p w14:paraId="62BA0394" w14:textId="3A644701" w:rsidR="002A1C44" w:rsidRDefault="002A1C44" w:rsidP="00270C39">
            <w:pPr>
              <w:pStyle w:val="TabelleInhalt"/>
            </w:pPr>
            <w:r w:rsidRPr="00D03882">
              <w:rPr>
                <w:lang w:val="sv-SE"/>
              </w:rPr>
              <w:t>-42</w:t>
            </w:r>
            <w:r w:rsidR="008B00A1">
              <w:rPr>
                <w:lang w:val="sv-SE"/>
              </w:rPr>
              <w:t>,</w:t>
            </w:r>
            <w:r w:rsidRPr="00D03882">
              <w:rPr>
                <w:lang w:val="sv-SE"/>
              </w:rPr>
              <w:t>967.9947</w:t>
            </w:r>
          </w:p>
        </w:tc>
        <w:tc>
          <w:tcPr>
            <w:tcW w:w="2266" w:type="dxa"/>
            <w:tcBorders>
              <w:top w:val="nil"/>
              <w:left w:val="nil"/>
              <w:bottom w:val="nil"/>
              <w:right w:val="nil"/>
            </w:tcBorders>
          </w:tcPr>
          <w:p w14:paraId="1528389C" w14:textId="56B0D7CF" w:rsidR="002A1C44" w:rsidRDefault="002A1C44" w:rsidP="00270C39">
            <w:pPr>
              <w:pStyle w:val="TabelleInhalt"/>
            </w:pPr>
            <w:r w:rsidRPr="00D03882">
              <w:rPr>
                <w:lang w:val="sv-SE"/>
              </w:rPr>
              <w:t>1</w:t>
            </w:r>
            <w:r w:rsidR="008B00A1">
              <w:rPr>
                <w:lang w:val="sv-SE"/>
              </w:rPr>
              <w:t>,</w:t>
            </w:r>
            <w:r w:rsidRPr="00D03882">
              <w:rPr>
                <w:lang w:val="sv-SE"/>
              </w:rPr>
              <w:t>763</w:t>
            </w:r>
            <w:r w:rsidR="008B00A1">
              <w:rPr>
                <w:lang w:val="sv-SE"/>
              </w:rPr>
              <w:t>,</w:t>
            </w:r>
            <w:r w:rsidRPr="00D03882">
              <w:rPr>
                <w:lang w:val="sv-SE"/>
              </w:rPr>
              <w:t>359.9972</w:t>
            </w:r>
          </w:p>
        </w:tc>
      </w:tr>
      <w:tr w:rsidR="002A1C44" w14:paraId="15436AFB" w14:textId="77777777" w:rsidTr="00270C39">
        <w:tc>
          <w:tcPr>
            <w:tcW w:w="2265" w:type="dxa"/>
            <w:tcBorders>
              <w:top w:val="nil"/>
              <w:left w:val="nil"/>
              <w:bottom w:val="nil"/>
              <w:right w:val="nil"/>
            </w:tcBorders>
          </w:tcPr>
          <w:p w14:paraId="67038BA2" w14:textId="37443761" w:rsidR="002A1C44" w:rsidRDefault="002A1C44" w:rsidP="00270C39">
            <w:pPr>
              <w:pStyle w:val="TabelleInhalt"/>
            </w:pPr>
            <w:r>
              <w:t>Larch</w:t>
            </w:r>
          </w:p>
        </w:tc>
        <w:tc>
          <w:tcPr>
            <w:tcW w:w="2265" w:type="dxa"/>
            <w:tcBorders>
              <w:top w:val="nil"/>
              <w:left w:val="nil"/>
              <w:bottom w:val="nil"/>
              <w:right w:val="nil"/>
            </w:tcBorders>
          </w:tcPr>
          <w:p w14:paraId="0E10A2FE" w14:textId="77777777" w:rsidR="002A1C44" w:rsidRDefault="002A1C44" w:rsidP="00270C39">
            <w:pPr>
              <w:pStyle w:val="TabelleInhalt"/>
            </w:pPr>
            <w:r w:rsidRPr="00D03882">
              <w:rPr>
                <w:lang w:val="sv-SE"/>
              </w:rPr>
              <w:t>421.4473</w:t>
            </w:r>
          </w:p>
        </w:tc>
        <w:tc>
          <w:tcPr>
            <w:tcW w:w="2266" w:type="dxa"/>
            <w:tcBorders>
              <w:top w:val="nil"/>
              <w:left w:val="nil"/>
              <w:bottom w:val="nil"/>
              <w:right w:val="nil"/>
            </w:tcBorders>
          </w:tcPr>
          <w:p w14:paraId="2F499549" w14:textId="09BAD9CF" w:rsidR="002A1C44" w:rsidRDefault="002A1C44" w:rsidP="00270C39">
            <w:pPr>
              <w:pStyle w:val="TabelleInhalt"/>
            </w:pPr>
            <w:r w:rsidRPr="00D03882">
              <w:rPr>
                <w:lang w:val="sv-SE"/>
              </w:rPr>
              <w:t>-60</w:t>
            </w:r>
            <w:r w:rsidR="008B00A1">
              <w:rPr>
                <w:lang w:val="sv-SE"/>
              </w:rPr>
              <w:t>,</w:t>
            </w:r>
            <w:r w:rsidRPr="00D03882">
              <w:rPr>
                <w:lang w:val="sv-SE"/>
              </w:rPr>
              <w:t>241.2948</w:t>
            </w:r>
          </w:p>
        </w:tc>
        <w:tc>
          <w:tcPr>
            <w:tcW w:w="2266" w:type="dxa"/>
            <w:tcBorders>
              <w:top w:val="nil"/>
              <w:left w:val="nil"/>
              <w:bottom w:val="nil"/>
              <w:right w:val="nil"/>
            </w:tcBorders>
          </w:tcPr>
          <w:p w14:paraId="34F0CF09" w14:textId="13A51595" w:rsidR="002A1C44" w:rsidRDefault="002A1C44" w:rsidP="00270C39">
            <w:pPr>
              <w:pStyle w:val="TabelleInhalt"/>
            </w:pPr>
            <w:r w:rsidRPr="00D03882">
              <w:rPr>
                <w:lang w:val="sv-SE"/>
              </w:rPr>
              <w:t>2</w:t>
            </w:r>
            <w:r w:rsidR="008B00A1">
              <w:rPr>
                <w:lang w:val="sv-SE"/>
              </w:rPr>
              <w:t>,</w:t>
            </w:r>
            <w:r w:rsidRPr="00D03882">
              <w:rPr>
                <w:lang w:val="sv-SE"/>
              </w:rPr>
              <w:t>895</w:t>
            </w:r>
            <w:r w:rsidR="008B00A1">
              <w:rPr>
                <w:lang w:val="sv-SE"/>
              </w:rPr>
              <w:t>,</w:t>
            </w:r>
            <w:r w:rsidRPr="00D03882">
              <w:rPr>
                <w:lang w:val="sv-SE"/>
              </w:rPr>
              <w:t>409.6245</w:t>
            </w:r>
          </w:p>
        </w:tc>
      </w:tr>
      <w:tr w:rsidR="002A1C44" w14:paraId="70BD09D8" w14:textId="77777777" w:rsidTr="00270C39">
        <w:tc>
          <w:tcPr>
            <w:tcW w:w="2265" w:type="dxa"/>
            <w:tcBorders>
              <w:top w:val="nil"/>
              <w:left w:val="nil"/>
              <w:bottom w:val="nil"/>
              <w:right w:val="nil"/>
            </w:tcBorders>
          </w:tcPr>
          <w:p w14:paraId="566BE970" w14:textId="16B54654" w:rsidR="002A1C44" w:rsidRDefault="002A1C44" w:rsidP="00270C39">
            <w:pPr>
              <w:pStyle w:val="TabelleInhalt"/>
            </w:pPr>
            <w:r>
              <w:t>Douglas fir</w:t>
            </w:r>
          </w:p>
        </w:tc>
        <w:tc>
          <w:tcPr>
            <w:tcW w:w="2265" w:type="dxa"/>
            <w:tcBorders>
              <w:top w:val="nil"/>
              <w:left w:val="nil"/>
              <w:bottom w:val="nil"/>
              <w:right w:val="nil"/>
            </w:tcBorders>
          </w:tcPr>
          <w:p w14:paraId="04E747C1" w14:textId="77777777" w:rsidR="002A1C44" w:rsidRDefault="002A1C44" w:rsidP="00270C39">
            <w:pPr>
              <w:pStyle w:val="TabelleInhalt"/>
            </w:pPr>
            <w:r w:rsidRPr="00D03882">
              <w:rPr>
                <w:lang w:val="sv-SE"/>
              </w:rPr>
              <w:t>481.5531</w:t>
            </w:r>
          </w:p>
        </w:tc>
        <w:tc>
          <w:tcPr>
            <w:tcW w:w="2266" w:type="dxa"/>
            <w:tcBorders>
              <w:top w:val="nil"/>
              <w:left w:val="nil"/>
              <w:bottom w:val="nil"/>
              <w:right w:val="nil"/>
            </w:tcBorders>
          </w:tcPr>
          <w:p w14:paraId="37B87754" w14:textId="36358E3F" w:rsidR="002A1C44" w:rsidRDefault="002A1C44" w:rsidP="00270C39">
            <w:pPr>
              <w:pStyle w:val="TabelleInhalt"/>
            </w:pPr>
            <w:r w:rsidRPr="00D03882">
              <w:rPr>
                <w:lang w:val="sv-SE"/>
              </w:rPr>
              <w:t>-81</w:t>
            </w:r>
            <w:r w:rsidR="008B00A1">
              <w:rPr>
                <w:lang w:val="sv-SE"/>
              </w:rPr>
              <w:t>,</w:t>
            </w:r>
            <w:r w:rsidRPr="00D03882">
              <w:rPr>
                <w:lang w:val="sv-SE"/>
              </w:rPr>
              <w:t>754.2523</w:t>
            </w:r>
          </w:p>
        </w:tc>
        <w:tc>
          <w:tcPr>
            <w:tcW w:w="2266" w:type="dxa"/>
            <w:tcBorders>
              <w:top w:val="nil"/>
              <w:left w:val="nil"/>
              <w:bottom w:val="nil"/>
              <w:right w:val="nil"/>
            </w:tcBorders>
          </w:tcPr>
          <w:p w14:paraId="3AC69E8B" w14:textId="485583F2" w:rsidR="002A1C44" w:rsidRDefault="002A1C44" w:rsidP="00270C39">
            <w:pPr>
              <w:pStyle w:val="TabelleInhalt"/>
            </w:pPr>
            <w:r w:rsidRPr="00D03882">
              <w:rPr>
                <w:lang w:val="sv-SE"/>
              </w:rPr>
              <w:t>4</w:t>
            </w:r>
            <w:r w:rsidR="008B00A1">
              <w:rPr>
                <w:lang w:val="sv-SE"/>
              </w:rPr>
              <w:t>,</w:t>
            </w:r>
            <w:r w:rsidRPr="00D03882">
              <w:rPr>
                <w:lang w:val="sv-SE"/>
              </w:rPr>
              <w:t>193</w:t>
            </w:r>
            <w:r w:rsidR="008B00A1">
              <w:rPr>
                <w:lang w:val="sv-SE"/>
              </w:rPr>
              <w:t>,</w:t>
            </w:r>
            <w:r w:rsidRPr="00D03882">
              <w:rPr>
                <w:lang w:val="sv-SE"/>
              </w:rPr>
              <w:t>121.2406</w:t>
            </w:r>
          </w:p>
        </w:tc>
      </w:tr>
      <w:tr w:rsidR="002A1C44" w14:paraId="2E7CB9DE" w14:textId="77777777" w:rsidTr="00270C39">
        <w:tc>
          <w:tcPr>
            <w:tcW w:w="2265" w:type="dxa"/>
            <w:tcBorders>
              <w:top w:val="nil"/>
              <w:left w:val="nil"/>
              <w:right w:val="nil"/>
            </w:tcBorders>
          </w:tcPr>
          <w:p w14:paraId="1F2F8B06" w14:textId="5BD9C8E3" w:rsidR="002A1C44" w:rsidRDefault="002A1C44" w:rsidP="00270C39">
            <w:pPr>
              <w:pStyle w:val="TabelleInhalt"/>
            </w:pPr>
            <w:r>
              <w:t>Oak</w:t>
            </w:r>
          </w:p>
        </w:tc>
        <w:tc>
          <w:tcPr>
            <w:tcW w:w="2265" w:type="dxa"/>
            <w:tcBorders>
              <w:top w:val="nil"/>
              <w:left w:val="nil"/>
              <w:right w:val="nil"/>
            </w:tcBorders>
          </w:tcPr>
          <w:p w14:paraId="7DF519DA" w14:textId="77777777" w:rsidR="002A1C44" w:rsidRDefault="002A1C44" w:rsidP="00270C39">
            <w:pPr>
              <w:pStyle w:val="TabelleInhalt"/>
            </w:pPr>
            <w:r w:rsidRPr="00D03882">
              <w:rPr>
                <w:lang w:val="sv-SE"/>
              </w:rPr>
              <w:t>348.3262</w:t>
            </w:r>
          </w:p>
        </w:tc>
        <w:tc>
          <w:tcPr>
            <w:tcW w:w="2266" w:type="dxa"/>
            <w:tcBorders>
              <w:top w:val="nil"/>
              <w:left w:val="nil"/>
              <w:right w:val="nil"/>
            </w:tcBorders>
          </w:tcPr>
          <w:p w14:paraId="3EEDB4A2" w14:textId="665BA658" w:rsidR="002A1C44" w:rsidRDefault="002A1C44" w:rsidP="00270C39">
            <w:pPr>
              <w:pStyle w:val="TabelleInhalt"/>
            </w:pPr>
            <w:r w:rsidRPr="00D03882">
              <w:rPr>
                <w:lang w:val="sv-SE"/>
              </w:rPr>
              <w:t>-46</w:t>
            </w:r>
            <w:r w:rsidR="008B00A1">
              <w:rPr>
                <w:lang w:val="sv-SE"/>
              </w:rPr>
              <w:t>,</w:t>
            </w:r>
            <w:r w:rsidRPr="00D03882">
              <w:rPr>
                <w:lang w:val="sv-SE"/>
              </w:rPr>
              <w:t>547.3645</w:t>
            </w:r>
          </w:p>
        </w:tc>
        <w:tc>
          <w:tcPr>
            <w:tcW w:w="2266" w:type="dxa"/>
            <w:tcBorders>
              <w:top w:val="nil"/>
              <w:left w:val="nil"/>
              <w:right w:val="nil"/>
            </w:tcBorders>
          </w:tcPr>
          <w:p w14:paraId="40378F2E" w14:textId="77DB4BAA" w:rsidR="002A1C44" w:rsidRDefault="002A1C44" w:rsidP="00270C39">
            <w:pPr>
              <w:pStyle w:val="TabelleInhalt"/>
            </w:pPr>
            <w:r w:rsidRPr="00D03882">
              <w:rPr>
                <w:lang w:val="sv-SE"/>
              </w:rPr>
              <w:t>2</w:t>
            </w:r>
            <w:r w:rsidR="008B00A1">
              <w:rPr>
                <w:lang w:val="sv-SE"/>
              </w:rPr>
              <w:t>,</w:t>
            </w:r>
            <w:r w:rsidRPr="00D03882">
              <w:rPr>
                <w:lang w:val="sv-SE"/>
              </w:rPr>
              <w:t>119</w:t>
            </w:r>
            <w:r w:rsidR="008B00A1">
              <w:rPr>
                <w:lang w:val="sv-SE"/>
              </w:rPr>
              <w:t>,</w:t>
            </w:r>
            <w:r w:rsidRPr="00D03882">
              <w:rPr>
                <w:lang w:val="sv-SE"/>
              </w:rPr>
              <w:t>420.9444</w:t>
            </w:r>
          </w:p>
        </w:tc>
      </w:tr>
    </w:tbl>
    <w:p w14:paraId="01F3518B" w14:textId="139FCE77" w:rsidR="002A1C44" w:rsidRDefault="002A1C44" w:rsidP="002A1C44"/>
    <w:p w14:paraId="5D732D62" w14:textId="20587014" w:rsidR="0071157E" w:rsidRDefault="002D62B3" w:rsidP="0071157E">
      <w:r>
        <w:t>Tree</w:t>
      </w:r>
      <w:r w:rsidR="000C7DF4">
        <w:t xml:space="preserve"> biomass is estimated </w:t>
      </w:r>
      <w:r>
        <w:t xml:space="preserve">through </w:t>
      </w:r>
      <w:commentRangeStart w:id="49"/>
      <w:r>
        <w:t>biomass</w:t>
      </w:r>
      <w:r w:rsidR="000C7DF4">
        <w:t xml:space="preserve"> functions from the German N</w:t>
      </w:r>
      <w:r w:rsidR="005E578A">
        <w:t xml:space="preserve">ational </w:t>
      </w:r>
      <w:r w:rsidR="000C7DF4">
        <w:t>F</w:t>
      </w:r>
      <w:r w:rsidR="005E578A">
        <w:t xml:space="preserve">orest </w:t>
      </w:r>
      <w:r w:rsidR="000C7DF4">
        <w:t>I</w:t>
      </w:r>
      <w:r w:rsidR="005E578A">
        <w:t>nvento</w:t>
      </w:r>
      <w:r w:rsidR="00014228">
        <w:t>r</w:t>
      </w:r>
      <w:r w:rsidR="005E578A">
        <w:t>y</w:t>
      </w:r>
      <w:r w:rsidR="000C7DF4">
        <w:t>.</w:t>
      </w:r>
      <w:commentRangeEnd w:id="49"/>
      <w:r w:rsidR="00D860CF">
        <w:rPr>
          <w:rStyle w:val="Kommentarzeichen"/>
        </w:rPr>
        <w:commentReference w:id="49"/>
      </w:r>
      <w:r w:rsidR="000C7DF4">
        <w:t xml:space="preserve"> The above-ground biomass </w:t>
      </w:r>
      <w:r>
        <w:t>AGB</w:t>
      </w:r>
      <w:r w:rsidR="00F358D0">
        <w:t xml:space="preserve"> </w:t>
      </w:r>
      <w:r w:rsidR="000C7DF4">
        <w:t xml:space="preserve">function by </w:t>
      </w:r>
      <w:proofErr w:type="spellStart"/>
      <w:r w:rsidR="002F52F0">
        <w:t>Kändler</w:t>
      </w:r>
      <w:proofErr w:type="spellEnd"/>
      <w:r w:rsidR="002F52F0">
        <w:t xml:space="preserve"> and Bosch </w:t>
      </w:r>
      <w:sdt>
        <w:sdtPr>
          <w:alias w:val="To edit, see citavi.com/edit"/>
          <w:tag w:val="CitaviPlaceholder#e8f7be4d-1113-48ed-83df-1da34e5865a2"/>
          <w:id w:val="836436491"/>
          <w:placeholder>
            <w:docPart w:val="DefaultPlaceholder_-1854013440"/>
          </w:placeholder>
        </w:sdtPr>
        <w:sdtEndPr/>
        <w:sdtContent>
          <w:r w:rsidR="000C7DF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TkzZTE4LTZiYjktNGQ2MS04MDk3LTkzZmNjMTExNDdhYyIsIlJhbmdlTGVuZ3RoIjo2LCJSZWZlcmVuY2VJZCI6ImRiM2EyZDk1LTBhMjktNDlmNy1iNzc1LWVmNTVlNDdkZDc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IwMTMpIn1dfSwiVGFnIjoiQ2l0YXZpUGxhY2Vob2xkZXIjZThmN2JlNGQtMTExMy00OGVkLTgzZGYtMWRhMzRlNTg2NWEyIiwiVGV4dCI6IigyMDEzKSIsIldBSVZlcnNpb24iOiI2LjE0LjQuMCJ9}</w:instrText>
          </w:r>
          <w:r w:rsidR="000C7DF4">
            <w:fldChar w:fldCharType="separate"/>
          </w:r>
          <w:r w:rsidR="00C452D3">
            <w:t>(2013)</w:t>
          </w:r>
          <w:r w:rsidR="000C7DF4">
            <w:fldChar w:fldCharType="end"/>
          </w:r>
        </w:sdtContent>
      </w:sdt>
      <w:r>
        <w:t xml:space="preserve"> </w:t>
      </w:r>
      <w:r w:rsidR="000C7DF4">
        <w:t>is divided into 3 parts.</w:t>
      </w:r>
      <w:r>
        <w:t xml:space="preserve"> AGB of trees with a DBH </w:t>
      </w:r>
      <w:r w:rsidR="005E578A" w:rsidRPr="00BD204B">
        <w:rPr>
          <w:rFonts w:cstheme="minorHAnsi"/>
        </w:rPr>
        <w:t>≥</w:t>
      </w:r>
      <w:r w:rsidR="005E578A">
        <w:rPr>
          <w:rFonts w:cstheme="minorHAnsi"/>
        </w:rPr>
        <w:t> </w:t>
      </w:r>
      <w:r>
        <w:t>10 cm is derived from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D62B3" w:rsidRPr="009179FB" w14:paraId="2C232967" w14:textId="77777777" w:rsidTr="00742129">
        <w:tc>
          <w:tcPr>
            <w:tcW w:w="7650" w:type="dxa"/>
          </w:tcPr>
          <w:p w14:paraId="7EC85A34" w14:textId="60229ADB" w:rsidR="002D62B3" w:rsidRPr="009179FB" w:rsidRDefault="00EB54D1"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r>
                              <w:rPr>
                                <w:rFonts w:ascii="Cambria Math" w:hAnsi="Cambria Math"/>
                              </w:rPr>
                              <m:t>DBH+</m:t>
                            </m:r>
                            <m:sSub>
                              <m:sSubPr>
                                <m:ctrlPr>
                                  <w:rPr>
                                    <w:rFonts w:ascii="Cambria Math" w:hAnsi="Cambria Math"/>
                                    <w:i/>
                                  </w:rPr>
                                </m:ctrlPr>
                              </m:sSubPr>
                              <m:e>
                                <m:r>
                                  <w:rPr>
                                    <w:rFonts w:ascii="Cambria Math" w:hAnsi="Cambria Math"/>
                                  </w:rPr>
                                  <m:t>k</m:t>
                                </m:r>
                              </m:e>
                              <m:sub>
                                <m:r>
                                  <w:rPr>
                                    <w:rFonts w:ascii="Cambria Math" w:hAnsi="Cambria Math"/>
                                  </w:rPr>
                                  <m:t>1</m:t>
                                </m:r>
                              </m:sub>
                            </m:sSub>
                          </m:den>
                        </m:f>
                      </m:e>
                    </m:d>
                  </m:sup>
                </m:sSup>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e>
                    </m:d>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3</m:t>
                        </m:r>
                      </m:sub>
                    </m:sSub>
                  </m:sup>
                </m:sSup>
              </m:oMath>
            </m:oMathPara>
          </w:p>
        </w:tc>
        <w:tc>
          <w:tcPr>
            <w:tcW w:w="1412" w:type="dxa"/>
            <w:vAlign w:val="center"/>
          </w:tcPr>
          <w:p w14:paraId="23025928" w14:textId="03E1ACD3" w:rsidR="002D62B3" w:rsidRPr="009179FB" w:rsidRDefault="002D62B3" w:rsidP="002D62B3">
            <w:pPr>
              <w:pStyle w:val="Beschriftung"/>
              <w:jc w:val="right"/>
            </w:pPr>
            <w:r>
              <w:fldChar w:fldCharType="begin"/>
            </w:r>
            <w:r>
              <w:instrText xml:space="preserve"> SEQ Eq. \* ARABIC </w:instrText>
            </w:r>
            <w:r>
              <w:fldChar w:fldCharType="separate"/>
            </w:r>
            <w:r w:rsidR="003D7CA3">
              <w:rPr>
                <w:noProof/>
              </w:rPr>
              <w:t>5</w:t>
            </w:r>
            <w:r>
              <w:fldChar w:fldCharType="end"/>
            </w:r>
          </w:p>
        </w:tc>
      </w:tr>
    </w:tbl>
    <w:p w14:paraId="42151BD8" w14:textId="43C80F9E" w:rsidR="002D62B3" w:rsidRDefault="00951171" w:rsidP="0071157E">
      <w:r>
        <w:t>w</w:t>
      </w:r>
      <w:r w:rsidR="004D7807">
        <w:t xml:space="preserve">ith </w:t>
      </w:r>
      <w:r>
        <w:t>D</w:t>
      </w:r>
      <w:r w:rsidRPr="00951171">
        <w:rPr>
          <w:vertAlign w:val="subscript"/>
        </w:rPr>
        <w:t>03</w:t>
      </w:r>
      <w:r>
        <w:t xml:space="preserve"> being the diameter of the tree trunk at 30 % of the tree’s height </w:t>
      </w:r>
      <w:r w:rsidR="009143AF">
        <w:t xml:space="preserve">which is modelled by Eq. </w:t>
      </w:r>
      <w:r w:rsidR="009143AF">
        <w:fldChar w:fldCharType="begin"/>
      </w:r>
      <w:r w:rsidR="009143AF">
        <w:instrText xml:space="preserve"> REF _Ref152588014 \h </w:instrText>
      </w:r>
      <w:r w:rsidR="009143AF">
        <w:fldChar w:fldCharType="separate"/>
      </w:r>
      <w:r w:rsidR="009143AF">
        <w:rPr>
          <w:noProof/>
        </w:rPr>
        <w:t>6</w:t>
      </w:r>
      <w:r w:rsidR="009143AF">
        <w:fldChar w:fldCharType="end"/>
      </w:r>
      <w:r w:rsidR="009143AF">
        <w:t xml:space="preserve">  </w:t>
      </w:r>
      <w:sdt>
        <w:sdtPr>
          <w:alias w:val="To edit, see citavi.com/edit"/>
          <w:tag w:val="CitaviPlaceholder#d3ea9afc-8f79-4feb-93eb-26f96906e485"/>
          <w:id w:val="-597014645"/>
          <w:placeholder>
            <w:docPart w:val="DefaultPlaceholder_-1854013440"/>
          </w:placeholder>
        </w:sdtPr>
        <w:sdtEndPr/>
        <w:sdtContent>
          <w:r w:rsidR="009143AF">
            <w:fldChar w:fldCharType="begin"/>
          </w:r>
          <w:r w:rsidR="009143A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ODdmMmNhLTBlYjQtNDNhNS05MzgxLWI0YTQxOTE2YjYwMiIsIlJhbmdlTGVuZ3RoIjoyMywiUmVmZXJlbmNlSWQiOiJhYTVkYTQ5NS1mNjE2LTQ4MjItYjI3YS05ZTk2Y2M2YWRj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VRhcGVTIiwiVXJpU3RyaW5nIjoiaHR0cHM6Ly9jcmFuLnItcHJvamVjdC5vcmcvcGFja2FnZT1UYXBlU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}</w:instrText>
          </w:r>
          <w:r w:rsidR="009143AF">
            <w:fldChar w:fldCharType="separate"/>
          </w:r>
          <w:r w:rsidR="00C452D3">
            <w:t>(</w:t>
          </w:r>
          <w:proofErr w:type="spellStart"/>
          <w:r w:rsidR="00C452D3">
            <w:t>Vonderach</w:t>
          </w:r>
          <w:proofErr w:type="spellEnd"/>
          <w:r w:rsidR="00C452D3">
            <w:t xml:space="preserve"> et al. 2023)</w:t>
          </w:r>
          <w:r w:rsidR="009143AF">
            <w:fldChar w:fldCharType="end"/>
          </w:r>
        </w:sdtContent>
      </w:sdt>
      <w:r w:rsidR="009143AF">
        <w:t xml:space="preserve"> </w:t>
      </w:r>
      <w:r>
        <w:t>and b</w:t>
      </w:r>
      <w:r w:rsidRPr="00951171">
        <w:rPr>
          <w:vertAlign w:val="subscript"/>
        </w:rPr>
        <w:t>0–3</w:t>
      </w:r>
      <w:r>
        <w:t xml:space="preserve"> and </w:t>
      </w:r>
      <w:r w:rsidR="0021085F">
        <w:t>k</w:t>
      </w:r>
      <w:r w:rsidRPr="00951171">
        <w:rPr>
          <w:vertAlign w:val="subscript"/>
        </w:rPr>
        <w:t>1</w:t>
      </w:r>
      <w:r w:rsidR="0021085F">
        <w:rPr>
          <w:vertAlign w:val="subscript"/>
        </w:rPr>
        <w:t>,</w:t>
      </w:r>
      <w:r w:rsidRPr="00951171">
        <w:rPr>
          <w:vertAlign w:val="subscript"/>
        </w:rPr>
        <w:t>2</w:t>
      </w:r>
      <w:r>
        <w:t xml:space="preserve"> being species related coefficients</w:t>
      </w:r>
      <w:r w:rsidR="007D024F">
        <w:t xml:space="preserve"> (</w:t>
      </w:r>
      <w:r w:rsidR="007D024F">
        <w:fldChar w:fldCharType="begin"/>
      </w:r>
      <w:r w:rsidR="007D024F">
        <w:instrText xml:space="preserve"> REF _Ref150023804 \h </w:instrText>
      </w:r>
      <w:r w:rsidR="007D024F">
        <w:fldChar w:fldCharType="separate"/>
      </w:r>
      <w:r w:rsidR="00014228">
        <w:t>Tab. </w:t>
      </w:r>
      <w:r w:rsidR="00014228">
        <w:rPr>
          <w:noProof/>
        </w:rPr>
        <w:t>8</w:t>
      </w:r>
      <w:r w:rsidR="007D024F">
        <w:fldChar w:fldCharType="end"/>
      </w:r>
      <w:r w:rsidR="007D024F">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143AF" w:rsidRPr="009179FB" w14:paraId="56E3984A" w14:textId="77777777" w:rsidTr="00F17418">
        <w:tc>
          <w:tcPr>
            <w:tcW w:w="7650" w:type="dxa"/>
          </w:tcPr>
          <w:p w14:paraId="49E5B674" w14:textId="10FC1F4A" w:rsidR="009143AF" w:rsidRPr="009179FB" w:rsidRDefault="00EB54D1" w:rsidP="00F17418">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 tprDiameter(tprTrees(spp, Dm, Hm, Ht, inv ), Hx , cp)</m:t>
                </m:r>
              </m:oMath>
            </m:oMathPara>
          </w:p>
        </w:tc>
        <w:tc>
          <w:tcPr>
            <w:tcW w:w="1412" w:type="dxa"/>
            <w:vAlign w:val="center"/>
          </w:tcPr>
          <w:p w14:paraId="0C954E25" w14:textId="206CA73D" w:rsidR="009143AF" w:rsidRPr="009179FB" w:rsidRDefault="009143AF" w:rsidP="00F17418">
            <w:pPr>
              <w:pStyle w:val="Beschriftung"/>
              <w:jc w:val="right"/>
            </w:pPr>
            <w:r>
              <w:fldChar w:fldCharType="begin"/>
            </w:r>
            <w:r>
              <w:instrText xml:space="preserve"> SEQ Eq. \* ARABIC </w:instrText>
            </w:r>
            <w:r>
              <w:fldChar w:fldCharType="separate"/>
            </w:r>
            <w:bookmarkStart w:id="50" w:name="_Ref152588014"/>
            <w:r>
              <w:rPr>
                <w:noProof/>
              </w:rPr>
              <w:t>6</w:t>
            </w:r>
            <w:bookmarkEnd w:id="50"/>
            <w:r>
              <w:fldChar w:fldCharType="end"/>
            </w:r>
          </w:p>
        </w:tc>
      </w:tr>
    </w:tbl>
    <w:p w14:paraId="0CF20BD4" w14:textId="0DCFF240" w:rsidR="009143AF" w:rsidRPr="009143AF" w:rsidRDefault="009143AF" w:rsidP="009143AF">
      <w:pPr>
        <w:pStyle w:val="UnterschriftGrafikenundTabellen"/>
      </w:pPr>
      <w:proofErr w:type="spellStart"/>
      <w:r w:rsidRPr="009143AF">
        <w:t>Spp</w:t>
      </w:r>
      <w:proofErr w:type="spellEnd"/>
      <w:r w:rsidRPr="009143AF">
        <w:t xml:space="preserve"> = species code</w:t>
      </w:r>
      <w:r>
        <w:br/>
      </w:r>
      <w:r w:rsidRPr="009143AF">
        <w:t>Dm = measureme</w:t>
      </w:r>
      <w:r>
        <w:t>nts f diameter along trunk</w:t>
      </w:r>
      <w:r>
        <w:br/>
        <w:t>Hm = </w:t>
      </w:r>
      <w:r w:rsidRPr="009143AF">
        <w:t>height of measurements along trunk</w:t>
      </w:r>
      <w:r>
        <w:br/>
      </w:r>
      <w:proofErr w:type="spellStart"/>
      <w:r>
        <w:t>Ht</w:t>
      </w:r>
      <w:proofErr w:type="spellEnd"/>
      <w:r>
        <w:t> = tree height</w:t>
      </w:r>
      <w:r>
        <w:br/>
        <w:t>inv = indicator of inventory (4 = 3</w:t>
      </w:r>
      <w:r w:rsidRPr="009143AF">
        <w:rPr>
          <w:vertAlign w:val="superscript"/>
        </w:rPr>
        <w:t>rd</w:t>
      </w:r>
      <w:r>
        <w:t xml:space="preserve"> National Forest Inventory)</w:t>
      </w:r>
      <w:r>
        <w:br/>
        <w:t>Hx = height of modelled diameter (Hx = 1/3 * Hm)</w:t>
      </w:r>
      <w:r>
        <w:br/>
        <w:t>cp = cartesian product</w:t>
      </w:r>
      <w:r w:rsidRPr="009143AF">
        <w:br/>
      </w:r>
    </w:p>
    <w:p w14:paraId="2EF26291" w14:textId="5E3D369B" w:rsidR="007D024F" w:rsidRDefault="007D024F" w:rsidP="007D024F">
      <w:pPr>
        <w:pStyle w:val="Beschriftung"/>
        <w:keepNext/>
      </w:pPr>
      <w:bookmarkStart w:id="51" w:name="_Ref150023804"/>
      <w:bookmarkStart w:id="52" w:name="_Toc152595700"/>
      <w:r>
        <w:t>Tab. </w:t>
      </w:r>
      <w:r>
        <w:fldChar w:fldCharType="begin"/>
      </w:r>
      <w:r>
        <w:instrText xml:space="preserve"> SEQ Tab._ \* ARABIC </w:instrText>
      </w:r>
      <w:r>
        <w:fldChar w:fldCharType="separate"/>
      </w:r>
      <w:r w:rsidR="00014228">
        <w:rPr>
          <w:noProof/>
        </w:rPr>
        <w:t>8</w:t>
      </w:r>
      <w:r>
        <w:fldChar w:fldCharType="end"/>
      </w:r>
      <w:bookmarkEnd w:id="51"/>
      <w:r>
        <w:t> – </w:t>
      </w:r>
      <w:r w:rsidR="00543ACC">
        <w:t xml:space="preserve">Species related coefficients for the above-ground biomass function of trees with </w:t>
      </w:r>
      <w:r w:rsidR="00F358D0">
        <w:t xml:space="preserve">a </w:t>
      </w:r>
      <w:r w:rsidR="00543ACC">
        <w:t>DBH </w:t>
      </w:r>
      <w:r w:rsidR="005E578A" w:rsidRPr="005E578A">
        <w:t>≥</w:t>
      </w:r>
      <w:r w:rsidR="00543ACC">
        <w:t> 10 cm</w:t>
      </w:r>
      <w:r w:rsidR="00EE5918">
        <w:t xml:space="preserve"> </w:t>
      </w:r>
      <w:sdt>
        <w:sdtPr>
          <w:alias w:val="To edit, see citavi.com/edit"/>
          <w:tag w:val="CitaviPlaceholder#92b4b0dc-b95a-4718-828c-98175d501cb3"/>
          <w:id w:val="1110696511"/>
          <w:placeholder>
            <w:docPart w:val="DefaultPlaceholder_-1854013440"/>
          </w:placeholder>
        </w:sdtPr>
        <w:sdtEndPr/>
        <w:sdtContent>
          <w:r w:rsidR="00EE5918">
            <w:fldChar w:fldCharType="begin"/>
          </w:r>
          <w:r w:rsidR="00EE591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EzYTVkLTNlZWQtNDg0Ni1hYTY2LTIzYjA3MGJiNzY5ZSIsIlJhbmdlTGVuZ3RoIjoyNCwiUmVmZXJlbmNlSWQiOiJkYjNhMmQ5NS0wYTI5LTQ5ZjctYjc3NS1lZjU1ZTQ3ZGQ3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}</w:instrText>
          </w:r>
          <w:r w:rsidR="00EE5918">
            <w:fldChar w:fldCharType="separate"/>
          </w:r>
          <w:r w:rsidR="00C452D3">
            <w:t>(Kändler and Bosch 2013)</w:t>
          </w:r>
          <w:r w:rsidR="00EE5918">
            <w:fldChar w:fldCharType="end"/>
          </w:r>
        </w:sdtContent>
      </w:sdt>
      <w:bookmarkEnd w:id="52"/>
    </w:p>
    <w:tbl>
      <w:tblPr>
        <w:tblStyle w:val="Tabellenraster"/>
        <w:tblW w:w="0" w:type="auto"/>
        <w:tblLook w:val="04A0" w:firstRow="1" w:lastRow="0" w:firstColumn="1" w:lastColumn="0" w:noHBand="0" w:noVBand="1"/>
      </w:tblPr>
      <w:tblGrid>
        <w:gridCol w:w="3261"/>
        <w:gridCol w:w="992"/>
        <w:gridCol w:w="992"/>
        <w:gridCol w:w="992"/>
        <w:gridCol w:w="993"/>
        <w:gridCol w:w="992"/>
        <w:gridCol w:w="840"/>
      </w:tblGrid>
      <w:tr w:rsidR="002B61FA" w14:paraId="325BE234" w14:textId="77777777" w:rsidTr="0038020E">
        <w:trPr>
          <w:tblHeader/>
        </w:trPr>
        <w:tc>
          <w:tcPr>
            <w:tcW w:w="3261" w:type="dxa"/>
            <w:tcBorders>
              <w:left w:val="nil"/>
            </w:tcBorders>
          </w:tcPr>
          <w:p w14:paraId="486B6486" w14:textId="76547930" w:rsidR="002B61FA" w:rsidRDefault="002B61FA" w:rsidP="00742129">
            <w:pPr>
              <w:pStyle w:val="Tabelleberschrift"/>
            </w:pPr>
            <w:r>
              <w:t>Tree species</w:t>
            </w:r>
            <w:r w:rsidR="00183788">
              <w:t xml:space="preserve"> group</w:t>
            </w:r>
          </w:p>
        </w:tc>
        <w:tc>
          <w:tcPr>
            <w:tcW w:w="992" w:type="dxa"/>
          </w:tcPr>
          <w:p w14:paraId="5AFC47D6" w14:textId="77777777" w:rsidR="002B61FA" w:rsidRDefault="002B61FA" w:rsidP="00742129">
            <w:pPr>
              <w:pStyle w:val="Tabelleberschrift"/>
            </w:pPr>
            <w:r>
              <w:t>b</w:t>
            </w:r>
            <w:r w:rsidRPr="00951171">
              <w:rPr>
                <w:vertAlign w:val="subscript"/>
              </w:rPr>
              <w:t>0</w:t>
            </w:r>
          </w:p>
        </w:tc>
        <w:tc>
          <w:tcPr>
            <w:tcW w:w="992" w:type="dxa"/>
          </w:tcPr>
          <w:p w14:paraId="1B5CD0CF" w14:textId="77777777" w:rsidR="002B61FA" w:rsidRDefault="002B61FA" w:rsidP="00742129">
            <w:pPr>
              <w:pStyle w:val="Tabelleberschrift"/>
            </w:pPr>
            <w:r>
              <w:t>b</w:t>
            </w:r>
            <w:r w:rsidRPr="00951171">
              <w:rPr>
                <w:vertAlign w:val="subscript"/>
              </w:rPr>
              <w:t>1</w:t>
            </w:r>
          </w:p>
        </w:tc>
        <w:tc>
          <w:tcPr>
            <w:tcW w:w="992" w:type="dxa"/>
          </w:tcPr>
          <w:p w14:paraId="52C35689" w14:textId="77777777" w:rsidR="002B61FA" w:rsidRDefault="002B61FA" w:rsidP="00742129">
            <w:pPr>
              <w:pStyle w:val="Tabelleberschrift"/>
            </w:pPr>
            <w:r>
              <w:t>b</w:t>
            </w:r>
            <w:r w:rsidRPr="00951171">
              <w:rPr>
                <w:vertAlign w:val="subscript"/>
              </w:rPr>
              <w:t>2</w:t>
            </w:r>
          </w:p>
        </w:tc>
        <w:tc>
          <w:tcPr>
            <w:tcW w:w="993" w:type="dxa"/>
          </w:tcPr>
          <w:p w14:paraId="2ADBAE99" w14:textId="77777777" w:rsidR="002B61FA" w:rsidRDefault="002B61FA" w:rsidP="00742129">
            <w:pPr>
              <w:pStyle w:val="Tabelleberschrift"/>
            </w:pPr>
            <w:r>
              <w:t>b</w:t>
            </w:r>
            <w:r w:rsidRPr="00951171">
              <w:rPr>
                <w:vertAlign w:val="subscript"/>
              </w:rPr>
              <w:t>3</w:t>
            </w:r>
          </w:p>
        </w:tc>
        <w:tc>
          <w:tcPr>
            <w:tcW w:w="992" w:type="dxa"/>
          </w:tcPr>
          <w:p w14:paraId="48C5DB7A" w14:textId="77777777" w:rsidR="002B61FA" w:rsidRDefault="002B61FA" w:rsidP="00742129">
            <w:pPr>
              <w:pStyle w:val="Tabelleberschrift"/>
            </w:pPr>
            <w:r>
              <w:t>k</w:t>
            </w:r>
            <w:r w:rsidRPr="00951171">
              <w:rPr>
                <w:vertAlign w:val="subscript"/>
              </w:rPr>
              <w:t>1</w:t>
            </w:r>
          </w:p>
        </w:tc>
        <w:tc>
          <w:tcPr>
            <w:tcW w:w="840" w:type="dxa"/>
            <w:tcBorders>
              <w:right w:val="nil"/>
            </w:tcBorders>
          </w:tcPr>
          <w:p w14:paraId="6981C47D" w14:textId="77777777" w:rsidR="002B61FA" w:rsidRDefault="002B61FA" w:rsidP="00742129">
            <w:pPr>
              <w:pStyle w:val="Tabelleberschrift"/>
            </w:pPr>
            <w:r>
              <w:t>k</w:t>
            </w:r>
            <w:r w:rsidRPr="00951171">
              <w:rPr>
                <w:vertAlign w:val="subscript"/>
              </w:rPr>
              <w:t>2</w:t>
            </w:r>
          </w:p>
        </w:tc>
      </w:tr>
      <w:tr w:rsidR="002B61FA" w14:paraId="7A4A17B8" w14:textId="77777777" w:rsidTr="00742129">
        <w:tc>
          <w:tcPr>
            <w:tcW w:w="3261" w:type="dxa"/>
            <w:tcBorders>
              <w:left w:val="nil"/>
              <w:bottom w:val="nil"/>
              <w:right w:val="nil"/>
            </w:tcBorders>
          </w:tcPr>
          <w:p w14:paraId="0A01A2DC" w14:textId="77777777" w:rsidR="002B61FA" w:rsidRDefault="002B61FA" w:rsidP="00742129">
            <w:pPr>
              <w:pStyle w:val="TabelleInhalt"/>
            </w:pPr>
            <w:r>
              <w:t>Spruce</w:t>
            </w:r>
          </w:p>
        </w:tc>
        <w:tc>
          <w:tcPr>
            <w:tcW w:w="992" w:type="dxa"/>
            <w:tcBorders>
              <w:left w:val="nil"/>
              <w:bottom w:val="nil"/>
              <w:right w:val="nil"/>
            </w:tcBorders>
          </w:tcPr>
          <w:p w14:paraId="7BD18DB6" w14:textId="77777777" w:rsidR="002B61FA" w:rsidRDefault="002B61FA" w:rsidP="00742129">
            <w:pPr>
              <w:pStyle w:val="TabelleInhaltZahlen"/>
            </w:pPr>
            <w:r>
              <w:t>0.75285</w:t>
            </w:r>
          </w:p>
        </w:tc>
        <w:tc>
          <w:tcPr>
            <w:tcW w:w="992" w:type="dxa"/>
            <w:tcBorders>
              <w:left w:val="nil"/>
              <w:bottom w:val="nil"/>
              <w:right w:val="nil"/>
            </w:tcBorders>
          </w:tcPr>
          <w:p w14:paraId="31367D5F" w14:textId="77777777" w:rsidR="002B61FA" w:rsidRDefault="002B61FA" w:rsidP="00742129">
            <w:pPr>
              <w:pStyle w:val="TabelleInhaltZahlen"/>
            </w:pPr>
            <w:r>
              <w:t>2.84985</w:t>
            </w:r>
          </w:p>
        </w:tc>
        <w:tc>
          <w:tcPr>
            <w:tcW w:w="992" w:type="dxa"/>
            <w:tcBorders>
              <w:left w:val="nil"/>
              <w:bottom w:val="nil"/>
              <w:right w:val="nil"/>
            </w:tcBorders>
          </w:tcPr>
          <w:p w14:paraId="127481E7" w14:textId="77777777" w:rsidR="002B61FA" w:rsidRDefault="002B61FA" w:rsidP="00742129">
            <w:pPr>
              <w:pStyle w:val="TabelleInhaltZahlen"/>
            </w:pPr>
            <w:r>
              <w:t>6.03036</w:t>
            </w:r>
          </w:p>
        </w:tc>
        <w:tc>
          <w:tcPr>
            <w:tcW w:w="993" w:type="dxa"/>
            <w:tcBorders>
              <w:left w:val="nil"/>
              <w:bottom w:val="nil"/>
              <w:right w:val="nil"/>
            </w:tcBorders>
          </w:tcPr>
          <w:p w14:paraId="1AA82CF9" w14:textId="77777777" w:rsidR="002B61FA" w:rsidRDefault="002B61FA" w:rsidP="00742129">
            <w:pPr>
              <w:pStyle w:val="TabelleInhaltZahlen"/>
            </w:pPr>
            <w:r>
              <w:t>0.62188</w:t>
            </w:r>
          </w:p>
        </w:tc>
        <w:tc>
          <w:tcPr>
            <w:tcW w:w="992" w:type="dxa"/>
            <w:tcBorders>
              <w:left w:val="nil"/>
              <w:bottom w:val="nil"/>
              <w:right w:val="nil"/>
            </w:tcBorders>
          </w:tcPr>
          <w:p w14:paraId="40D20CD2" w14:textId="77777777" w:rsidR="002B61FA" w:rsidRDefault="002B61FA" w:rsidP="00742129">
            <w:pPr>
              <w:pStyle w:val="TabelleInhaltZahlen"/>
            </w:pPr>
            <w:r>
              <w:t>42.0</w:t>
            </w:r>
          </w:p>
        </w:tc>
        <w:tc>
          <w:tcPr>
            <w:tcW w:w="840" w:type="dxa"/>
            <w:tcBorders>
              <w:left w:val="nil"/>
              <w:bottom w:val="nil"/>
              <w:right w:val="nil"/>
            </w:tcBorders>
          </w:tcPr>
          <w:p w14:paraId="5542AF40" w14:textId="77777777" w:rsidR="002B61FA" w:rsidRDefault="002B61FA" w:rsidP="00742129">
            <w:pPr>
              <w:pStyle w:val="TabelleInhaltZahlen"/>
            </w:pPr>
            <w:r>
              <w:t>24.0</w:t>
            </w:r>
          </w:p>
        </w:tc>
      </w:tr>
      <w:tr w:rsidR="002B61FA" w14:paraId="6E1CEDEB" w14:textId="77777777" w:rsidTr="00742129">
        <w:tc>
          <w:tcPr>
            <w:tcW w:w="3261" w:type="dxa"/>
            <w:tcBorders>
              <w:top w:val="nil"/>
              <w:left w:val="nil"/>
              <w:bottom w:val="nil"/>
              <w:right w:val="nil"/>
            </w:tcBorders>
          </w:tcPr>
          <w:p w14:paraId="077CD626" w14:textId="77777777" w:rsidR="002B61FA" w:rsidRDefault="002B61FA" w:rsidP="00742129">
            <w:pPr>
              <w:pStyle w:val="TabelleInhalt"/>
            </w:pPr>
            <w:r>
              <w:t>Pine</w:t>
            </w:r>
          </w:p>
        </w:tc>
        <w:tc>
          <w:tcPr>
            <w:tcW w:w="992" w:type="dxa"/>
            <w:tcBorders>
              <w:top w:val="nil"/>
              <w:left w:val="nil"/>
              <w:bottom w:val="nil"/>
              <w:right w:val="nil"/>
            </w:tcBorders>
          </w:tcPr>
          <w:p w14:paraId="5B301D49" w14:textId="77777777" w:rsidR="002B61FA" w:rsidRDefault="002B61FA" w:rsidP="00742129">
            <w:pPr>
              <w:pStyle w:val="TabelleInhaltZahlen"/>
            </w:pPr>
            <w:r>
              <w:t>0.33778</w:t>
            </w:r>
          </w:p>
        </w:tc>
        <w:tc>
          <w:tcPr>
            <w:tcW w:w="992" w:type="dxa"/>
            <w:tcBorders>
              <w:top w:val="nil"/>
              <w:left w:val="nil"/>
              <w:bottom w:val="nil"/>
              <w:right w:val="nil"/>
            </w:tcBorders>
          </w:tcPr>
          <w:p w14:paraId="5FE05D2C" w14:textId="77777777" w:rsidR="002B61FA" w:rsidRDefault="002B61FA" w:rsidP="00742129">
            <w:pPr>
              <w:pStyle w:val="TabelleInhaltZahlen"/>
            </w:pPr>
            <w:r>
              <w:t>2.84055</w:t>
            </w:r>
          </w:p>
        </w:tc>
        <w:tc>
          <w:tcPr>
            <w:tcW w:w="992" w:type="dxa"/>
            <w:tcBorders>
              <w:top w:val="nil"/>
              <w:left w:val="nil"/>
              <w:bottom w:val="nil"/>
              <w:right w:val="nil"/>
            </w:tcBorders>
          </w:tcPr>
          <w:p w14:paraId="3D635127" w14:textId="77777777" w:rsidR="002B61FA" w:rsidRDefault="002B61FA" w:rsidP="00742129">
            <w:pPr>
              <w:pStyle w:val="TabelleInhaltZahlen"/>
            </w:pPr>
            <w:r>
              <w:t>6.34964</w:t>
            </w:r>
          </w:p>
        </w:tc>
        <w:tc>
          <w:tcPr>
            <w:tcW w:w="993" w:type="dxa"/>
            <w:tcBorders>
              <w:top w:val="nil"/>
              <w:left w:val="nil"/>
              <w:bottom w:val="nil"/>
              <w:right w:val="nil"/>
            </w:tcBorders>
          </w:tcPr>
          <w:p w14:paraId="262D1BC9" w14:textId="77777777" w:rsidR="002B61FA" w:rsidRDefault="002B61FA" w:rsidP="00742129">
            <w:pPr>
              <w:pStyle w:val="TabelleInhaltZahlen"/>
            </w:pPr>
            <w:r>
              <w:t>0.62755</w:t>
            </w:r>
          </w:p>
        </w:tc>
        <w:tc>
          <w:tcPr>
            <w:tcW w:w="992" w:type="dxa"/>
            <w:tcBorders>
              <w:top w:val="nil"/>
              <w:left w:val="nil"/>
              <w:bottom w:val="nil"/>
              <w:right w:val="nil"/>
            </w:tcBorders>
          </w:tcPr>
          <w:p w14:paraId="2B8FC6F6" w14:textId="77777777" w:rsidR="002B61FA" w:rsidRDefault="002B61FA" w:rsidP="00742129">
            <w:pPr>
              <w:pStyle w:val="TabelleInhaltZahlen"/>
            </w:pPr>
            <w:r>
              <w:t>18.0</w:t>
            </w:r>
          </w:p>
        </w:tc>
        <w:tc>
          <w:tcPr>
            <w:tcW w:w="840" w:type="dxa"/>
            <w:tcBorders>
              <w:top w:val="nil"/>
              <w:left w:val="nil"/>
              <w:bottom w:val="nil"/>
              <w:right w:val="nil"/>
            </w:tcBorders>
          </w:tcPr>
          <w:p w14:paraId="45D09625" w14:textId="77777777" w:rsidR="002B61FA" w:rsidRDefault="002B61FA" w:rsidP="00742129">
            <w:pPr>
              <w:pStyle w:val="TabelleInhaltZahlen"/>
            </w:pPr>
            <w:r>
              <w:t>23.0</w:t>
            </w:r>
          </w:p>
        </w:tc>
      </w:tr>
      <w:tr w:rsidR="002B61FA" w14:paraId="4D8CCBDE" w14:textId="77777777" w:rsidTr="00742129">
        <w:tc>
          <w:tcPr>
            <w:tcW w:w="3261" w:type="dxa"/>
            <w:tcBorders>
              <w:top w:val="nil"/>
              <w:left w:val="nil"/>
              <w:bottom w:val="nil"/>
              <w:right w:val="nil"/>
            </w:tcBorders>
          </w:tcPr>
          <w:p w14:paraId="66E04076" w14:textId="77777777" w:rsidR="002B61FA" w:rsidRDefault="002B61FA" w:rsidP="00742129">
            <w:pPr>
              <w:pStyle w:val="TabelleInhalt"/>
            </w:pPr>
            <w:r>
              <w:t>Beech</w:t>
            </w:r>
          </w:p>
        </w:tc>
        <w:tc>
          <w:tcPr>
            <w:tcW w:w="992" w:type="dxa"/>
            <w:tcBorders>
              <w:top w:val="nil"/>
              <w:left w:val="nil"/>
              <w:bottom w:val="nil"/>
              <w:right w:val="nil"/>
            </w:tcBorders>
          </w:tcPr>
          <w:p w14:paraId="4415E4E1" w14:textId="77777777" w:rsidR="002B61FA" w:rsidRDefault="002B61FA" w:rsidP="00742129">
            <w:pPr>
              <w:pStyle w:val="TabelleInhaltZahlen"/>
            </w:pPr>
            <w:r>
              <w:t>0.16787</w:t>
            </w:r>
          </w:p>
        </w:tc>
        <w:tc>
          <w:tcPr>
            <w:tcW w:w="992" w:type="dxa"/>
            <w:tcBorders>
              <w:top w:val="nil"/>
              <w:left w:val="nil"/>
              <w:bottom w:val="nil"/>
              <w:right w:val="nil"/>
            </w:tcBorders>
          </w:tcPr>
          <w:p w14:paraId="16FA68CD" w14:textId="77777777" w:rsidR="002B61FA" w:rsidRDefault="002B61FA" w:rsidP="00742129">
            <w:pPr>
              <w:pStyle w:val="TabelleInhaltZahlen"/>
            </w:pPr>
            <w:r>
              <w:t>6.25452</w:t>
            </w:r>
          </w:p>
        </w:tc>
        <w:tc>
          <w:tcPr>
            <w:tcW w:w="992" w:type="dxa"/>
            <w:tcBorders>
              <w:top w:val="nil"/>
              <w:left w:val="nil"/>
              <w:bottom w:val="nil"/>
              <w:right w:val="nil"/>
            </w:tcBorders>
          </w:tcPr>
          <w:p w14:paraId="1F934AE1" w14:textId="77777777" w:rsidR="002B61FA" w:rsidRDefault="002B61FA" w:rsidP="00742129">
            <w:pPr>
              <w:pStyle w:val="TabelleInhaltZahlen"/>
            </w:pPr>
            <w:r>
              <w:t>6.64745</w:t>
            </w:r>
          </w:p>
        </w:tc>
        <w:tc>
          <w:tcPr>
            <w:tcW w:w="993" w:type="dxa"/>
            <w:tcBorders>
              <w:top w:val="nil"/>
              <w:left w:val="nil"/>
              <w:bottom w:val="nil"/>
              <w:right w:val="nil"/>
            </w:tcBorders>
          </w:tcPr>
          <w:p w14:paraId="70AC5B5F" w14:textId="77777777" w:rsidR="002B61FA" w:rsidRDefault="002B61FA" w:rsidP="00742129">
            <w:pPr>
              <w:pStyle w:val="TabelleInhaltZahlen"/>
            </w:pPr>
            <w:r>
              <w:t>0.80745</w:t>
            </w:r>
          </w:p>
        </w:tc>
        <w:tc>
          <w:tcPr>
            <w:tcW w:w="992" w:type="dxa"/>
            <w:tcBorders>
              <w:top w:val="nil"/>
              <w:left w:val="nil"/>
              <w:bottom w:val="nil"/>
              <w:right w:val="nil"/>
            </w:tcBorders>
          </w:tcPr>
          <w:p w14:paraId="1F3A5036" w14:textId="77777777" w:rsidR="002B61FA" w:rsidRDefault="002B61FA" w:rsidP="00742129">
            <w:pPr>
              <w:pStyle w:val="TabelleInhaltZahlen"/>
            </w:pPr>
            <w:r>
              <w:t>11.0</w:t>
            </w:r>
          </w:p>
        </w:tc>
        <w:tc>
          <w:tcPr>
            <w:tcW w:w="840" w:type="dxa"/>
            <w:tcBorders>
              <w:top w:val="nil"/>
              <w:left w:val="nil"/>
              <w:bottom w:val="nil"/>
              <w:right w:val="nil"/>
            </w:tcBorders>
          </w:tcPr>
          <w:p w14:paraId="1B23F578" w14:textId="77777777" w:rsidR="002B61FA" w:rsidRDefault="002B61FA" w:rsidP="00742129">
            <w:pPr>
              <w:pStyle w:val="TabelleInhaltZahlen"/>
            </w:pPr>
            <w:r>
              <w:t>18.8</w:t>
            </w:r>
          </w:p>
        </w:tc>
      </w:tr>
      <w:tr w:rsidR="002B61FA" w14:paraId="5968B32C" w14:textId="77777777" w:rsidTr="00742129">
        <w:tc>
          <w:tcPr>
            <w:tcW w:w="3261" w:type="dxa"/>
            <w:tcBorders>
              <w:top w:val="nil"/>
              <w:left w:val="nil"/>
              <w:bottom w:val="nil"/>
              <w:right w:val="nil"/>
            </w:tcBorders>
          </w:tcPr>
          <w:p w14:paraId="2D75E43C" w14:textId="77777777" w:rsidR="002B61FA" w:rsidRDefault="002B61FA" w:rsidP="00742129">
            <w:pPr>
              <w:pStyle w:val="TabelleInhalt"/>
            </w:pPr>
            <w:r>
              <w:t>Oak</w:t>
            </w:r>
          </w:p>
        </w:tc>
        <w:tc>
          <w:tcPr>
            <w:tcW w:w="992" w:type="dxa"/>
            <w:tcBorders>
              <w:top w:val="nil"/>
              <w:left w:val="nil"/>
              <w:bottom w:val="nil"/>
              <w:right w:val="nil"/>
            </w:tcBorders>
          </w:tcPr>
          <w:p w14:paraId="1EC18A72" w14:textId="77777777" w:rsidR="002B61FA" w:rsidRDefault="002B61FA" w:rsidP="00742129">
            <w:pPr>
              <w:pStyle w:val="TabelleInhaltZahlen"/>
            </w:pPr>
            <w:r>
              <w:t>0.09428</w:t>
            </w:r>
          </w:p>
        </w:tc>
        <w:tc>
          <w:tcPr>
            <w:tcW w:w="992" w:type="dxa"/>
            <w:tcBorders>
              <w:top w:val="nil"/>
              <w:left w:val="nil"/>
              <w:bottom w:val="nil"/>
              <w:right w:val="nil"/>
            </w:tcBorders>
          </w:tcPr>
          <w:p w14:paraId="01E8F72F" w14:textId="77777777" w:rsidR="002B61FA" w:rsidRDefault="002B61FA" w:rsidP="00742129">
            <w:pPr>
              <w:pStyle w:val="TabelleInhaltZahlen"/>
            </w:pPr>
            <w:r>
              <w:t>10.26998</w:t>
            </w:r>
          </w:p>
        </w:tc>
        <w:tc>
          <w:tcPr>
            <w:tcW w:w="992" w:type="dxa"/>
            <w:tcBorders>
              <w:top w:val="nil"/>
              <w:left w:val="nil"/>
              <w:bottom w:val="nil"/>
              <w:right w:val="nil"/>
            </w:tcBorders>
          </w:tcPr>
          <w:p w14:paraId="615F694A" w14:textId="77777777" w:rsidR="002B61FA" w:rsidRDefault="002B61FA" w:rsidP="00742129">
            <w:pPr>
              <w:pStyle w:val="TabelleInhaltZahlen"/>
            </w:pPr>
            <w:r>
              <w:t>8.13894</w:t>
            </w:r>
          </w:p>
        </w:tc>
        <w:tc>
          <w:tcPr>
            <w:tcW w:w="993" w:type="dxa"/>
            <w:tcBorders>
              <w:top w:val="nil"/>
              <w:left w:val="nil"/>
              <w:bottom w:val="nil"/>
              <w:right w:val="nil"/>
            </w:tcBorders>
          </w:tcPr>
          <w:p w14:paraId="245723F6" w14:textId="77777777" w:rsidR="002B61FA" w:rsidRDefault="002B61FA" w:rsidP="00742129">
            <w:pPr>
              <w:pStyle w:val="TabelleInhaltZahlen"/>
            </w:pPr>
            <w:r>
              <w:t>0.55845</w:t>
            </w:r>
          </w:p>
        </w:tc>
        <w:tc>
          <w:tcPr>
            <w:tcW w:w="992" w:type="dxa"/>
            <w:tcBorders>
              <w:top w:val="nil"/>
              <w:left w:val="nil"/>
              <w:bottom w:val="nil"/>
              <w:right w:val="nil"/>
            </w:tcBorders>
          </w:tcPr>
          <w:p w14:paraId="3E0B6A4F" w14:textId="77777777" w:rsidR="002B61FA" w:rsidRDefault="002B61FA" w:rsidP="00742129">
            <w:pPr>
              <w:pStyle w:val="TabelleInhaltZahlen"/>
            </w:pPr>
            <w:r>
              <w:t>400.0</w:t>
            </w:r>
          </w:p>
        </w:tc>
        <w:tc>
          <w:tcPr>
            <w:tcW w:w="840" w:type="dxa"/>
            <w:tcBorders>
              <w:top w:val="nil"/>
              <w:left w:val="nil"/>
              <w:bottom w:val="nil"/>
              <w:right w:val="nil"/>
            </w:tcBorders>
          </w:tcPr>
          <w:p w14:paraId="56FA3FA6" w14:textId="77777777" w:rsidR="002B61FA" w:rsidRDefault="002B61FA" w:rsidP="00742129">
            <w:pPr>
              <w:pStyle w:val="TabelleInhaltZahlen"/>
            </w:pPr>
            <w:r>
              <w:t>12.1</w:t>
            </w:r>
          </w:p>
        </w:tc>
      </w:tr>
      <w:tr w:rsidR="002B61FA" w14:paraId="086C318E" w14:textId="77777777" w:rsidTr="00742129">
        <w:tc>
          <w:tcPr>
            <w:tcW w:w="3261" w:type="dxa"/>
            <w:tcBorders>
              <w:top w:val="nil"/>
              <w:left w:val="nil"/>
              <w:right w:val="nil"/>
            </w:tcBorders>
          </w:tcPr>
          <w:p w14:paraId="20AE8018" w14:textId="1418D577" w:rsidR="002B61FA" w:rsidRDefault="00D44AC7" w:rsidP="00742129">
            <w:pPr>
              <w:pStyle w:val="TabelleInhalt"/>
            </w:pPr>
            <w:r>
              <w:t>SLB</w:t>
            </w:r>
          </w:p>
        </w:tc>
        <w:tc>
          <w:tcPr>
            <w:tcW w:w="992" w:type="dxa"/>
            <w:tcBorders>
              <w:top w:val="nil"/>
              <w:left w:val="nil"/>
              <w:right w:val="nil"/>
            </w:tcBorders>
          </w:tcPr>
          <w:p w14:paraId="6174DBC7" w14:textId="77777777" w:rsidR="002B61FA" w:rsidRDefault="002B61FA" w:rsidP="00742129">
            <w:pPr>
              <w:pStyle w:val="TabelleInhaltZahlen"/>
            </w:pPr>
            <w:r>
              <w:t>0.27278</w:t>
            </w:r>
          </w:p>
        </w:tc>
        <w:tc>
          <w:tcPr>
            <w:tcW w:w="992" w:type="dxa"/>
            <w:tcBorders>
              <w:top w:val="nil"/>
              <w:left w:val="nil"/>
              <w:right w:val="nil"/>
            </w:tcBorders>
          </w:tcPr>
          <w:p w14:paraId="5B2050EF" w14:textId="77777777" w:rsidR="002B61FA" w:rsidRDefault="002B61FA" w:rsidP="00742129">
            <w:pPr>
              <w:pStyle w:val="TabelleInhaltZahlen"/>
            </w:pPr>
            <w:r>
              <w:t>4.19240</w:t>
            </w:r>
          </w:p>
        </w:tc>
        <w:tc>
          <w:tcPr>
            <w:tcW w:w="992" w:type="dxa"/>
            <w:tcBorders>
              <w:top w:val="nil"/>
              <w:left w:val="nil"/>
              <w:right w:val="nil"/>
            </w:tcBorders>
          </w:tcPr>
          <w:p w14:paraId="01CDD365" w14:textId="77777777" w:rsidR="002B61FA" w:rsidRDefault="002B61FA" w:rsidP="00742129">
            <w:pPr>
              <w:pStyle w:val="TabelleInhaltZahlen"/>
            </w:pPr>
            <w:r>
              <w:t>5.96298</w:t>
            </w:r>
          </w:p>
        </w:tc>
        <w:tc>
          <w:tcPr>
            <w:tcW w:w="993" w:type="dxa"/>
            <w:tcBorders>
              <w:top w:val="nil"/>
              <w:left w:val="nil"/>
              <w:right w:val="nil"/>
            </w:tcBorders>
          </w:tcPr>
          <w:p w14:paraId="503372C0" w14:textId="77777777" w:rsidR="002B61FA" w:rsidRDefault="002B61FA" w:rsidP="00742129">
            <w:pPr>
              <w:pStyle w:val="TabelleInhaltZahlen"/>
            </w:pPr>
            <w:r>
              <w:t>0.81031</w:t>
            </w:r>
          </w:p>
        </w:tc>
        <w:tc>
          <w:tcPr>
            <w:tcW w:w="992" w:type="dxa"/>
            <w:tcBorders>
              <w:top w:val="nil"/>
              <w:left w:val="nil"/>
              <w:right w:val="nil"/>
            </w:tcBorders>
          </w:tcPr>
          <w:p w14:paraId="60C61E45" w14:textId="77777777" w:rsidR="002B61FA" w:rsidRDefault="002B61FA" w:rsidP="00742129">
            <w:pPr>
              <w:pStyle w:val="TabelleInhaltZahlen"/>
            </w:pPr>
            <w:r>
              <w:t>13.7</w:t>
            </w:r>
          </w:p>
        </w:tc>
        <w:tc>
          <w:tcPr>
            <w:tcW w:w="840" w:type="dxa"/>
            <w:tcBorders>
              <w:top w:val="nil"/>
              <w:left w:val="nil"/>
              <w:right w:val="nil"/>
            </w:tcBorders>
          </w:tcPr>
          <w:p w14:paraId="2B842AD7" w14:textId="77777777" w:rsidR="002B61FA" w:rsidRDefault="002B61FA" w:rsidP="00742129">
            <w:pPr>
              <w:pStyle w:val="TabelleInhaltZahlen"/>
            </w:pPr>
            <w:r>
              <w:t>50.0</w:t>
            </w:r>
          </w:p>
        </w:tc>
      </w:tr>
    </w:tbl>
    <w:p w14:paraId="175CFC62" w14:textId="77777777" w:rsidR="004D7807" w:rsidRDefault="004D7807" w:rsidP="0071157E"/>
    <w:p w14:paraId="741F6B37" w14:textId="4AF3184C" w:rsidR="007D024F" w:rsidRDefault="00DA1731" w:rsidP="0071157E">
      <w:r>
        <w:t>AGB of l</w:t>
      </w:r>
      <w:r w:rsidR="0021085F">
        <w:t>arge trees with a DBH above a certain species-related threshold value (</w:t>
      </w:r>
      <w:r>
        <w:t>spruce </w:t>
      </w:r>
      <w:r w:rsidRPr="00BD204B">
        <w:rPr>
          <w:rFonts w:cstheme="minorHAnsi"/>
        </w:rPr>
        <w:t>≥</w:t>
      </w:r>
      <w:r>
        <w:rPr>
          <w:rFonts w:cstheme="minorHAnsi"/>
        </w:rPr>
        <w:t> 69 cm; pine </w:t>
      </w:r>
      <w:r w:rsidRPr="00BD204B">
        <w:rPr>
          <w:rFonts w:cstheme="minorHAnsi"/>
        </w:rPr>
        <w:t>≥</w:t>
      </w:r>
      <w:r>
        <w:rPr>
          <w:rFonts w:cstheme="minorHAnsi"/>
        </w:rPr>
        <w:t> 59 cm; beech </w:t>
      </w:r>
      <w:r w:rsidRPr="00BD204B">
        <w:rPr>
          <w:rFonts w:cstheme="minorHAnsi"/>
        </w:rPr>
        <w:t>≥</w:t>
      </w:r>
      <w:r>
        <w:rPr>
          <w:rFonts w:cstheme="minorHAnsi"/>
        </w:rPr>
        <w:t> 86 cm; oak </w:t>
      </w:r>
      <w:r w:rsidRPr="00BD204B">
        <w:rPr>
          <w:rFonts w:cstheme="minorHAnsi"/>
        </w:rPr>
        <w:t>≥</w:t>
      </w:r>
      <w:r>
        <w:rPr>
          <w:rFonts w:cstheme="minorHAnsi"/>
        </w:rPr>
        <w:t> 94 cm; SLB </w:t>
      </w:r>
      <w:r w:rsidRPr="00BD204B">
        <w:rPr>
          <w:rFonts w:cstheme="minorHAnsi"/>
        </w:rPr>
        <w:t>≥</w:t>
      </w:r>
      <w:r>
        <w:rPr>
          <w:rFonts w:cstheme="minorHAnsi"/>
        </w:rPr>
        <w:t xml:space="preserve"> 113 cm</w:t>
      </w:r>
      <w:r w:rsidR="0021085F">
        <w:t xml:space="preserve">) </w:t>
      </w:r>
      <w:r>
        <w:t>are calculated 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2E048999" w14:textId="77777777" w:rsidTr="00742129">
        <w:tc>
          <w:tcPr>
            <w:tcW w:w="7650" w:type="dxa"/>
          </w:tcPr>
          <w:p w14:paraId="045F15FD" w14:textId="77777777" w:rsidR="00461950" w:rsidRPr="00461950" w:rsidRDefault="00EB54D1" w:rsidP="00742129">
            <w:pPr>
              <w:jc w:val="center"/>
              <w:rPr>
                <w:rFonts w:eastAsiaTheme="minorEastAsia"/>
              </w:rPr>
            </w:pPr>
            <m:oMathPara>
              <m:oMath>
                <m:sSub>
                  <m:sSubPr>
                    <m:ctrlPr>
                      <w:rPr>
                        <w:rFonts w:ascii="Cambria Math" w:hAnsi="Cambria Math"/>
                        <w:i/>
                      </w:rPr>
                    </m:ctrlPr>
                  </m:sSubPr>
                  <m:e>
                    <m:r>
                      <w:rPr>
                        <w:rFonts w:ascii="Cambria Math" w:hAnsi="Cambria Math"/>
                      </w:rPr>
                      <m:t>AGB</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(DBH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DBH-</m:t>
                        </m:r>
                        <m:sSub>
                          <m:sSubPr>
                            <m:ctrlPr>
                              <w:rPr>
                                <w:rFonts w:ascii="Cambria Math" w:hAnsi="Cambria Math"/>
                                <w:i/>
                              </w:rPr>
                            </m:ctrlPr>
                          </m:sSubPr>
                          <m:e>
                            <m:r>
                              <w:rPr>
                                <w:rFonts w:ascii="Cambria Math" w:hAnsi="Cambria Math"/>
                              </w:rPr>
                              <m:t>DBH</m:t>
                            </m:r>
                          </m:e>
                          <m:sub>
                            <m:r>
                              <w:rPr>
                                <w:rFonts w:ascii="Cambria Math" w:hAnsi="Cambria Math"/>
                              </w:rPr>
                              <m:t>s</m:t>
                            </m:r>
                          </m:sub>
                        </m:sSub>
                      </m:e>
                    </m:d>
                  </m:e>
                </m:d>
              </m:oMath>
            </m:oMathPara>
          </w:p>
          <w:p w14:paraId="26E54832" w14:textId="01B2D248" w:rsidR="00461950" w:rsidRPr="00461950" w:rsidRDefault="00461950" w:rsidP="00742129">
            <w:pPr>
              <w:jc w:val="cente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03s</m:t>
                        </m:r>
                      </m:sub>
                    </m:sSub>
                  </m:e>
                </m:d>
              </m:oMath>
            </m:oMathPara>
          </w:p>
          <w:p w14:paraId="610ECDBD" w14:textId="4F6150D8" w:rsidR="00543ACC" w:rsidRPr="009179FB" w:rsidRDefault="00EB54D1" w:rsidP="00742129">
            <w:pPr>
              <w:jc w:val="center"/>
            </w:pPr>
            <m:oMathPara>
              <m:oMath>
                <m:d>
                  <m:dPr>
                    <m:begChr m:val=""/>
                    <m:endChr m:val="]"/>
                    <m:ctrlPr>
                      <w:rPr>
                        <w:rFonts w:ascii="Cambria Math" w:hAnsi="Cambria Math"/>
                        <w:i/>
                      </w:rPr>
                    </m:ctrlPr>
                  </m:dPr>
                  <m:e>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s</m:t>
                            </m:r>
                          </m:sub>
                        </m:sSub>
                      </m:den>
                    </m:f>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e>
                </m:d>
              </m:oMath>
            </m:oMathPara>
          </w:p>
        </w:tc>
        <w:tc>
          <w:tcPr>
            <w:tcW w:w="1412" w:type="dxa"/>
            <w:vAlign w:val="center"/>
          </w:tcPr>
          <w:p w14:paraId="0FF7BC6E" w14:textId="02F762AA"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7</w:t>
            </w:r>
            <w:r>
              <w:fldChar w:fldCharType="end"/>
            </w:r>
          </w:p>
        </w:tc>
      </w:tr>
    </w:tbl>
    <w:p w14:paraId="4244CF6E" w14:textId="613C750B" w:rsidR="00543ACC" w:rsidRPr="00461950" w:rsidRDefault="00543ACC" w:rsidP="00543ACC">
      <w:r>
        <w:t xml:space="preserve">with </w:t>
      </w:r>
      <w:r w:rsidR="00461950">
        <w:t>B</w:t>
      </w:r>
      <w:r w:rsidR="00461950" w:rsidRPr="00461950">
        <w:rPr>
          <w:vertAlign w:val="subscript"/>
        </w:rPr>
        <w:t>s</w:t>
      </w:r>
      <w:r w:rsidR="00461950">
        <w:t xml:space="preserve"> being the biomass at the species-related threshold diameter DBH</w:t>
      </w:r>
      <w:r w:rsidR="00461950" w:rsidRPr="00461950">
        <w:rPr>
          <w:vertAlign w:val="subscript"/>
        </w:rPr>
        <w:t>s</w:t>
      </w:r>
      <w:r w:rsidR="00461950">
        <w:t>, the species-related parameters D</w:t>
      </w:r>
      <w:r w:rsidR="00461950" w:rsidRPr="00461950">
        <w:rPr>
          <w:vertAlign w:val="subscript"/>
        </w:rPr>
        <w:t>03s</w:t>
      </w:r>
      <w:r w:rsidR="00461950">
        <w:t xml:space="preserve"> </w:t>
      </w:r>
      <w:r w:rsidR="0021085F">
        <w:t>(Eq. </w:t>
      </w:r>
      <w:r w:rsidR="0021085F">
        <w:fldChar w:fldCharType="begin"/>
      </w:r>
      <w:r w:rsidR="0021085F">
        <w:instrText xml:space="preserve"> REF _Ref150185721 \h </w:instrText>
      </w:r>
      <w:r w:rsidR="0021085F">
        <w:fldChar w:fldCharType="separate"/>
      </w:r>
      <w:r w:rsidR="009143AF">
        <w:rPr>
          <w:noProof/>
        </w:rPr>
        <w:t>8</w:t>
      </w:r>
      <w:r w:rsidR="0021085F">
        <w:fldChar w:fldCharType="end"/>
      </w:r>
      <w:r w:rsidR="0021085F">
        <w:t xml:space="preserve">) </w:t>
      </w:r>
      <w:r w:rsidR="00461950">
        <w:t>and H</w:t>
      </w:r>
      <w:r w:rsidR="00461950" w:rsidRPr="00461950">
        <w:rPr>
          <w:vertAlign w:val="subscript"/>
        </w:rPr>
        <w:t>s</w:t>
      </w:r>
      <w:r w:rsidR="00461950">
        <w:t xml:space="preserve"> </w:t>
      </w:r>
      <w:r w:rsidR="0021085F">
        <w:t>(Eq. </w:t>
      </w:r>
      <w:r w:rsidR="0021085F">
        <w:fldChar w:fldCharType="begin"/>
      </w:r>
      <w:r w:rsidR="0021085F">
        <w:instrText xml:space="preserve"> REF _Ref150185728 \h </w:instrText>
      </w:r>
      <w:r w:rsidR="0021085F">
        <w:fldChar w:fldCharType="separate"/>
      </w:r>
      <w:r w:rsidR="009143AF">
        <w:rPr>
          <w:noProof/>
        </w:rPr>
        <w:t>9</w:t>
      </w:r>
      <w:r w:rsidR="0021085F">
        <w:fldChar w:fldCharType="end"/>
      </w:r>
      <w:r w:rsidR="0021085F">
        <w:t xml:space="preserve">) </w:t>
      </w:r>
      <w:r w:rsidR="00461950">
        <w:t>at DBH</w:t>
      </w:r>
      <w:r w:rsidR="00461950" w:rsidRPr="00461950">
        <w:rPr>
          <w:vertAlign w:val="subscript"/>
        </w:rPr>
        <w:t>s</w:t>
      </w:r>
      <w:r w:rsidR="00461950">
        <w:t xml:space="preserve"> and the species-related coefficients b</w:t>
      </w:r>
      <w:proofErr w:type="gramStart"/>
      <w:r w:rsidR="00461950">
        <w:rPr>
          <w:vertAlign w:val="subscript"/>
        </w:rPr>
        <w:t>0,s</w:t>
      </w:r>
      <w:proofErr w:type="gramEnd"/>
      <w:r w:rsidR="00461950">
        <w:rPr>
          <w:vertAlign w:val="subscript"/>
        </w:rPr>
        <w:t>,3</w:t>
      </w:r>
      <w:r w:rsidR="00461950">
        <w:t>, c</w:t>
      </w:r>
      <w:r w:rsidR="00461950" w:rsidRPr="00461950">
        <w:rPr>
          <w:vertAlign w:val="subscript"/>
        </w:rPr>
        <w:t>0,1</w:t>
      </w:r>
      <w:r w:rsidR="00461950">
        <w:t>, a and b</w:t>
      </w:r>
      <w:r w:rsidR="0021085F">
        <w:t xml:space="preserve"> (</w:t>
      </w:r>
      <w:r w:rsidR="0021085F">
        <w:fldChar w:fldCharType="begin"/>
      </w:r>
      <w:r w:rsidR="0021085F">
        <w:instrText xml:space="preserve"> REF _Ref150024828 \h </w:instrText>
      </w:r>
      <w:r w:rsidR="0021085F">
        <w:fldChar w:fldCharType="separate"/>
      </w:r>
      <w:r w:rsidR="005C5CC7">
        <w:t>Tab. </w:t>
      </w:r>
      <w:r w:rsidR="005C5CC7">
        <w:rPr>
          <w:noProof/>
        </w:rPr>
        <w:t>9</w:t>
      </w:r>
      <w:r w:rsidR="0021085F">
        <w:fldChar w:fldCharType="end"/>
      </w:r>
      <w:r w:rsidR="0021085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6BC0099F" w14:textId="77777777" w:rsidTr="00543ACC">
        <w:tc>
          <w:tcPr>
            <w:tcW w:w="7650" w:type="dxa"/>
          </w:tcPr>
          <w:p w14:paraId="3A4EEFE8" w14:textId="184277AB" w:rsidR="00543ACC" w:rsidRPr="009179FB" w:rsidRDefault="00EB54D1" w:rsidP="0074212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sup>
                    <m:sSub>
                      <m:sSubPr>
                        <m:ctrlPr>
                          <w:rPr>
                            <w:rFonts w:ascii="Cambria Math" w:hAnsi="Cambria Math"/>
                            <w:i/>
                          </w:rPr>
                        </m:ctrlPr>
                      </m:sSubPr>
                      <m:e>
                        <m:r>
                          <w:rPr>
                            <w:rFonts w:ascii="Cambria Math" w:hAnsi="Cambria Math"/>
                          </w:rPr>
                          <m:t>c</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*DBH</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oMath>
            </m:oMathPara>
          </w:p>
        </w:tc>
        <w:tc>
          <w:tcPr>
            <w:tcW w:w="1412" w:type="dxa"/>
            <w:vAlign w:val="center"/>
          </w:tcPr>
          <w:p w14:paraId="01566DD4" w14:textId="49E522E5" w:rsidR="00543ACC" w:rsidRPr="009179FB" w:rsidRDefault="00543ACC" w:rsidP="00742129">
            <w:pPr>
              <w:pStyle w:val="Beschriftung"/>
              <w:jc w:val="right"/>
            </w:pPr>
            <w:r>
              <w:fldChar w:fldCharType="begin"/>
            </w:r>
            <w:r>
              <w:instrText xml:space="preserve"> SEQ Eq. \* ARABIC </w:instrText>
            </w:r>
            <w:r>
              <w:fldChar w:fldCharType="separate"/>
            </w:r>
            <w:bookmarkStart w:id="53" w:name="_Ref150185721"/>
            <w:r w:rsidR="009143AF">
              <w:rPr>
                <w:noProof/>
              </w:rPr>
              <w:t>8</w:t>
            </w:r>
            <w:bookmarkEnd w:id="53"/>
            <w:r>
              <w:fldChar w:fldCharType="end"/>
            </w:r>
          </w:p>
        </w:tc>
      </w:tr>
      <w:tr w:rsidR="00543ACC" w:rsidRPr="009179FB" w14:paraId="016ADFC9" w14:textId="77777777" w:rsidTr="00543A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0" w:type="dxa"/>
            <w:tcBorders>
              <w:top w:val="nil"/>
              <w:left w:val="nil"/>
              <w:bottom w:val="nil"/>
              <w:right w:val="nil"/>
            </w:tcBorders>
          </w:tcPr>
          <w:p w14:paraId="2F6E740F" w14:textId="78B66150" w:rsidR="00543ACC" w:rsidRPr="009179FB" w:rsidRDefault="00EB54D1" w:rsidP="0074212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DBH</m:t>
                                </m:r>
                              </m:e>
                              <m:sub>
                                <m:r>
                                  <w:rPr>
                                    <w:rFonts w:ascii="Cambria Math" w:hAnsi="Cambria Math"/>
                                  </w:rPr>
                                  <m:t>s</m:t>
                                </m:r>
                              </m:sub>
                            </m:sSub>
                          </m:den>
                        </m:f>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a + </m:t>
                        </m:r>
                        <m:f>
                          <m:fPr>
                            <m:ctrlPr>
                              <w:rPr>
                                <w:rFonts w:ascii="Cambria Math" w:hAnsi="Cambria Math"/>
                                <w:i/>
                              </w:rPr>
                            </m:ctrlPr>
                          </m:fPr>
                          <m:num>
                            <m:r>
                              <w:rPr>
                                <w:rFonts w:ascii="Cambria Math" w:hAnsi="Cambria Math"/>
                              </w:rPr>
                              <m:t>b</m:t>
                            </m:r>
                          </m:num>
                          <m:den>
                            <m:r>
                              <w:rPr>
                                <w:rFonts w:ascii="Cambria Math" w:hAnsi="Cambria Math"/>
                              </w:rPr>
                              <m:t>DBH</m:t>
                            </m:r>
                          </m:den>
                        </m:f>
                      </m:e>
                    </m:d>
                  </m:e>
                  <m:sup>
                    <m:r>
                      <w:rPr>
                        <w:rFonts w:ascii="Cambria Math" w:hAnsi="Cambria Math"/>
                      </w:rPr>
                      <m:t>-3</m:t>
                    </m:r>
                  </m:sup>
                </m:sSup>
              </m:oMath>
            </m:oMathPara>
          </w:p>
        </w:tc>
        <w:tc>
          <w:tcPr>
            <w:tcW w:w="1412" w:type="dxa"/>
            <w:tcBorders>
              <w:top w:val="nil"/>
              <w:left w:val="nil"/>
              <w:bottom w:val="nil"/>
              <w:right w:val="nil"/>
            </w:tcBorders>
          </w:tcPr>
          <w:p w14:paraId="3B67350C" w14:textId="204093F6" w:rsidR="00543ACC" w:rsidRPr="009179FB" w:rsidRDefault="00543ACC" w:rsidP="00742129">
            <w:pPr>
              <w:pStyle w:val="Beschriftung"/>
              <w:jc w:val="right"/>
            </w:pPr>
            <w:r>
              <w:fldChar w:fldCharType="begin"/>
            </w:r>
            <w:r>
              <w:instrText xml:space="preserve"> SEQ Eq. \* ARABIC </w:instrText>
            </w:r>
            <w:r>
              <w:fldChar w:fldCharType="separate"/>
            </w:r>
            <w:bookmarkStart w:id="54" w:name="_Ref150185728"/>
            <w:r w:rsidR="009143AF">
              <w:rPr>
                <w:noProof/>
              </w:rPr>
              <w:t>9</w:t>
            </w:r>
            <w:bookmarkEnd w:id="54"/>
            <w:r>
              <w:fldChar w:fldCharType="end"/>
            </w:r>
          </w:p>
        </w:tc>
      </w:tr>
    </w:tbl>
    <w:p w14:paraId="71655B3E" w14:textId="77777777" w:rsidR="00543ACC" w:rsidRDefault="00543ACC" w:rsidP="00543ACC"/>
    <w:p w14:paraId="4A415A0B" w14:textId="761B44CC" w:rsidR="0021085F" w:rsidRDefault="0021085F" w:rsidP="0021085F">
      <w:r>
        <w:t>For trees with a diameter at breast height of &lt;</w:t>
      </w:r>
      <w:r w:rsidR="005C5CC7">
        <w:t> </w:t>
      </w:r>
      <w:r>
        <w:t>10 cm but with a tree height h</w:t>
      </w:r>
      <w:r w:rsidR="005C5CC7">
        <w:t> </w:t>
      </w:r>
      <w:r w:rsidRPr="00BD204B">
        <w:rPr>
          <w:rFonts w:cstheme="minorHAnsi"/>
        </w:rPr>
        <w:t>≥</w:t>
      </w:r>
      <w:r w:rsidR="005C5CC7">
        <w:t> </w:t>
      </w:r>
      <w:r>
        <w:t xml:space="preserve">1.3 m the above-ground biomass </w:t>
      </w:r>
      <w:r w:rsidR="00DA1731">
        <w:t>function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30857AC1" w14:textId="77777777" w:rsidTr="00742129">
        <w:tc>
          <w:tcPr>
            <w:tcW w:w="7650" w:type="dxa"/>
          </w:tcPr>
          <w:p w14:paraId="7F7EE82A" w14:textId="091D8F32" w:rsidR="00543ACC" w:rsidRPr="009179FB" w:rsidRDefault="00EB54D1"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&lt;10,≥1.3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s</m:t>
                                </m:r>
                              </m:sub>
                            </m:sSub>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(DBH</m:t>
                    </m:r>
                    <m:sSub>
                      <m:sSubPr>
                        <m:ctrlPr>
                          <w:rPr>
                            <w:rFonts w:ascii="Cambria Math" w:hAnsi="Cambria Math"/>
                            <w:i/>
                          </w:rPr>
                        </m:ctrlPr>
                      </m:sSubPr>
                      <m:e>
                        <m:r>
                          <w:rPr>
                            <w:rFonts w:ascii="Cambria Math" w:hAnsi="Cambria Math"/>
                          </w:rPr>
                          <m:t xml:space="preserve"> - d</m:t>
                        </m:r>
                      </m:e>
                      <m:sub>
                        <m:r>
                          <w:rPr>
                            <w:rFonts w:ascii="Cambria Math" w:hAnsi="Cambria Math"/>
                          </w:rPr>
                          <m:t>s</m:t>
                        </m:r>
                      </m:sub>
                    </m:sSub>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DBH</m:t>
                    </m:r>
                  </m:e>
                  <m:sup>
                    <m:r>
                      <w:rPr>
                        <w:rFonts w:ascii="Cambria Math" w:hAnsi="Cambria Math"/>
                      </w:rPr>
                      <m:t>2</m:t>
                    </m:r>
                  </m:sup>
                </m:sSup>
              </m:oMath>
            </m:oMathPara>
          </w:p>
        </w:tc>
        <w:tc>
          <w:tcPr>
            <w:tcW w:w="1412" w:type="dxa"/>
            <w:vAlign w:val="center"/>
          </w:tcPr>
          <w:p w14:paraId="429D885F" w14:textId="1A50BBBB"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10</w:t>
            </w:r>
            <w:r>
              <w:fldChar w:fldCharType="end"/>
            </w:r>
          </w:p>
        </w:tc>
      </w:tr>
    </w:tbl>
    <w:p w14:paraId="021470D1" w14:textId="7157B143" w:rsidR="00543ACC" w:rsidRDefault="00DA1731" w:rsidP="00543ACC">
      <w:r>
        <w:t xml:space="preserve">is used </w:t>
      </w:r>
      <w:r w:rsidR="002B61FA">
        <w:t>with D</w:t>
      </w:r>
      <w:r>
        <w:rPr>
          <w:vertAlign w:val="subscript"/>
        </w:rPr>
        <w:t>s</w:t>
      </w:r>
      <w:r w:rsidR="002B61FA">
        <w:t xml:space="preserve"> being </w:t>
      </w:r>
      <w:r>
        <w:t xml:space="preserve">10 cm as the maximal </w:t>
      </w:r>
      <w:r w:rsidR="002B61FA">
        <w:t xml:space="preserve">diameter </w:t>
      </w:r>
      <w:r>
        <w:t>within the validation limit of this biomass function</w:t>
      </w:r>
      <w:r w:rsidR="002B61FA">
        <w:t xml:space="preserve"> and b</w:t>
      </w:r>
      <w:proofErr w:type="gramStart"/>
      <w:r w:rsidR="002B61FA" w:rsidRPr="00951171">
        <w:rPr>
          <w:vertAlign w:val="subscript"/>
        </w:rPr>
        <w:t>0</w:t>
      </w:r>
      <w:r w:rsidR="0021085F">
        <w:rPr>
          <w:vertAlign w:val="subscript"/>
        </w:rPr>
        <w:t>,s</w:t>
      </w:r>
      <w:proofErr w:type="gramEnd"/>
      <w:r w:rsidR="0021085F">
        <w:rPr>
          <w:vertAlign w:val="subscript"/>
        </w:rPr>
        <w:t>,</w:t>
      </w:r>
      <w:r w:rsidR="002B61FA" w:rsidRPr="00951171">
        <w:rPr>
          <w:vertAlign w:val="subscript"/>
        </w:rPr>
        <w:t> 3</w:t>
      </w:r>
      <w:r w:rsidR="002B61FA">
        <w:t xml:space="preserve"> being species related coefficients (</w:t>
      </w:r>
      <w:r w:rsidR="002B61FA">
        <w:fldChar w:fldCharType="begin"/>
      </w:r>
      <w:r w:rsidR="002B61FA">
        <w:instrText xml:space="preserve"> REF _Ref150024828 \h </w:instrText>
      </w:r>
      <w:r w:rsidR="002B61FA">
        <w:fldChar w:fldCharType="separate"/>
      </w:r>
      <w:r w:rsidR="005C5CC7">
        <w:t>Tab. </w:t>
      </w:r>
      <w:r w:rsidR="005C5CC7">
        <w:rPr>
          <w:noProof/>
        </w:rPr>
        <w:t>9</w:t>
      </w:r>
      <w:r w:rsidR="002B61FA">
        <w:fldChar w:fldCharType="end"/>
      </w:r>
      <w:r w:rsidR="002B61FA">
        <w:t>).</w:t>
      </w:r>
    </w:p>
    <w:p w14:paraId="79075525" w14:textId="48F4D34E" w:rsidR="00543ACC" w:rsidRDefault="00543ACC" w:rsidP="00543ACC">
      <w:pPr>
        <w:pStyle w:val="Beschriftung"/>
        <w:keepNext/>
      </w:pPr>
      <w:bookmarkStart w:id="55" w:name="_Ref150024828"/>
      <w:bookmarkStart w:id="56" w:name="_Toc152595701"/>
      <w:r>
        <w:t>Tab. </w:t>
      </w:r>
      <w:r>
        <w:fldChar w:fldCharType="begin"/>
      </w:r>
      <w:r>
        <w:instrText xml:space="preserve"> SEQ Tab._ \* ARABIC </w:instrText>
      </w:r>
      <w:r>
        <w:fldChar w:fldCharType="separate"/>
      </w:r>
      <w:r w:rsidR="005C5CC7">
        <w:rPr>
          <w:noProof/>
        </w:rPr>
        <w:t>9</w:t>
      </w:r>
      <w:r>
        <w:fldChar w:fldCharType="end"/>
      </w:r>
      <w:bookmarkEnd w:id="55"/>
      <w:r>
        <w:t xml:space="preserve"> – Species related coefficients for the above-ground biomass function of trees with </w:t>
      </w:r>
      <w:r w:rsidR="00F358D0">
        <w:t xml:space="preserve">a </w:t>
      </w:r>
      <w:r>
        <w:t>DBH </w:t>
      </w:r>
      <w:r w:rsidR="00F358D0">
        <w:t>&lt;</w:t>
      </w:r>
      <w:r>
        <w:t> 10 cm</w:t>
      </w:r>
      <w:r w:rsidR="00F358D0">
        <w:t xml:space="preserve"> and a height </w:t>
      </w:r>
      <w:r w:rsidR="005E578A" w:rsidRPr="005E578A">
        <w:t>≥</w:t>
      </w:r>
      <w:r w:rsidR="00F358D0">
        <w:t> 1.3 m</w:t>
      </w:r>
      <w:bookmarkEnd w:id="56"/>
    </w:p>
    <w:tbl>
      <w:tblPr>
        <w:tblStyle w:val="Tabellenraster"/>
        <w:tblW w:w="0" w:type="auto"/>
        <w:tblLook w:val="04A0" w:firstRow="1" w:lastRow="0" w:firstColumn="1" w:lastColumn="0" w:noHBand="0" w:noVBand="1"/>
      </w:tblPr>
      <w:tblGrid>
        <w:gridCol w:w="2389"/>
        <w:gridCol w:w="875"/>
        <w:gridCol w:w="992"/>
        <w:gridCol w:w="1219"/>
        <w:gridCol w:w="945"/>
        <w:gridCol w:w="875"/>
        <w:gridCol w:w="902"/>
        <w:gridCol w:w="875"/>
      </w:tblGrid>
      <w:tr w:rsidR="002B61FA" w14:paraId="4AC8E727" w14:textId="77777777" w:rsidTr="0038020E">
        <w:trPr>
          <w:tblHeader/>
        </w:trPr>
        <w:tc>
          <w:tcPr>
            <w:tcW w:w="2389" w:type="dxa"/>
            <w:tcBorders>
              <w:left w:val="nil"/>
            </w:tcBorders>
          </w:tcPr>
          <w:p w14:paraId="21E8954A" w14:textId="4A77B892" w:rsidR="002B61FA" w:rsidRDefault="002B61FA" w:rsidP="00742129">
            <w:pPr>
              <w:pStyle w:val="Tabelleberschrift"/>
            </w:pPr>
            <w:r>
              <w:t>Tree species</w:t>
            </w:r>
            <w:r w:rsidR="00183788">
              <w:t xml:space="preserve"> group</w:t>
            </w:r>
          </w:p>
        </w:tc>
        <w:tc>
          <w:tcPr>
            <w:tcW w:w="875" w:type="dxa"/>
          </w:tcPr>
          <w:p w14:paraId="72B3F339" w14:textId="77777777" w:rsidR="002B61FA" w:rsidRDefault="002B61FA" w:rsidP="00742129">
            <w:pPr>
              <w:pStyle w:val="Tabelleberschrift"/>
            </w:pPr>
            <w:r>
              <w:t>b</w:t>
            </w:r>
            <w:r w:rsidRPr="00951171">
              <w:rPr>
                <w:vertAlign w:val="subscript"/>
              </w:rPr>
              <w:t>0</w:t>
            </w:r>
          </w:p>
        </w:tc>
        <w:tc>
          <w:tcPr>
            <w:tcW w:w="992" w:type="dxa"/>
          </w:tcPr>
          <w:p w14:paraId="7C86CC83" w14:textId="77777777" w:rsidR="002B61FA" w:rsidRDefault="002B61FA" w:rsidP="00742129">
            <w:pPr>
              <w:pStyle w:val="Tabelleberschrift"/>
            </w:pPr>
            <w:r>
              <w:t>b</w:t>
            </w:r>
            <w:r>
              <w:rPr>
                <w:vertAlign w:val="subscript"/>
              </w:rPr>
              <w:t>s</w:t>
            </w:r>
          </w:p>
        </w:tc>
        <w:tc>
          <w:tcPr>
            <w:tcW w:w="1219" w:type="dxa"/>
          </w:tcPr>
          <w:p w14:paraId="5A60B2B4" w14:textId="77777777" w:rsidR="002B61FA" w:rsidRDefault="002B61FA" w:rsidP="00742129">
            <w:pPr>
              <w:pStyle w:val="Tabelleberschrift"/>
            </w:pPr>
            <w:r>
              <w:t>b</w:t>
            </w:r>
            <w:r>
              <w:rPr>
                <w:vertAlign w:val="subscript"/>
              </w:rPr>
              <w:t>3</w:t>
            </w:r>
          </w:p>
        </w:tc>
        <w:tc>
          <w:tcPr>
            <w:tcW w:w="945" w:type="dxa"/>
          </w:tcPr>
          <w:p w14:paraId="4AB479A2" w14:textId="77777777" w:rsidR="002B61FA" w:rsidRDefault="002B61FA" w:rsidP="00742129">
            <w:pPr>
              <w:pStyle w:val="Tabelleberschrift"/>
            </w:pPr>
            <w:r>
              <w:t>c</w:t>
            </w:r>
            <w:r>
              <w:rPr>
                <w:vertAlign w:val="subscript"/>
              </w:rPr>
              <w:t>0</w:t>
            </w:r>
          </w:p>
        </w:tc>
        <w:tc>
          <w:tcPr>
            <w:tcW w:w="875" w:type="dxa"/>
          </w:tcPr>
          <w:p w14:paraId="08AB1851" w14:textId="77777777" w:rsidR="002B61FA" w:rsidRDefault="002B61FA" w:rsidP="00742129">
            <w:pPr>
              <w:pStyle w:val="Tabelleberschrift"/>
            </w:pPr>
            <w:r>
              <w:t>c</w:t>
            </w:r>
            <w:r w:rsidRPr="00461950">
              <w:rPr>
                <w:vertAlign w:val="subscript"/>
              </w:rPr>
              <w:t>1</w:t>
            </w:r>
          </w:p>
        </w:tc>
        <w:tc>
          <w:tcPr>
            <w:tcW w:w="902" w:type="dxa"/>
          </w:tcPr>
          <w:p w14:paraId="26D09473" w14:textId="77777777" w:rsidR="002B61FA" w:rsidRDefault="002B61FA" w:rsidP="00742129">
            <w:pPr>
              <w:pStyle w:val="Tabelleberschrift"/>
            </w:pPr>
            <w:r>
              <w:t>a</w:t>
            </w:r>
          </w:p>
        </w:tc>
        <w:tc>
          <w:tcPr>
            <w:tcW w:w="875" w:type="dxa"/>
            <w:tcBorders>
              <w:right w:val="nil"/>
            </w:tcBorders>
          </w:tcPr>
          <w:p w14:paraId="2ADBBC05" w14:textId="77777777" w:rsidR="002B61FA" w:rsidRDefault="002B61FA" w:rsidP="00742129">
            <w:pPr>
              <w:pStyle w:val="Tabelleberschrift"/>
            </w:pPr>
            <w:r>
              <w:t>b</w:t>
            </w:r>
          </w:p>
        </w:tc>
      </w:tr>
      <w:tr w:rsidR="002B61FA" w14:paraId="4BF64838" w14:textId="77777777" w:rsidTr="00742129">
        <w:tc>
          <w:tcPr>
            <w:tcW w:w="2389" w:type="dxa"/>
            <w:tcBorders>
              <w:left w:val="nil"/>
              <w:bottom w:val="nil"/>
              <w:right w:val="nil"/>
            </w:tcBorders>
          </w:tcPr>
          <w:p w14:paraId="1858AD1F" w14:textId="77777777" w:rsidR="002B61FA" w:rsidRDefault="002B61FA" w:rsidP="00742129">
            <w:pPr>
              <w:pStyle w:val="TabelleInhalt"/>
            </w:pPr>
            <w:r>
              <w:t>Spruce</w:t>
            </w:r>
          </w:p>
        </w:tc>
        <w:tc>
          <w:tcPr>
            <w:tcW w:w="875" w:type="dxa"/>
            <w:tcBorders>
              <w:left w:val="nil"/>
              <w:bottom w:val="nil"/>
              <w:right w:val="nil"/>
            </w:tcBorders>
          </w:tcPr>
          <w:p w14:paraId="1CF62B99" w14:textId="77777777" w:rsidR="002B61FA" w:rsidRDefault="002B61FA" w:rsidP="00742129">
            <w:pPr>
              <w:pStyle w:val="TabelleInhaltZahlen"/>
            </w:pPr>
            <w:r>
              <w:t>0.41080</w:t>
            </w:r>
          </w:p>
        </w:tc>
        <w:tc>
          <w:tcPr>
            <w:tcW w:w="992" w:type="dxa"/>
            <w:tcBorders>
              <w:left w:val="nil"/>
              <w:bottom w:val="nil"/>
              <w:right w:val="nil"/>
            </w:tcBorders>
          </w:tcPr>
          <w:p w14:paraId="2AF33BF0" w14:textId="77777777" w:rsidR="002B61FA" w:rsidRDefault="002B61FA" w:rsidP="00742129">
            <w:pPr>
              <w:pStyle w:val="TabelleInhaltZahlen"/>
            </w:pPr>
            <w:r>
              <w:t>26.63122</w:t>
            </w:r>
          </w:p>
        </w:tc>
        <w:tc>
          <w:tcPr>
            <w:tcW w:w="1219" w:type="dxa"/>
            <w:tcBorders>
              <w:left w:val="nil"/>
              <w:bottom w:val="nil"/>
              <w:right w:val="nil"/>
            </w:tcBorders>
          </w:tcPr>
          <w:p w14:paraId="504F383C" w14:textId="77777777" w:rsidR="002B61FA" w:rsidRDefault="002B61FA" w:rsidP="00742129">
            <w:pPr>
              <w:pStyle w:val="TabelleInhaltZahlen"/>
            </w:pPr>
            <w:r>
              <w:t>0.0136956</w:t>
            </w:r>
          </w:p>
        </w:tc>
        <w:tc>
          <w:tcPr>
            <w:tcW w:w="945" w:type="dxa"/>
            <w:tcBorders>
              <w:left w:val="nil"/>
              <w:bottom w:val="nil"/>
              <w:right w:val="nil"/>
            </w:tcBorders>
          </w:tcPr>
          <w:p w14:paraId="0A2D2BAB" w14:textId="77777777" w:rsidR="002B61FA" w:rsidRDefault="002B61FA" w:rsidP="00742129">
            <w:pPr>
              <w:pStyle w:val="TabelleInhaltZahlen"/>
            </w:pPr>
            <w:r>
              <w:t>1.07843</w:t>
            </w:r>
          </w:p>
        </w:tc>
        <w:tc>
          <w:tcPr>
            <w:tcW w:w="875" w:type="dxa"/>
            <w:tcBorders>
              <w:left w:val="nil"/>
              <w:bottom w:val="nil"/>
              <w:right w:val="nil"/>
            </w:tcBorders>
          </w:tcPr>
          <w:p w14:paraId="01F0F8BF" w14:textId="77777777" w:rsidR="002B61FA" w:rsidRDefault="002B61FA" w:rsidP="00742129">
            <w:pPr>
              <w:pStyle w:val="TabelleInhaltZahlen"/>
            </w:pPr>
            <w:r>
              <w:t>0.91204</w:t>
            </w:r>
          </w:p>
        </w:tc>
        <w:tc>
          <w:tcPr>
            <w:tcW w:w="902" w:type="dxa"/>
            <w:tcBorders>
              <w:left w:val="nil"/>
              <w:bottom w:val="nil"/>
              <w:right w:val="nil"/>
            </w:tcBorders>
          </w:tcPr>
          <w:p w14:paraId="14835EA7" w14:textId="77777777" w:rsidR="002B61FA" w:rsidRDefault="002B61FA" w:rsidP="00742129">
            <w:pPr>
              <w:pStyle w:val="TabelleInhaltZahlen"/>
            </w:pPr>
            <w:r>
              <w:t>0.27407</w:t>
            </w:r>
          </w:p>
        </w:tc>
        <w:tc>
          <w:tcPr>
            <w:tcW w:w="875" w:type="dxa"/>
            <w:tcBorders>
              <w:left w:val="nil"/>
              <w:bottom w:val="nil"/>
              <w:right w:val="nil"/>
            </w:tcBorders>
          </w:tcPr>
          <w:p w14:paraId="0ED2E70B" w14:textId="77777777" w:rsidR="002B61FA" w:rsidRDefault="002B61FA" w:rsidP="00742129">
            <w:pPr>
              <w:pStyle w:val="TabelleInhaltZahlen"/>
            </w:pPr>
            <w:r>
              <w:t>2.22031</w:t>
            </w:r>
          </w:p>
        </w:tc>
      </w:tr>
      <w:tr w:rsidR="002B61FA" w14:paraId="428762E6" w14:textId="77777777" w:rsidTr="00742129">
        <w:tc>
          <w:tcPr>
            <w:tcW w:w="2389" w:type="dxa"/>
            <w:tcBorders>
              <w:top w:val="nil"/>
              <w:left w:val="nil"/>
              <w:bottom w:val="nil"/>
              <w:right w:val="nil"/>
            </w:tcBorders>
          </w:tcPr>
          <w:p w14:paraId="423D612A" w14:textId="77777777" w:rsidR="002B61FA" w:rsidRDefault="002B61FA" w:rsidP="00742129">
            <w:pPr>
              <w:pStyle w:val="TabelleInhalt"/>
            </w:pPr>
            <w:r>
              <w:t>Pine</w:t>
            </w:r>
          </w:p>
        </w:tc>
        <w:tc>
          <w:tcPr>
            <w:tcW w:w="875" w:type="dxa"/>
            <w:tcBorders>
              <w:top w:val="nil"/>
              <w:left w:val="nil"/>
              <w:bottom w:val="nil"/>
              <w:right w:val="nil"/>
            </w:tcBorders>
          </w:tcPr>
          <w:p w14:paraId="47C55369" w14:textId="77777777" w:rsidR="002B61FA" w:rsidRDefault="002B61FA" w:rsidP="00742129">
            <w:pPr>
              <w:pStyle w:val="TabelleInhaltZahlen"/>
            </w:pPr>
            <w:r>
              <w:t>0.41080</w:t>
            </w:r>
          </w:p>
        </w:tc>
        <w:tc>
          <w:tcPr>
            <w:tcW w:w="992" w:type="dxa"/>
            <w:tcBorders>
              <w:top w:val="nil"/>
              <w:left w:val="nil"/>
              <w:bottom w:val="nil"/>
              <w:right w:val="nil"/>
            </w:tcBorders>
          </w:tcPr>
          <w:p w14:paraId="781DC419" w14:textId="77777777" w:rsidR="002B61FA" w:rsidRDefault="002B61FA" w:rsidP="00742129">
            <w:pPr>
              <w:pStyle w:val="TabelleInhaltZahlen"/>
            </w:pPr>
            <w:r>
              <w:t>19.99943</w:t>
            </w:r>
          </w:p>
        </w:tc>
        <w:tc>
          <w:tcPr>
            <w:tcW w:w="1219" w:type="dxa"/>
            <w:tcBorders>
              <w:top w:val="nil"/>
              <w:left w:val="nil"/>
              <w:bottom w:val="nil"/>
              <w:right w:val="nil"/>
            </w:tcBorders>
          </w:tcPr>
          <w:p w14:paraId="28F8F4EF" w14:textId="77777777" w:rsidR="002B61FA" w:rsidRDefault="002B61FA" w:rsidP="00742129">
            <w:pPr>
              <w:pStyle w:val="TabelleInhaltZahlen"/>
            </w:pPr>
            <w:r>
              <w:t>0.0091576</w:t>
            </w:r>
          </w:p>
        </w:tc>
        <w:tc>
          <w:tcPr>
            <w:tcW w:w="945" w:type="dxa"/>
            <w:tcBorders>
              <w:top w:val="nil"/>
              <w:left w:val="nil"/>
              <w:bottom w:val="nil"/>
              <w:right w:val="nil"/>
            </w:tcBorders>
          </w:tcPr>
          <w:p w14:paraId="71D9466B" w14:textId="77777777" w:rsidR="002B61FA" w:rsidRDefault="002B61FA" w:rsidP="00742129">
            <w:pPr>
              <w:pStyle w:val="TabelleInhaltZahlen"/>
            </w:pPr>
            <w:r>
              <w:t>0.89009</w:t>
            </w:r>
          </w:p>
        </w:tc>
        <w:tc>
          <w:tcPr>
            <w:tcW w:w="875" w:type="dxa"/>
            <w:tcBorders>
              <w:top w:val="nil"/>
              <w:left w:val="nil"/>
              <w:bottom w:val="nil"/>
              <w:right w:val="nil"/>
            </w:tcBorders>
          </w:tcPr>
          <w:p w14:paraId="376F6FA8" w14:textId="77777777" w:rsidR="002B61FA" w:rsidRDefault="002B61FA" w:rsidP="00742129">
            <w:pPr>
              <w:pStyle w:val="TabelleInhaltZahlen"/>
            </w:pPr>
            <w:r>
              <w:t>0.95747</w:t>
            </w:r>
          </w:p>
        </w:tc>
        <w:tc>
          <w:tcPr>
            <w:tcW w:w="902" w:type="dxa"/>
            <w:tcBorders>
              <w:top w:val="nil"/>
              <w:left w:val="nil"/>
              <w:bottom w:val="nil"/>
              <w:right w:val="nil"/>
            </w:tcBorders>
          </w:tcPr>
          <w:p w14:paraId="491B5261" w14:textId="77777777" w:rsidR="002B61FA" w:rsidRDefault="002B61FA" w:rsidP="00742129">
            <w:pPr>
              <w:pStyle w:val="TabelleInhaltZahlen"/>
            </w:pPr>
            <w:r>
              <w:t>0.29722</w:t>
            </w:r>
          </w:p>
        </w:tc>
        <w:tc>
          <w:tcPr>
            <w:tcW w:w="875" w:type="dxa"/>
            <w:tcBorders>
              <w:top w:val="nil"/>
              <w:left w:val="nil"/>
              <w:bottom w:val="nil"/>
              <w:right w:val="nil"/>
            </w:tcBorders>
          </w:tcPr>
          <w:p w14:paraId="38341E9E" w14:textId="77777777" w:rsidR="002B61FA" w:rsidRDefault="002B61FA" w:rsidP="00742129">
            <w:pPr>
              <w:pStyle w:val="TabelleInhaltZahlen"/>
            </w:pPr>
            <w:r>
              <w:t>1.98688</w:t>
            </w:r>
          </w:p>
        </w:tc>
      </w:tr>
      <w:tr w:rsidR="002B61FA" w14:paraId="72FDA9DA" w14:textId="77777777" w:rsidTr="00742129">
        <w:tc>
          <w:tcPr>
            <w:tcW w:w="2389" w:type="dxa"/>
            <w:tcBorders>
              <w:top w:val="nil"/>
              <w:left w:val="nil"/>
              <w:bottom w:val="nil"/>
              <w:right w:val="nil"/>
            </w:tcBorders>
          </w:tcPr>
          <w:p w14:paraId="5EE9E0AD" w14:textId="77777777" w:rsidR="002B61FA" w:rsidRDefault="002B61FA" w:rsidP="00742129">
            <w:pPr>
              <w:pStyle w:val="TabelleInhalt"/>
            </w:pPr>
            <w:r>
              <w:t>Beech</w:t>
            </w:r>
          </w:p>
        </w:tc>
        <w:tc>
          <w:tcPr>
            <w:tcW w:w="875" w:type="dxa"/>
            <w:tcBorders>
              <w:top w:val="nil"/>
              <w:left w:val="nil"/>
              <w:bottom w:val="nil"/>
              <w:right w:val="nil"/>
            </w:tcBorders>
          </w:tcPr>
          <w:p w14:paraId="4D5D45DB" w14:textId="77777777" w:rsidR="002B61FA" w:rsidRDefault="002B61FA" w:rsidP="00742129">
            <w:pPr>
              <w:pStyle w:val="TabelleInhaltZahlen"/>
            </w:pPr>
            <w:r>
              <w:t>0.09644</w:t>
            </w:r>
          </w:p>
        </w:tc>
        <w:tc>
          <w:tcPr>
            <w:tcW w:w="992" w:type="dxa"/>
            <w:tcBorders>
              <w:top w:val="nil"/>
              <w:left w:val="nil"/>
              <w:bottom w:val="nil"/>
              <w:right w:val="nil"/>
            </w:tcBorders>
          </w:tcPr>
          <w:p w14:paraId="0E4DC9D0" w14:textId="77777777" w:rsidR="002B61FA" w:rsidRDefault="002B61FA" w:rsidP="00742129">
            <w:pPr>
              <w:pStyle w:val="TabelleInhaltZahlen"/>
            </w:pPr>
            <w:r>
              <w:t>33.22328</w:t>
            </w:r>
          </w:p>
        </w:tc>
        <w:tc>
          <w:tcPr>
            <w:tcW w:w="1219" w:type="dxa"/>
            <w:tcBorders>
              <w:top w:val="nil"/>
              <w:left w:val="nil"/>
              <w:bottom w:val="nil"/>
              <w:right w:val="nil"/>
            </w:tcBorders>
          </w:tcPr>
          <w:p w14:paraId="5943EF93" w14:textId="77777777" w:rsidR="002B61FA" w:rsidRDefault="002B61FA" w:rsidP="00742129">
            <w:pPr>
              <w:pStyle w:val="TabelleInhaltZahlen"/>
            </w:pPr>
            <w:r>
              <w:t>0.0116212</w:t>
            </w:r>
          </w:p>
        </w:tc>
        <w:tc>
          <w:tcPr>
            <w:tcW w:w="945" w:type="dxa"/>
            <w:tcBorders>
              <w:top w:val="nil"/>
              <w:left w:val="nil"/>
              <w:bottom w:val="nil"/>
              <w:right w:val="nil"/>
            </w:tcBorders>
          </w:tcPr>
          <w:p w14:paraId="1E4AD164" w14:textId="77777777" w:rsidR="002B61FA" w:rsidRDefault="002B61FA" w:rsidP="00742129">
            <w:pPr>
              <w:pStyle w:val="TabelleInhaltZahlen"/>
            </w:pPr>
            <w:r>
              <w:t>0.84014</w:t>
            </w:r>
          </w:p>
        </w:tc>
        <w:tc>
          <w:tcPr>
            <w:tcW w:w="875" w:type="dxa"/>
            <w:tcBorders>
              <w:top w:val="nil"/>
              <w:left w:val="nil"/>
              <w:bottom w:val="nil"/>
              <w:right w:val="nil"/>
            </w:tcBorders>
          </w:tcPr>
          <w:p w14:paraId="374FADE3" w14:textId="77777777" w:rsidR="002B61FA" w:rsidRDefault="002B61FA" w:rsidP="00742129">
            <w:pPr>
              <w:pStyle w:val="TabelleInhaltZahlen"/>
            </w:pPr>
            <w:r>
              <w:t>0.98970</w:t>
            </w:r>
          </w:p>
        </w:tc>
        <w:tc>
          <w:tcPr>
            <w:tcW w:w="902" w:type="dxa"/>
            <w:tcBorders>
              <w:top w:val="nil"/>
              <w:left w:val="nil"/>
              <w:bottom w:val="nil"/>
              <w:right w:val="nil"/>
            </w:tcBorders>
          </w:tcPr>
          <w:p w14:paraId="06CEBF06" w14:textId="77777777" w:rsidR="002B61FA" w:rsidRDefault="002B61FA" w:rsidP="00742129">
            <w:pPr>
              <w:pStyle w:val="TabelleInhaltZahlen"/>
            </w:pPr>
            <w:r>
              <w:t>0.29397</w:t>
            </w:r>
          </w:p>
        </w:tc>
        <w:tc>
          <w:tcPr>
            <w:tcW w:w="875" w:type="dxa"/>
            <w:tcBorders>
              <w:top w:val="nil"/>
              <w:left w:val="nil"/>
              <w:bottom w:val="nil"/>
              <w:right w:val="nil"/>
            </w:tcBorders>
          </w:tcPr>
          <w:p w14:paraId="44830FB0" w14:textId="77777777" w:rsidR="002B61FA" w:rsidRDefault="002B61FA" w:rsidP="00742129">
            <w:pPr>
              <w:pStyle w:val="TabelleInhaltZahlen"/>
            </w:pPr>
            <w:r>
              <w:t>1.76894</w:t>
            </w:r>
          </w:p>
        </w:tc>
      </w:tr>
      <w:tr w:rsidR="002B61FA" w14:paraId="1E933799" w14:textId="77777777" w:rsidTr="00742129">
        <w:tc>
          <w:tcPr>
            <w:tcW w:w="2389" w:type="dxa"/>
            <w:tcBorders>
              <w:top w:val="nil"/>
              <w:left w:val="nil"/>
              <w:bottom w:val="nil"/>
              <w:right w:val="nil"/>
            </w:tcBorders>
          </w:tcPr>
          <w:p w14:paraId="086A0503" w14:textId="77777777" w:rsidR="002B61FA" w:rsidRDefault="002B61FA" w:rsidP="00742129">
            <w:pPr>
              <w:pStyle w:val="TabelleInhalt"/>
            </w:pPr>
            <w:r>
              <w:t>Oak</w:t>
            </w:r>
          </w:p>
        </w:tc>
        <w:tc>
          <w:tcPr>
            <w:tcW w:w="875" w:type="dxa"/>
            <w:tcBorders>
              <w:top w:val="nil"/>
              <w:left w:val="nil"/>
              <w:bottom w:val="nil"/>
              <w:right w:val="nil"/>
            </w:tcBorders>
          </w:tcPr>
          <w:p w14:paraId="664EFE75" w14:textId="77777777" w:rsidR="002B61FA" w:rsidRDefault="002B61FA" w:rsidP="00742129">
            <w:pPr>
              <w:pStyle w:val="TabelleInhaltZahlen"/>
            </w:pPr>
            <w:r>
              <w:t>0.09644</w:t>
            </w:r>
          </w:p>
        </w:tc>
        <w:tc>
          <w:tcPr>
            <w:tcW w:w="992" w:type="dxa"/>
            <w:tcBorders>
              <w:top w:val="nil"/>
              <w:left w:val="nil"/>
              <w:bottom w:val="nil"/>
              <w:right w:val="nil"/>
            </w:tcBorders>
          </w:tcPr>
          <w:p w14:paraId="7F84BB72" w14:textId="77777777" w:rsidR="002B61FA" w:rsidRDefault="002B61FA" w:rsidP="00742129">
            <w:pPr>
              <w:pStyle w:val="TabelleInhaltZahlen"/>
            </w:pPr>
            <w:r>
              <w:t>28.94782</w:t>
            </w:r>
          </w:p>
        </w:tc>
        <w:tc>
          <w:tcPr>
            <w:tcW w:w="1219" w:type="dxa"/>
            <w:tcBorders>
              <w:top w:val="nil"/>
              <w:left w:val="nil"/>
              <w:bottom w:val="nil"/>
              <w:right w:val="nil"/>
            </w:tcBorders>
          </w:tcPr>
          <w:p w14:paraId="221808AA" w14:textId="77777777" w:rsidR="002B61FA" w:rsidRDefault="002B61FA" w:rsidP="00742129">
            <w:pPr>
              <w:pStyle w:val="TabelleInhaltZahlen"/>
            </w:pPr>
            <w:r>
              <w:t>0.0150089</w:t>
            </w:r>
          </w:p>
        </w:tc>
        <w:tc>
          <w:tcPr>
            <w:tcW w:w="945" w:type="dxa"/>
            <w:tcBorders>
              <w:top w:val="nil"/>
              <w:left w:val="nil"/>
              <w:bottom w:val="nil"/>
              <w:right w:val="nil"/>
            </w:tcBorders>
          </w:tcPr>
          <w:p w14:paraId="0F112C2A" w14:textId="77777777" w:rsidR="002B61FA" w:rsidRDefault="002B61FA" w:rsidP="00742129">
            <w:pPr>
              <w:pStyle w:val="TabelleInhaltZahlen"/>
            </w:pPr>
            <w:r>
              <w:t>0.87633</w:t>
            </w:r>
          </w:p>
        </w:tc>
        <w:tc>
          <w:tcPr>
            <w:tcW w:w="875" w:type="dxa"/>
            <w:tcBorders>
              <w:top w:val="nil"/>
              <w:left w:val="nil"/>
              <w:bottom w:val="nil"/>
              <w:right w:val="nil"/>
            </w:tcBorders>
          </w:tcPr>
          <w:p w14:paraId="20D808E6" w14:textId="77777777" w:rsidR="002B61FA" w:rsidRDefault="002B61FA" w:rsidP="00742129">
            <w:pPr>
              <w:pStyle w:val="TabelleInhaltZahlen"/>
            </w:pPr>
            <w:r>
              <w:t>0.98279</w:t>
            </w:r>
          </w:p>
        </w:tc>
        <w:tc>
          <w:tcPr>
            <w:tcW w:w="902" w:type="dxa"/>
            <w:tcBorders>
              <w:top w:val="nil"/>
              <w:left w:val="nil"/>
              <w:bottom w:val="nil"/>
              <w:right w:val="nil"/>
            </w:tcBorders>
          </w:tcPr>
          <w:p w14:paraId="1ADA1787" w14:textId="77777777" w:rsidR="002B61FA" w:rsidRDefault="002B61FA" w:rsidP="00742129">
            <w:pPr>
              <w:pStyle w:val="TabelleInhaltZahlen"/>
            </w:pPr>
            <w:r>
              <w:t>0.31567</w:t>
            </w:r>
          </w:p>
        </w:tc>
        <w:tc>
          <w:tcPr>
            <w:tcW w:w="875" w:type="dxa"/>
            <w:tcBorders>
              <w:top w:val="nil"/>
              <w:left w:val="nil"/>
              <w:bottom w:val="nil"/>
              <w:right w:val="nil"/>
            </w:tcBorders>
          </w:tcPr>
          <w:p w14:paraId="3BC563D2" w14:textId="77777777" w:rsidR="002B61FA" w:rsidRDefault="002B61FA" w:rsidP="00742129">
            <w:pPr>
              <w:pStyle w:val="TabelleInhaltZahlen"/>
            </w:pPr>
            <w:r>
              <w:t>1.63335</w:t>
            </w:r>
          </w:p>
        </w:tc>
      </w:tr>
      <w:tr w:rsidR="002B61FA" w14:paraId="2F83405B" w14:textId="77777777" w:rsidTr="00742129">
        <w:tc>
          <w:tcPr>
            <w:tcW w:w="2389" w:type="dxa"/>
            <w:tcBorders>
              <w:top w:val="nil"/>
              <w:left w:val="nil"/>
              <w:right w:val="nil"/>
            </w:tcBorders>
          </w:tcPr>
          <w:p w14:paraId="10C8A6ED" w14:textId="0D6A6B8C" w:rsidR="002B61FA" w:rsidRDefault="00D44AC7" w:rsidP="00742129">
            <w:pPr>
              <w:pStyle w:val="TabelleInhalt"/>
            </w:pPr>
            <w:r>
              <w:t>SLB</w:t>
            </w:r>
          </w:p>
        </w:tc>
        <w:tc>
          <w:tcPr>
            <w:tcW w:w="875" w:type="dxa"/>
            <w:tcBorders>
              <w:top w:val="nil"/>
              <w:left w:val="nil"/>
              <w:right w:val="nil"/>
            </w:tcBorders>
          </w:tcPr>
          <w:p w14:paraId="7CB88A5E" w14:textId="77777777" w:rsidR="002B61FA" w:rsidRDefault="002B61FA" w:rsidP="00742129">
            <w:pPr>
              <w:pStyle w:val="TabelleInhaltZahlen"/>
            </w:pPr>
            <w:r>
              <w:t>0.09644</w:t>
            </w:r>
          </w:p>
        </w:tc>
        <w:tc>
          <w:tcPr>
            <w:tcW w:w="992" w:type="dxa"/>
            <w:tcBorders>
              <w:top w:val="nil"/>
              <w:left w:val="nil"/>
              <w:right w:val="nil"/>
            </w:tcBorders>
          </w:tcPr>
          <w:p w14:paraId="4EA121CC" w14:textId="77777777" w:rsidR="002B61FA" w:rsidRDefault="002B61FA" w:rsidP="00742129">
            <w:pPr>
              <w:pStyle w:val="TabelleInhaltZahlen"/>
            </w:pPr>
            <w:r>
              <w:t>16.86101</w:t>
            </w:r>
          </w:p>
        </w:tc>
        <w:tc>
          <w:tcPr>
            <w:tcW w:w="1219" w:type="dxa"/>
            <w:tcBorders>
              <w:top w:val="nil"/>
              <w:left w:val="nil"/>
              <w:right w:val="nil"/>
            </w:tcBorders>
          </w:tcPr>
          <w:p w14:paraId="169A6D72" w14:textId="77777777" w:rsidR="002B61FA" w:rsidRDefault="002B61FA" w:rsidP="00742129">
            <w:pPr>
              <w:pStyle w:val="TabelleInhaltZahlen"/>
            </w:pPr>
            <w:r>
              <w:t>-0.0055086</w:t>
            </w:r>
          </w:p>
        </w:tc>
        <w:tc>
          <w:tcPr>
            <w:tcW w:w="945" w:type="dxa"/>
            <w:tcBorders>
              <w:top w:val="nil"/>
              <w:left w:val="nil"/>
              <w:right w:val="nil"/>
            </w:tcBorders>
          </w:tcPr>
          <w:p w14:paraId="3D657C31" w14:textId="77777777" w:rsidR="002B61FA" w:rsidRDefault="002B61FA" w:rsidP="00742129">
            <w:pPr>
              <w:pStyle w:val="TabelleInhaltZahlen"/>
            </w:pPr>
            <w:r>
              <w:t>0.86720</w:t>
            </w:r>
          </w:p>
        </w:tc>
        <w:tc>
          <w:tcPr>
            <w:tcW w:w="875" w:type="dxa"/>
            <w:tcBorders>
              <w:top w:val="nil"/>
              <w:left w:val="nil"/>
              <w:right w:val="nil"/>
            </w:tcBorders>
          </w:tcPr>
          <w:p w14:paraId="795A2C1A" w14:textId="77777777" w:rsidR="002B61FA" w:rsidRDefault="002B61FA" w:rsidP="00742129">
            <w:pPr>
              <w:pStyle w:val="TabelleInhaltZahlen"/>
            </w:pPr>
            <w:r>
              <w:t>0.96154</w:t>
            </w:r>
          </w:p>
        </w:tc>
        <w:tc>
          <w:tcPr>
            <w:tcW w:w="902" w:type="dxa"/>
            <w:tcBorders>
              <w:top w:val="nil"/>
              <w:left w:val="nil"/>
              <w:right w:val="nil"/>
            </w:tcBorders>
          </w:tcPr>
          <w:p w14:paraId="135AEC84" w14:textId="77777777" w:rsidR="002B61FA" w:rsidRDefault="002B61FA" w:rsidP="00742129">
            <w:pPr>
              <w:pStyle w:val="TabelleInhaltZahlen"/>
            </w:pPr>
            <w:r>
              <w:t>0.28064</w:t>
            </w:r>
          </w:p>
        </w:tc>
        <w:tc>
          <w:tcPr>
            <w:tcW w:w="875" w:type="dxa"/>
            <w:tcBorders>
              <w:top w:val="nil"/>
              <w:left w:val="nil"/>
              <w:right w:val="nil"/>
            </w:tcBorders>
          </w:tcPr>
          <w:p w14:paraId="22303C3A" w14:textId="77777777" w:rsidR="002B61FA" w:rsidRDefault="002B61FA" w:rsidP="00742129">
            <w:pPr>
              <w:pStyle w:val="TabelleInhaltZahlen"/>
            </w:pPr>
            <w:r>
              <w:t>2.40288</w:t>
            </w:r>
          </w:p>
        </w:tc>
      </w:tr>
    </w:tbl>
    <w:p w14:paraId="2A27A47F" w14:textId="77777777" w:rsidR="00543ACC" w:rsidRDefault="00543ACC" w:rsidP="0071157E"/>
    <w:p w14:paraId="1F927DA7" w14:textId="4E9E75D9" w:rsidR="002B61FA" w:rsidRDefault="002B61FA" w:rsidP="002B61FA">
      <w:r>
        <w:t xml:space="preserve">The AGB of trees with a height &lt; 1.3 m </w:t>
      </w:r>
      <w:proofErr w:type="gramStart"/>
      <w:r>
        <w:t>is</w:t>
      </w:r>
      <w:proofErr w:type="gramEnd"/>
      <w:r>
        <w:t xml:space="preserve"> estimated by</w:t>
      </w:r>
      <w:r w:rsidR="00A1764C">
        <w:t xml:space="preserve"> 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B61FA" w:rsidRPr="009179FB" w14:paraId="1422D8CB" w14:textId="77777777" w:rsidTr="00742129">
        <w:tc>
          <w:tcPr>
            <w:tcW w:w="7650" w:type="dxa"/>
          </w:tcPr>
          <w:p w14:paraId="51EB3041" w14:textId="513475F2" w:rsidR="002B61FA" w:rsidRPr="009179FB" w:rsidRDefault="00EB54D1"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46A71D7B" w14:textId="4DDD0415" w:rsidR="002B61FA" w:rsidRPr="009179FB" w:rsidRDefault="002B61FA" w:rsidP="00742129">
            <w:pPr>
              <w:pStyle w:val="Beschriftung"/>
              <w:jc w:val="right"/>
            </w:pPr>
            <w:r>
              <w:fldChar w:fldCharType="begin"/>
            </w:r>
            <w:r>
              <w:instrText xml:space="preserve"> SEQ Eq. \* ARABIC </w:instrText>
            </w:r>
            <w:r>
              <w:fldChar w:fldCharType="separate"/>
            </w:r>
            <w:bookmarkStart w:id="57" w:name="_Ref150186363"/>
            <w:r w:rsidR="009143AF">
              <w:rPr>
                <w:noProof/>
              </w:rPr>
              <w:t>11</w:t>
            </w:r>
            <w:bookmarkEnd w:id="57"/>
            <w:r>
              <w:fldChar w:fldCharType="end"/>
            </w:r>
          </w:p>
        </w:tc>
      </w:tr>
    </w:tbl>
    <w:p w14:paraId="17E3A6CF" w14:textId="51DC6B9C" w:rsidR="002B61FA" w:rsidRDefault="002B61FA" w:rsidP="002B61FA">
      <w:r>
        <w:t>with</w:t>
      </w:r>
      <w:r w:rsidR="00482533">
        <w:t xml:space="preserve"> </w:t>
      </w:r>
      <w:r>
        <w:t xml:space="preserve">tree height </w:t>
      </w:r>
      <w:r w:rsidR="00A1764C">
        <w:t xml:space="preserve">as dependent parameter </w:t>
      </w:r>
      <w:r>
        <w:t>and b</w:t>
      </w:r>
      <w:r w:rsidR="0021085F">
        <w:rPr>
          <w:vertAlign w:val="subscript"/>
        </w:rPr>
        <w:t>0</w:t>
      </w:r>
      <w:r>
        <w:t xml:space="preserve"> and b</w:t>
      </w:r>
      <w:r w:rsidRPr="00951171">
        <w:rPr>
          <w:vertAlign w:val="subscript"/>
        </w:rPr>
        <w:t>1</w:t>
      </w:r>
      <w:r>
        <w:t xml:space="preserve"> </w:t>
      </w:r>
      <w:r w:rsidR="00A1764C">
        <w:t>as</w:t>
      </w:r>
      <w:r>
        <w:t xml:space="preserve"> species related coefficients (</w:t>
      </w:r>
      <w:r w:rsidR="00A1764C">
        <w:fldChar w:fldCharType="begin"/>
      </w:r>
      <w:r w:rsidR="00A1764C">
        <w:instrText xml:space="preserve"> REF _Ref150188793 \h </w:instrText>
      </w:r>
      <w:r w:rsidR="00A1764C">
        <w:fldChar w:fldCharType="separate"/>
      </w:r>
      <w:r w:rsidR="005C5CC7">
        <w:t>Tab. </w:t>
      </w:r>
      <w:r w:rsidR="005C5CC7">
        <w:rPr>
          <w:noProof/>
        </w:rPr>
        <w:t>10</w:t>
      </w:r>
      <w:r w:rsidR="00A1764C">
        <w:fldChar w:fldCharType="end"/>
      </w:r>
      <w:r>
        <w:t>).</w:t>
      </w:r>
    </w:p>
    <w:p w14:paraId="13831C7B" w14:textId="4ABF75CA" w:rsidR="002B61FA" w:rsidRDefault="002B61FA" w:rsidP="002B61FA">
      <w:pPr>
        <w:pStyle w:val="Beschriftung"/>
        <w:keepNext/>
      </w:pPr>
      <w:bookmarkStart w:id="58" w:name="_Ref150188793"/>
      <w:bookmarkStart w:id="59" w:name="_Toc152595702"/>
      <w:r>
        <w:t>Tab. </w:t>
      </w:r>
      <w:r>
        <w:fldChar w:fldCharType="begin"/>
      </w:r>
      <w:r>
        <w:instrText xml:space="preserve"> SEQ Tab._ \* ARABIC </w:instrText>
      </w:r>
      <w:r>
        <w:fldChar w:fldCharType="separate"/>
      </w:r>
      <w:r w:rsidR="005C5CC7">
        <w:rPr>
          <w:noProof/>
        </w:rPr>
        <w:t>10</w:t>
      </w:r>
      <w:r>
        <w:fldChar w:fldCharType="end"/>
      </w:r>
      <w:bookmarkEnd w:id="58"/>
      <w:r>
        <w:t xml:space="preserve"> – Species related coefficients for the above-ground biomass function of trees with </w:t>
      </w:r>
      <w:r w:rsidR="00F358D0">
        <w:t>a height</w:t>
      </w:r>
      <w:r>
        <w:t> </w:t>
      </w:r>
      <w:r w:rsidR="00F358D0">
        <w:t>&lt;</w:t>
      </w:r>
      <w:r>
        <w:t> 1</w:t>
      </w:r>
      <w:r w:rsidR="00F358D0">
        <w:t>.3</w:t>
      </w:r>
      <w:r>
        <w:t> m</w:t>
      </w:r>
      <w:bookmarkEnd w:id="59"/>
    </w:p>
    <w:tbl>
      <w:tblPr>
        <w:tblStyle w:val="Tabellenraster"/>
        <w:tblW w:w="0" w:type="auto"/>
        <w:tblLook w:val="04A0" w:firstRow="1" w:lastRow="0" w:firstColumn="1" w:lastColumn="0" w:noHBand="0" w:noVBand="1"/>
      </w:tblPr>
      <w:tblGrid>
        <w:gridCol w:w="6663"/>
        <w:gridCol w:w="1275"/>
        <w:gridCol w:w="1134"/>
      </w:tblGrid>
      <w:tr w:rsidR="002B61FA" w14:paraId="3E6AC6CD" w14:textId="77777777" w:rsidTr="0038020E">
        <w:trPr>
          <w:tblHeader/>
        </w:trPr>
        <w:tc>
          <w:tcPr>
            <w:tcW w:w="6663" w:type="dxa"/>
            <w:tcBorders>
              <w:left w:val="nil"/>
            </w:tcBorders>
          </w:tcPr>
          <w:p w14:paraId="27E866E3" w14:textId="45D82080" w:rsidR="002B61FA" w:rsidRDefault="002B61FA" w:rsidP="00742129">
            <w:pPr>
              <w:pStyle w:val="Tabelleberschrift"/>
            </w:pPr>
            <w:r>
              <w:t>Tree group</w:t>
            </w:r>
          </w:p>
        </w:tc>
        <w:tc>
          <w:tcPr>
            <w:tcW w:w="1275" w:type="dxa"/>
          </w:tcPr>
          <w:p w14:paraId="45886BD4" w14:textId="3850990F" w:rsidR="002B61FA" w:rsidRDefault="002B61FA" w:rsidP="00742129">
            <w:pPr>
              <w:pStyle w:val="Tabelleberschrift"/>
            </w:pPr>
            <w:r>
              <w:t>b</w:t>
            </w:r>
            <w:r>
              <w:rPr>
                <w:vertAlign w:val="subscript"/>
              </w:rPr>
              <w:t>0</w:t>
            </w:r>
          </w:p>
        </w:tc>
        <w:tc>
          <w:tcPr>
            <w:tcW w:w="1134" w:type="dxa"/>
            <w:tcBorders>
              <w:right w:val="nil"/>
            </w:tcBorders>
          </w:tcPr>
          <w:p w14:paraId="1D9D8101" w14:textId="65E5F9A8" w:rsidR="002B61FA" w:rsidRDefault="002B61FA" w:rsidP="00742129">
            <w:pPr>
              <w:pStyle w:val="Tabelleberschrift"/>
            </w:pPr>
            <w:r>
              <w:t>b</w:t>
            </w:r>
            <w:r>
              <w:rPr>
                <w:vertAlign w:val="subscript"/>
              </w:rPr>
              <w:t>1</w:t>
            </w:r>
          </w:p>
        </w:tc>
      </w:tr>
      <w:tr w:rsidR="002B61FA" w14:paraId="10AAEE0B" w14:textId="77777777" w:rsidTr="002B61FA">
        <w:tc>
          <w:tcPr>
            <w:tcW w:w="6663" w:type="dxa"/>
            <w:tcBorders>
              <w:left w:val="nil"/>
              <w:bottom w:val="nil"/>
              <w:right w:val="nil"/>
            </w:tcBorders>
          </w:tcPr>
          <w:p w14:paraId="21596C3C" w14:textId="5554CC58" w:rsidR="002B61FA" w:rsidRDefault="002B61FA" w:rsidP="00742129">
            <w:pPr>
              <w:pStyle w:val="TabelleInhalt"/>
            </w:pPr>
            <w:r>
              <w:t>Conifer trees</w:t>
            </w:r>
          </w:p>
        </w:tc>
        <w:tc>
          <w:tcPr>
            <w:tcW w:w="1275" w:type="dxa"/>
            <w:tcBorders>
              <w:left w:val="nil"/>
              <w:bottom w:val="nil"/>
              <w:right w:val="nil"/>
            </w:tcBorders>
          </w:tcPr>
          <w:p w14:paraId="210DBDFB" w14:textId="253EF0DF" w:rsidR="002B61FA" w:rsidRDefault="002B61FA" w:rsidP="00742129">
            <w:pPr>
              <w:pStyle w:val="TabelleInhaltZahlen"/>
            </w:pPr>
            <w:r>
              <w:t>0.23059</w:t>
            </w:r>
          </w:p>
        </w:tc>
        <w:tc>
          <w:tcPr>
            <w:tcW w:w="1134" w:type="dxa"/>
            <w:tcBorders>
              <w:left w:val="nil"/>
              <w:bottom w:val="nil"/>
              <w:right w:val="nil"/>
            </w:tcBorders>
          </w:tcPr>
          <w:p w14:paraId="273E00A1" w14:textId="23355B1C" w:rsidR="002B61FA" w:rsidRDefault="002B61FA" w:rsidP="00742129">
            <w:pPr>
              <w:pStyle w:val="TabelleInhaltZahlen"/>
            </w:pPr>
            <w:r>
              <w:t>0.04940</w:t>
            </w:r>
          </w:p>
        </w:tc>
      </w:tr>
      <w:tr w:rsidR="002B61FA" w14:paraId="31122CCF" w14:textId="77777777" w:rsidTr="002B61FA">
        <w:tc>
          <w:tcPr>
            <w:tcW w:w="6663" w:type="dxa"/>
            <w:tcBorders>
              <w:top w:val="nil"/>
              <w:left w:val="nil"/>
              <w:right w:val="nil"/>
            </w:tcBorders>
          </w:tcPr>
          <w:p w14:paraId="376436FE" w14:textId="4B371586" w:rsidR="002B61FA" w:rsidRDefault="002B61FA" w:rsidP="00742129">
            <w:pPr>
              <w:pStyle w:val="TabelleInhalt"/>
            </w:pPr>
            <w:r>
              <w:t>Broadleaved trees</w:t>
            </w:r>
          </w:p>
        </w:tc>
        <w:tc>
          <w:tcPr>
            <w:tcW w:w="1275" w:type="dxa"/>
            <w:tcBorders>
              <w:top w:val="nil"/>
              <w:left w:val="nil"/>
              <w:right w:val="nil"/>
            </w:tcBorders>
          </w:tcPr>
          <w:p w14:paraId="103A19A0" w14:textId="5E3A4CD1" w:rsidR="002B61FA" w:rsidRDefault="002B61FA" w:rsidP="00742129">
            <w:pPr>
              <w:pStyle w:val="TabelleInhaltZahlen"/>
            </w:pPr>
            <w:r>
              <w:t>2.20101</w:t>
            </w:r>
          </w:p>
        </w:tc>
        <w:tc>
          <w:tcPr>
            <w:tcW w:w="1134" w:type="dxa"/>
            <w:tcBorders>
              <w:top w:val="nil"/>
              <w:left w:val="nil"/>
              <w:right w:val="nil"/>
            </w:tcBorders>
          </w:tcPr>
          <w:p w14:paraId="1FF5BAF6" w14:textId="5BAD5CFF" w:rsidR="002B61FA" w:rsidRDefault="002B61FA" w:rsidP="00742129">
            <w:pPr>
              <w:pStyle w:val="TabelleInhaltZahlen"/>
            </w:pPr>
            <w:r>
              <w:t>2.54946</w:t>
            </w:r>
          </w:p>
        </w:tc>
      </w:tr>
    </w:tbl>
    <w:p w14:paraId="2F62080B" w14:textId="77777777" w:rsidR="002B61FA" w:rsidRDefault="002B61FA" w:rsidP="0071157E"/>
    <w:p w14:paraId="46FD5B8C" w14:textId="71F02D51" w:rsidR="00F358D0" w:rsidRDefault="0021085F" w:rsidP="0021085F">
      <w:r>
        <w:t>The b</w:t>
      </w:r>
      <w:r w:rsidR="00F358D0">
        <w:t xml:space="preserve">elow-ground biomass BGB is </w:t>
      </w:r>
      <w:r>
        <w:t>calculated with the same biomass function (Eq. </w:t>
      </w:r>
      <w:r>
        <w:fldChar w:fldCharType="begin"/>
      </w:r>
      <w:r>
        <w:instrText xml:space="preserve"> REF _Ref150186397 \h </w:instrText>
      </w:r>
      <w:r>
        <w:fldChar w:fldCharType="separate"/>
      </w:r>
      <w:r w:rsidR="009143AF">
        <w:rPr>
          <w:noProof/>
        </w:rPr>
        <w:t>12</w:t>
      </w:r>
      <w:r>
        <w:fldChar w:fldCharType="end"/>
      </w:r>
      <w:r>
        <w:t xml:space="preserve">) as the AGB for trees with a height below 1.3 m but with DBH as the dependent variable and the species-related coefficients b0 and b1 which are listed in </w:t>
      </w:r>
      <w:r>
        <w:fldChar w:fldCharType="begin"/>
      </w:r>
      <w:r>
        <w:instrText xml:space="preserve"> REF _Ref150028758 \h </w:instrText>
      </w:r>
      <w:r>
        <w:fldChar w:fldCharType="separate"/>
      </w:r>
      <w:r w:rsidR="005C5CC7">
        <w:t>Tab. </w:t>
      </w:r>
      <w:r w:rsidR="005C5CC7">
        <w:rPr>
          <w:noProof/>
        </w:rPr>
        <w:t>11</w:t>
      </w:r>
      <w:r>
        <w:fldChar w:fldCharType="end"/>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F358D0" w:rsidRPr="009179FB" w14:paraId="6661471C" w14:textId="77777777" w:rsidTr="00742129">
        <w:tc>
          <w:tcPr>
            <w:tcW w:w="7650" w:type="dxa"/>
          </w:tcPr>
          <w:p w14:paraId="00ADD218" w14:textId="6521EAE1" w:rsidR="00F358D0" w:rsidRPr="009179FB" w:rsidRDefault="00F358D0" w:rsidP="00742129">
            <w:pPr>
              <w:jc w:val="center"/>
            </w:pPr>
            <m:oMathPara>
              <m:oMath>
                <m:r>
                  <w:rPr>
                    <w:rFonts w:ascii="Cambria Math" w:hAnsi="Cambria Math"/>
                  </w:rPr>
                  <m:t xml:space="preserve">BGB=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DBH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27619A18" w14:textId="15E0B67D" w:rsidR="00F358D0" w:rsidRPr="009179FB" w:rsidRDefault="00F358D0" w:rsidP="00742129">
            <w:pPr>
              <w:pStyle w:val="Beschriftung"/>
              <w:jc w:val="right"/>
            </w:pPr>
            <w:r>
              <w:fldChar w:fldCharType="begin"/>
            </w:r>
            <w:r>
              <w:instrText xml:space="preserve"> SEQ Eq. \* ARABIC </w:instrText>
            </w:r>
            <w:r>
              <w:fldChar w:fldCharType="separate"/>
            </w:r>
            <w:bookmarkStart w:id="60" w:name="_Ref150186397"/>
            <w:r w:rsidR="009143AF">
              <w:rPr>
                <w:noProof/>
              </w:rPr>
              <w:t>12</w:t>
            </w:r>
            <w:bookmarkEnd w:id="60"/>
            <w:r>
              <w:fldChar w:fldCharType="end"/>
            </w:r>
          </w:p>
        </w:tc>
      </w:tr>
    </w:tbl>
    <w:p w14:paraId="28DBC14F" w14:textId="516C1821" w:rsidR="00F358D0" w:rsidRDefault="00F358D0" w:rsidP="00F358D0">
      <w:pPr>
        <w:pStyle w:val="Beschriftung"/>
        <w:keepNext/>
      </w:pPr>
      <w:bookmarkStart w:id="61" w:name="_Ref150028758"/>
      <w:bookmarkStart w:id="62" w:name="_Toc152595703"/>
      <w:r>
        <w:t>Tab. </w:t>
      </w:r>
      <w:r>
        <w:fldChar w:fldCharType="begin"/>
      </w:r>
      <w:r>
        <w:instrText xml:space="preserve"> SEQ Tab._ \* ARABIC </w:instrText>
      </w:r>
      <w:r>
        <w:fldChar w:fldCharType="separate"/>
      </w:r>
      <w:r w:rsidR="005C5CC7">
        <w:rPr>
          <w:noProof/>
        </w:rPr>
        <w:t>11</w:t>
      </w:r>
      <w:r>
        <w:fldChar w:fldCharType="end"/>
      </w:r>
      <w:bookmarkEnd w:id="61"/>
      <w:r>
        <w:t> – Species related coefficients for the below-ground biomass functions</w:t>
      </w:r>
      <w:bookmarkEnd w:id="62"/>
    </w:p>
    <w:tbl>
      <w:tblPr>
        <w:tblStyle w:val="Tabellenraster"/>
        <w:tblW w:w="0" w:type="auto"/>
        <w:tblLook w:val="04A0" w:firstRow="1" w:lastRow="0" w:firstColumn="1" w:lastColumn="0" w:noHBand="0" w:noVBand="1"/>
      </w:tblPr>
      <w:tblGrid>
        <w:gridCol w:w="2410"/>
        <w:gridCol w:w="1134"/>
        <w:gridCol w:w="1134"/>
        <w:gridCol w:w="1559"/>
        <w:gridCol w:w="2835"/>
      </w:tblGrid>
      <w:tr w:rsidR="00F358D0" w14:paraId="7B87CA27" w14:textId="77777777" w:rsidTr="0038020E">
        <w:trPr>
          <w:tblHeader/>
        </w:trPr>
        <w:tc>
          <w:tcPr>
            <w:tcW w:w="2410" w:type="dxa"/>
            <w:tcBorders>
              <w:left w:val="nil"/>
            </w:tcBorders>
          </w:tcPr>
          <w:p w14:paraId="7D261E74" w14:textId="711378D8" w:rsidR="00F358D0" w:rsidRDefault="00F358D0" w:rsidP="00742129">
            <w:pPr>
              <w:pStyle w:val="Tabelleberschrift"/>
            </w:pPr>
            <w:r>
              <w:t>Tree species</w:t>
            </w:r>
            <w:r w:rsidR="00183788">
              <w:t xml:space="preserve"> group</w:t>
            </w:r>
          </w:p>
        </w:tc>
        <w:tc>
          <w:tcPr>
            <w:tcW w:w="1134" w:type="dxa"/>
          </w:tcPr>
          <w:p w14:paraId="3A6B3071" w14:textId="77777777" w:rsidR="00F358D0" w:rsidRDefault="00F358D0" w:rsidP="00742129">
            <w:pPr>
              <w:pStyle w:val="Tabelleberschrift"/>
            </w:pPr>
            <w:r>
              <w:t>b</w:t>
            </w:r>
            <w:r w:rsidRPr="00951171">
              <w:rPr>
                <w:vertAlign w:val="subscript"/>
              </w:rPr>
              <w:t>0</w:t>
            </w:r>
          </w:p>
        </w:tc>
        <w:tc>
          <w:tcPr>
            <w:tcW w:w="1134" w:type="dxa"/>
          </w:tcPr>
          <w:p w14:paraId="3D2E32E5" w14:textId="77777777" w:rsidR="00F358D0" w:rsidRDefault="00F358D0" w:rsidP="00742129">
            <w:pPr>
              <w:pStyle w:val="Tabelleberschrift"/>
            </w:pPr>
            <w:r>
              <w:t>b</w:t>
            </w:r>
            <w:r>
              <w:rPr>
                <w:vertAlign w:val="subscript"/>
              </w:rPr>
              <w:t>s</w:t>
            </w:r>
          </w:p>
        </w:tc>
        <w:tc>
          <w:tcPr>
            <w:tcW w:w="1559" w:type="dxa"/>
          </w:tcPr>
          <w:p w14:paraId="30635ED9" w14:textId="15AF2096" w:rsidR="00F358D0" w:rsidRDefault="00F358D0" w:rsidP="00742129">
            <w:pPr>
              <w:pStyle w:val="Tabelleberschrift"/>
            </w:pPr>
            <w:r>
              <w:t>parameter</w:t>
            </w:r>
          </w:p>
        </w:tc>
        <w:tc>
          <w:tcPr>
            <w:tcW w:w="2835" w:type="dxa"/>
            <w:tcBorders>
              <w:right w:val="nil"/>
            </w:tcBorders>
          </w:tcPr>
          <w:p w14:paraId="61F12791" w14:textId="7E853459" w:rsidR="00F358D0" w:rsidRDefault="00F358D0" w:rsidP="00742129">
            <w:pPr>
              <w:pStyle w:val="Tabelleberschrift"/>
            </w:pPr>
            <w:r>
              <w:t>source</w:t>
            </w:r>
          </w:p>
        </w:tc>
      </w:tr>
      <w:tr w:rsidR="00F358D0" w14:paraId="3EBA6361" w14:textId="77777777" w:rsidTr="000A3008">
        <w:tc>
          <w:tcPr>
            <w:tcW w:w="2410" w:type="dxa"/>
            <w:tcBorders>
              <w:left w:val="nil"/>
              <w:bottom w:val="nil"/>
              <w:right w:val="nil"/>
            </w:tcBorders>
          </w:tcPr>
          <w:p w14:paraId="23632A43" w14:textId="77777777" w:rsidR="00F358D0" w:rsidRDefault="00F358D0" w:rsidP="00742129">
            <w:pPr>
              <w:pStyle w:val="TabelleInhalt"/>
            </w:pPr>
            <w:r>
              <w:t>Spruce</w:t>
            </w:r>
          </w:p>
        </w:tc>
        <w:tc>
          <w:tcPr>
            <w:tcW w:w="1134" w:type="dxa"/>
            <w:tcBorders>
              <w:left w:val="nil"/>
              <w:bottom w:val="nil"/>
              <w:right w:val="nil"/>
            </w:tcBorders>
          </w:tcPr>
          <w:p w14:paraId="2E591BFD" w14:textId="3B234C6C" w:rsidR="00F358D0" w:rsidRDefault="00F358D0" w:rsidP="00742129">
            <w:pPr>
              <w:pStyle w:val="TabelleInhaltZahlen"/>
            </w:pPr>
            <w:r>
              <w:t>0.003720</w:t>
            </w:r>
          </w:p>
        </w:tc>
        <w:tc>
          <w:tcPr>
            <w:tcW w:w="1134" w:type="dxa"/>
            <w:tcBorders>
              <w:left w:val="nil"/>
              <w:bottom w:val="nil"/>
              <w:right w:val="nil"/>
            </w:tcBorders>
          </w:tcPr>
          <w:p w14:paraId="2B9395F9" w14:textId="73518153" w:rsidR="00F358D0" w:rsidRDefault="00F358D0" w:rsidP="00742129">
            <w:pPr>
              <w:pStyle w:val="TabelleInhaltZahlen"/>
            </w:pPr>
            <w:r>
              <w:t>2.792465</w:t>
            </w:r>
          </w:p>
        </w:tc>
        <w:tc>
          <w:tcPr>
            <w:tcW w:w="1559" w:type="dxa"/>
            <w:tcBorders>
              <w:left w:val="nil"/>
              <w:bottom w:val="nil"/>
              <w:right w:val="nil"/>
            </w:tcBorders>
          </w:tcPr>
          <w:p w14:paraId="57ED3BDC" w14:textId="036D6EE3" w:rsidR="00F358D0" w:rsidRP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left w:val="nil"/>
              <w:bottom w:val="nil"/>
              <w:right w:val="nil"/>
            </w:tcBorders>
          </w:tcPr>
          <w:p w14:paraId="3C6D0DE2" w14:textId="1FB57AF4" w:rsidR="00F358D0" w:rsidRDefault="00EB54D1" w:rsidP="00F358D0">
            <w:pPr>
              <w:pStyle w:val="TabelleInhalt"/>
            </w:pPr>
            <w:sdt>
              <w:sdtPr>
                <w:alias w:val="To edit, see citavi.com/edit"/>
                <w:tag w:val="CitaviPlaceholder#1de75d58-00b4-4d09-8881-08cd1eaf7a56"/>
                <w:id w:val="-1650584492"/>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Q4NWJmLWUzMjAtNDRlOS04NWI5LTRmNzZlNTFlOWRjN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FkZTc1ZDU4LTAwYjQtNGQwOS04ODgxLTA4Y2QxZWFmN2E1N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5FECE02C" w14:textId="77777777" w:rsidTr="000A3008">
        <w:tc>
          <w:tcPr>
            <w:tcW w:w="2410" w:type="dxa"/>
            <w:tcBorders>
              <w:top w:val="nil"/>
              <w:left w:val="nil"/>
              <w:bottom w:val="nil"/>
              <w:right w:val="nil"/>
            </w:tcBorders>
          </w:tcPr>
          <w:p w14:paraId="0F8356A2" w14:textId="77777777" w:rsidR="00F358D0" w:rsidRDefault="00F358D0" w:rsidP="00742129">
            <w:pPr>
              <w:pStyle w:val="TabelleInhalt"/>
            </w:pPr>
            <w:r>
              <w:t>Pine</w:t>
            </w:r>
          </w:p>
        </w:tc>
        <w:tc>
          <w:tcPr>
            <w:tcW w:w="1134" w:type="dxa"/>
            <w:tcBorders>
              <w:top w:val="nil"/>
              <w:left w:val="nil"/>
              <w:bottom w:val="nil"/>
              <w:right w:val="nil"/>
            </w:tcBorders>
          </w:tcPr>
          <w:p w14:paraId="3C9F48E3" w14:textId="16141835" w:rsidR="00F358D0" w:rsidRDefault="00F358D0" w:rsidP="00742129">
            <w:pPr>
              <w:pStyle w:val="TabelleInhaltZahlen"/>
            </w:pPr>
            <w:r>
              <w:t>0.006089</w:t>
            </w:r>
          </w:p>
        </w:tc>
        <w:tc>
          <w:tcPr>
            <w:tcW w:w="1134" w:type="dxa"/>
            <w:tcBorders>
              <w:top w:val="nil"/>
              <w:left w:val="nil"/>
              <w:bottom w:val="nil"/>
              <w:right w:val="nil"/>
            </w:tcBorders>
          </w:tcPr>
          <w:p w14:paraId="45BC039B" w14:textId="217984E3" w:rsidR="00F358D0" w:rsidRDefault="00F358D0" w:rsidP="00742129">
            <w:pPr>
              <w:pStyle w:val="TabelleInhaltZahlen"/>
            </w:pPr>
            <w:r>
              <w:t>2.739073</w:t>
            </w:r>
          </w:p>
        </w:tc>
        <w:tc>
          <w:tcPr>
            <w:tcW w:w="1559" w:type="dxa"/>
            <w:tcBorders>
              <w:top w:val="nil"/>
              <w:left w:val="nil"/>
              <w:bottom w:val="nil"/>
              <w:right w:val="nil"/>
            </w:tcBorders>
          </w:tcPr>
          <w:p w14:paraId="58E334AA" w14:textId="61A18CAC"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9B1AAA8" w14:textId="3D54C45D" w:rsidR="00F358D0" w:rsidRDefault="00EB54D1" w:rsidP="00F358D0">
            <w:pPr>
              <w:pStyle w:val="TabelleInhalt"/>
            </w:pPr>
            <w:sdt>
              <w:sdtPr>
                <w:alias w:val="To edit, see citavi.com/edit"/>
                <w:tag w:val="CitaviPlaceholder#50108737-5a2b-497c-beca-0f1a17b166ad"/>
                <w:id w:val="36170036"/>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jMwNDNiLTI4YmEtNDdiOC04MTkxLTU0MDA3ODE0NDJjYSIsIlJhbmdlTGVuZ3RoIjoyNCwiUmVmZXJlbmNlSWQiOiIwODhiN2ExMy0zZGY4LTQxZTktOTVkMS0xZWY2MjJiOTdiMz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9wZW5hZ3Jhci5kZS9yZWNlaXZlL29wZW5hZ3Jhcl9tb2RzXzAwMDIyNDU3IiwiVXJpU3RyaW5nIjoiaHR0cHM6Ly93d3cub3BlbmFncmFyLmRlL3JlY2VpdmUvb3BlbmFncmFyX21vZHNfMDAwMjI0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}</w:instrText>
                </w:r>
                <w:r w:rsidR="000A3008">
                  <w:fldChar w:fldCharType="separate"/>
                </w:r>
                <w:r w:rsidR="00C452D3">
                  <w:t>Neubauer and Demant 2016</w:t>
                </w:r>
                <w:r w:rsidR="000A3008">
                  <w:fldChar w:fldCharType="end"/>
                </w:r>
              </w:sdtContent>
            </w:sdt>
          </w:p>
        </w:tc>
      </w:tr>
      <w:tr w:rsidR="00F358D0" w14:paraId="1BDB506C" w14:textId="77777777" w:rsidTr="000A3008">
        <w:tc>
          <w:tcPr>
            <w:tcW w:w="2410" w:type="dxa"/>
            <w:tcBorders>
              <w:top w:val="nil"/>
              <w:left w:val="nil"/>
              <w:bottom w:val="nil"/>
              <w:right w:val="nil"/>
            </w:tcBorders>
          </w:tcPr>
          <w:p w14:paraId="1D60DC77" w14:textId="77777777" w:rsidR="00F358D0" w:rsidRDefault="00F358D0" w:rsidP="00742129">
            <w:pPr>
              <w:pStyle w:val="TabelleInhalt"/>
            </w:pPr>
            <w:r>
              <w:t>Beech</w:t>
            </w:r>
          </w:p>
        </w:tc>
        <w:tc>
          <w:tcPr>
            <w:tcW w:w="1134" w:type="dxa"/>
            <w:tcBorders>
              <w:top w:val="nil"/>
              <w:left w:val="nil"/>
              <w:bottom w:val="nil"/>
              <w:right w:val="nil"/>
            </w:tcBorders>
          </w:tcPr>
          <w:p w14:paraId="27F68AF6" w14:textId="6FF9E794" w:rsidR="00F358D0" w:rsidRDefault="00F358D0" w:rsidP="00742129">
            <w:pPr>
              <w:pStyle w:val="TabelleInhaltZahlen"/>
            </w:pPr>
            <w:r>
              <w:t>0.018256</w:t>
            </w:r>
          </w:p>
        </w:tc>
        <w:tc>
          <w:tcPr>
            <w:tcW w:w="1134" w:type="dxa"/>
            <w:tcBorders>
              <w:top w:val="nil"/>
              <w:left w:val="nil"/>
              <w:bottom w:val="nil"/>
              <w:right w:val="nil"/>
            </w:tcBorders>
          </w:tcPr>
          <w:p w14:paraId="383DCF04" w14:textId="3F772C63" w:rsidR="00F358D0" w:rsidRDefault="00F358D0" w:rsidP="00742129">
            <w:pPr>
              <w:pStyle w:val="TabelleInhaltZahlen"/>
            </w:pPr>
            <w:r>
              <w:t>2.321997</w:t>
            </w:r>
          </w:p>
        </w:tc>
        <w:tc>
          <w:tcPr>
            <w:tcW w:w="1559" w:type="dxa"/>
            <w:tcBorders>
              <w:top w:val="nil"/>
              <w:left w:val="nil"/>
              <w:bottom w:val="nil"/>
              <w:right w:val="nil"/>
            </w:tcBorders>
          </w:tcPr>
          <w:p w14:paraId="363BA984" w14:textId="0A278D21"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7AD36BCB" w14:textId="1CD3FF9E" w:rsidR="00F358D0" w:rsidRDefault="00EB54D1" w:rsidP="00F358D0">
            <w:pPr>
              <w:pStyle w:val="TabelleInhalt"/>
            </w:pPr>
            <w:sdt>
              <w:sdtPr>
                <w:alias w:val="To edit, see citavi.com/edit"/>
                <w:tag w:val="CitaviPlaceholder#23f2f65e-5e85-4819-91e9-f85e063230a2"/>
                <w:id w:val="-1971740044"/>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FjNTU4LTE1MjYtNDY4NS05Yzg0LTY5ZGY2ZGJlZmRkY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IzZjJmNjVlLTVlODUtNDgxOS05MWU5LWY4NWUwNjMyMzBhM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1C9D57D1" w14:textId="77777777" w:rsidTr="000A3008">
        <w:tc>
          <w:tcPr>
            <w:tcW w:w="2410" w:type="dxa"/>
            <w:tcBorders>
              <w:top w:val="nil"/>
              <w:left w:val="nil"/>
              <w:bottom w:val="nil"/>
              <w:right w:val="nil"/>
            </w:tcBorders>
          </w:tcPr>
          <w:p w14:paraId="47A8F482" w14:textId="77777777" w:rsidR="00F358D0" w:rsidRDefault="00F358D0" w:rsidP="00742129">
            <w:pPr>
              <w:pStyle w:val="TabelleInhalt"/>
            </w:pPr>
            <w:r>
              <w:t>Oak</w:t>
            </w:r>
          </w:p>
        </w:tc>
        <w:tc>
          <w:tcPr>
            <w:tcW w:w="1134" w:type="dxa"/>
            <w:tcBorders>
              <w:top w:val="nil"/>
              <w:left w:val="nil"/>
              <w:bottom w:val="nil"/>
              <w:right w:val="nil"/>
            </w:tcBorders>
          </w:tcPr>
          <w:p w14:paraId="37B8FEB0" w14:textId="626F515B" w:rsidR="00F358D0" w:rsidRDefault="00F358D0" w:rsidP="00742129">
            <w:pPr>
              <w:pStyle w:val="TabelleInhaltZahlen"/>
            </w:pPr>
            <w:r>
              <w:t>0.028000</w:t>
            </w:r>
          </w:p>
        </w:tc>
        <w:tc>
          <w:tcPr>
            <w:tcW w:w="1134" w:type="dxa"/>
            <w:tcBorders>
              <w:top w:val="nil"/>
              <w:left w:val="nil"/>
              <w:bottom w:val="nil"/>
              <w:right w:val="nil"/>
            </w:tcBorders>
          </w:tcPr>
          <w:p w14:paraId="4F0F6926" w14:textId="67438C4A" w:rsidR="00F358D0" w:rsidRDefault="00F358D0" w:rsidP="00742129">
            <w:pPr>
              <w:pStyle w:val="TabelleInhaltZahlen"/>
            </w:pPr>
            <w:r>
              <w:t>2.440000</w:t>
            </w:r>
          </w:p>
        </w:tc>
        <w:tc>
          <w:tcPr>
            <w:tcW w:w="1559" w:type="dxa"/>
            <w:tcBorders>
              <w:top w:val="nil"/>
              <w:left w:val="nil"/>
              <w:bottom w:val="nil"/>
              <w:right w:val="nil"/>
            </w:tcBorders>
          </w:tcPr>
          <w:p w14:paraId="1D41AE06" w14:textId="43337590"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830363B" w14:textId="6163777D" w:rsidR="00F358D0" w:rsidRDefault="00EB54D1" w:rsidP="00F358D0">
            <w:pPr>
              <w:pStyle w:val="TabelleInhalt"/>
            </w:pPr>
            <w:sdt>
              <w:sdtPr>
                <w:alias w:val="To edit, see citavi.com/edit"/>
                <w:tag w:val="CitaviPlaceholder#6a13fcf3-8f58-47ad-9192-14485c4d642e"/>
                <w:id w:val="86662189"/>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zFjM2VjLTE0YzEtNDE0OS1iNjZkLTE5YTIzMzdiYzg0YSIsIlJhbmdlTGVuZ3RoIjoyMywiUmVmZXJlbmNlSWQiOiI3NTRjYTQ2OC01ZmJkLTQ3ZmYtYjA5NC1lYWEwYmEyODAyZ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bWZva3NzZWIuanBnIiwiVXJpU3RyaW5nIjoiNzU0Y2E0NjgtNWZiZC00N2ZmLWIwOTQtZWFhMGJhMjgwMmZ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yeS83NC41LjQ5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Zm9yZXN0cnkvNzQuNS40OTEiLCJVcmlTdHJpbmciOiJodHRwczovL2RvaS5vcmcvMTAuMTA5My9mb3Jlc3RyeS83NC41LjQ5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}</w:instrText>
                </w:r>
                <w:r w:rsidR="000A3008">
                  <w:fldChar w:fldCharType="separate"/>
                </w:r>
                <w:r w:rsidR="00C452D3">
                  <w:t>Drexhage and Colin 2001</w:t>
                </w:r>
                <w:r w:rsidR="000A3008">
                  <w:fldChar w:fldCharType="end"/>
                </w:r>
              </w:sdtContent>
            </w:sdt>
          </w:p>
        </w:tc>
      </w:tr>
      <w:tr w:rsidR="00F358D0" w14:paraId="7862A80D" w14:textId="77777777" w:rsidTr="000A3008">
        <w:tc>
          <w:tcPr>
            <w:tcW w:w="2410" w:type="dxa"/>
            <w:tcBorders>
              <w:top w:val="nil"/>
              <w:left w:val="nil"/>
              <w:right w:val="nil"/>
            </w:tcBorders>
          </w:tcPr>
          <w:p w14:paraId="5B3EB35B" w14:textId="5CE12146" w:rsidR="00F358D0" w:rsidRDefault="00D44AC7" w:rsidP="00742129">
            <w:pPr>
              <w:pStyle w:val="TabelleInhalt"/>
            </w:pPr>
            <w:r>
              <w:t>SLB</w:t>
            </w:r>
          </w:p>
        </w:tc>
        <w:tc>
          <w:tcPr>
            <w:tcW w:w="1134" w:type="dxa"/>
            <w:tcBorders>
              <w:top w:val="nil"/>
              <w:left w:val="nil"/>
              <w:right w:val="nil"/>
            </w:tcBorders>
          </w:tcPr>
          <w:p w14:paraId="0F73A060" w14:textId="0F41503F" w:rsidR="00F358D0" w:rsidRDefault="00F358D0" w:rsidP="00742129">
            <w:pPr>
              <w:pStyle w:val="TabelleInhaltZahlen"/>
            </w:pPr>
            <w:r>
              <w:t>0.000010</w:t>
            </w:r>
          </w:p>
        </w:tc>
        <w:tc>
          <w:tcPr>
            <w:tcW w:w="1134" w:type="dxa"/>
            <w:tcBorders>
              <w:top w:val="nil"/>
              <w:left w:val="nil"/>
              <w:right w:val="nil"/>
            </w:tcBorders>
          </w:tcPr>
          <w:p w14:paraId="61DC2F15" w14:textId="75FAE4AB" w:rsidR="00F358D0" w:rsidRDefault="00F358D0" w:rsidP="00742129">
            <w:pPr>
              <w:pStyle w:val="TabelleInhaltZahlen"/>
            </w:pPr>
            <w:r>
              <w:t>2.529000</w:t>
            </w:r>
          </w:p>
        </w:tc>
        <w:tc>
          <w:tcPr>
            <w:tcW w:w="1559" w:type="dxa"/>
            <w:tcBorders>
              <w:top w:val="nil"/>
              <w:left w:val="nil"/>
              <w:right w:val="nil"/>
            </w:tcBorders>
          </w:tcPr>
          <w:p w14:paraId="570718E9" w14:textId="567BC402" w:rsidR="00F358D0" w:rsidRDefault="00F358D0" w:rsidP="00F358D0">
            <w:pPr>
              <w:pStyle w:val="TabelleInhalt"/>
            </w:pPr>
            <w:r>
              <w:t xml:space="preserve">DBH </w:t>
            </w:r>
            <w:r>
              <w:rPr>
                <w:rFonts w:cstheme="minorHAnsi"/>
              </w:rPr>
              <w:t>[mm</w:t>
            </w:r>
            <w:r>
              <w:rPr>
                <w:rFonts w:ascii="Calibri" w:hAnsi="Calibri" w:cs="Calibri"/>
              </w:rPr>
              <w:t>]</w:t>
            </w:r>
          </w:p>
        </w:tc>
        <w:tc>
          <w:tcPr>
            <w:tcW w:w="2835" w:type="dxa"/>
            <w:tcBorders>
              <w:top w:val="nil"/>
              <w:left w:val="nil"/>
              <w:right w:val="nil"/>
            </w:tcBorders>
          </w:tcPr>
          <w:p w14:paraId="0A910467" w14:textId="15DEFD8E" w:rsidR="00F358D0" w:rsidRDefault="00EB54D1" w:rsidP="00F358D0">
            <w:pPr>
              <w:pStyle w:val="TabelleInhalt"/>
            </w:pPr>
            <w:sdt>
              <w:sdtPr>
                <w:alias w:val="To edit, see citavi.com/edit"/>
                <w:tag w:val="CitaviPlaceholder#de54f6fb-8d8d-40ce-8222-926f2485d5c5"/>
                <w:id w:val="-1186752366"/>
                <w:placeholder>
                  <w:docPart w:val="DefaultPlaceholder_-1854013440"/>
                </w:placeholder>
              </w:sdtPr>
              <w:sdtEndPr/>
              <w:sdtContent>
                <w:r w:rsidR="000A3008">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I3NGU0LWJhMWUtNDBiOC05NmQyLWM3YmQ5NzRlZjA2YSIsIlJhbmdlTGVuZ3RoIjoyNCwiUmVmZXJlbmNlSWQiOiIwZmUyYTRiZC0wYWVjLTQyMjEtODVmNy1hMWVjYzI4ZjEzZW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1cTNxaHphbC5qcGciLCJVcmlTdHJpbmciOiIwZmUyYTRiZC0wYWVjLTQyMjEtODVmNy1hMWVjYzI4ZjEzZ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YzMDIwMTY2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M5MC9mMzAyMDE2NiIsIlVyaVN0cmluZyI6Imh0dHBzOi8vZG9pLm9yZy8xMC4zMzkwL2YzMDIwMTY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}</w:instrText>
                </w:r>
                <w:r w:rsidR="000A3008">
                  <w:fldChar w:fldCharType="separate"/>
                </w:r>
                <w:r w:rsidR="00C452D3">
                  <w:t>Johansson and Hjelm 2012</w:t>
                </w:r>
                <w:r w:rsidR="000A3008">
                  <w:fldChar w:fldCharType="end"/>
                </w:r>
              </w:sdtContent>
            </w:sdt>
          </w:p>
        </w:tc>
      </w:tr>
    </w:tbl>
    <w:p w14:paraId="08FA32A3" w14:textId="77777777" w:rsidR="00F358D0" w:rsidRDefault="00F358D0" w:rsidP="0071157E"/>
    <w:p w14:paraId="18B8F058" w14:textId="3930EB21" w:rsidR="00BC3FC3" w:rsidRDefault="00BC3FC3" w:rsidP="0071157E">
      <w:r>
        <w:t>Subsequently, the individual tree biomass values (AGB + BGB) are summed up for each plot. Afterwards, the total plot biomass is extrapolated for a total area of one hectare.</w:t>
      </w:r>
    </w:p>
    <w:p w14:paraId="43A87F01" w14:textId="0C959FFB" w:rsidR="0096770B" w:rsidRDefault="0096770B" w:rsidP="0096770B">
      <w:pPr>
        <w:pStyle w:val="berschrift3"/>
      </w:pPr>
      <w:bookmarkStart w:id="63" w:name="_Toc152595785"/>
      <w:r w:rsidRPr="009179FB">
        <w:lastRenderedPageBreak/>
        <w:t xml:space="preserve">Forest </w:t>
      </w:r>
      <w:r w:rsidR="006D1F62">
        <w:t>yield</w:t>
      </w:r>
      <w:r w:rsidRPr="009179FB">
        <w:t xml:space="preserve"> classes</w:t>
      </w:r>
      <w:bookmarkEnd w:id="63"/>
    </w:p>
    <w:p w14:paraId="0937E539" w14:textId="6FEADA0C" w:rsidR="00D03882" w:rsidRDefault="006D1F62" w:rsidP="002A1C44">
      <w:r>
        <w:t>The calculation of forest yield classes is a measure to evaluate the forest stand productivity in consideration of its site and growth conditions</w:t>
      </w:r>
      <w:r w:rsidR="00F83D93" w:rsidRPr="00F83D93">
        <w:t xml:space="preserve"> </w:t>
      </w:r>
      <w:sdt>
        <w:sdtPr>
          <w:rPr>
            <w:rFonts w:ascii="Calibri" w:hAnsi="Calibri" w:cs="Calibri"/>
            <w:color w:val="000000"/>
          </w:rPr>
          <w:alias w:val="To edit, see citavi.com/edit"/>
          <w:tag w:val="CitaviPlaceholder#23d9b14c-03c5-4d6c-920d-ed7e3057cc89"/>
          <w:id w:val="670141588"/>
          <w:placeholder>
            <w:docPart w:val="0F04B0E279D54D99AD4C2EC184C7E6AF"/>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jM1ODRlLTM2ZWMtNDQwNi04YmU2LTA5MzVjOGZlZDVkM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IzZDliMTRjLTAzYzUtNGQ2Yy05MjBkLWVkN2UzMDU3Y2M4OSIsIlRleHQiOiIoR2Fkb3cgMjAw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(Gadow 2003)</w:t>
          </w:r>
          <w:r w:rsidR="00E3665E" w:rsidRPr="00E3665E">
            <w:rPr>
              <w:rFonts w:ascii="Calibri" w:hAnsi="Calibri" w:cs="Calibri"/>
              <w:color w:val="000000"/>
            </w:rPr>
            <w:fldChar w:fldCharType="end"/>
          </w:r>
        </w:sdtContent>
      </w:sdt>
      <w:r>
        <w:t xml:space="preserve">. The forest increment analysis is only applied to the main tree species (alder, birch, pine or spruce) </w:t>
      </w:r>
      <w:r w:rsidR="0045129C">
        <w:t>of</w:t>
      </w:r>
      <w:r>
        <w:t xml:space="preserve"> each plot</w:t>
      </w:r>
      <w:r w:rsidR="0045129C">
        <w:t xml:space="preserve">. </w:t>
      </w:r>
      <w:r w:rsidR="00CB7A0A">
        <w:t>For the assessment of the yield class the height of the mean basal area tree (</w:t>
      </w:r>
      <w:r w:rsidR="00660510">
        <w:t>H</w:t>
      </w:r>
      <w:r w:rsidR="00CB7A0A" w:rsidRPr="00CB7A0A">
        <w:rPr>
          <w:vertAlign w:val="subscript"/>
        </w:rPr>
        <w:t>g</w:t>
      </w:r>
      <w:r w:rsidR="00CB7A0A">
        <w:t xml:space="preserve">) in relation </w:t>
      </w:r>
      <w:r w:rsidR="001F5CAF">
        <w:t xml:space="preserve">to </w:t>
      </w:r>
      <w:r w:rsidR="00CB7A0A">
        <w:t>the age of the forest stand</w:t>
      </w:r>
      <w:r w:rsidR="001D1B29">
        <w:t xml:space="preserve"> is used</w:t>
      </w:r>
      <w:r w:rsidR="00CB7A0A">
        <w:t xml:space="preserve">. </w:t>
      </w:r>
    </w:p>
    <w:p w14:paraId="7B584016" w14:textId="465AF409" w:rsidR="008B1552" w:rsidRDefault="008B1552" w:rsidP="0045129C">
      <w:r>
        <w:t xml:space="preserve">Once all tree heights are measured or estimated, the height of the base area mean trunk </w:t>
      </w:r>
      <w:r w:rsidR="00660510">
        <w:t>H</w:t>
      </w:r>
      <w:r w:rsidRPr="008B1552">
        <w:rPr>
          <w:vertAlign w:val="subscript"/>
        </w:rPr>
        <w:t>g</w:t>
      </w:r>
      <w:r>
        <w:t xml:space="preserve"> </w:t>
      </w:r>
      <w:r w:rsidR="008845E9">
        <w:t xml:space="preserve">is </w:t>
      </w:r>
      <w:r w:rsidR="00987C14">
        <w:t>derived by inserting the diameter of the base area mean trunk D</w:t>
      </w:r>
      <w:r w:rsidR="00987C14" w:rsidRPr="00987C14">
        <w:rPr>
          <w:vertAlign w:val="subscript"/>
        </w:rPr>
        <w:t>g</w:t>
      </w:r>
      <w:r w:rsidR="00987C14">
        <w:t xml:space="preserve"> (Eq. </w:t>
      </w:r>
      <w:r w:rsidR="00987C14">
        <w:fldChar w:fldCharType="begin"/>
      </w:r>
      <w:r w:rsidR="00987C14">
        <w:instrText xml:space="preserve"> REF _Ref152541240 \h </w:instrText>
      </w:r>
      <w:r w:rsidR="00987C14">
        <w:fldChar w:fldCharType="separate"/>
      </w:r>
      <w:r w:rsidR="009143AF">
        <w:rPr>
          <w:noProof/>
        </w:rPr>
        <w:t>13</w:t>
      </w:r>
      <w:r w:rsidR="00987C14">
        <w:fldChar w:fldCharType="end"/>
      </w:r>
      <w:r w:rsidR="00987C14">
        <w:t>) into the function of the sample plots’ specific height curves.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87C14" w:rsidRPr="001D0651" w14:paraId="7CF7B88D" w14:textId="77777777" w:rsidTr="00F17418">
        <w:tc>
          <w:tcPr>
            <w:tcW w:w="7650" w:type="dxa"/>
          </w:tcPr>
          <w:p w14:paraId="74569F4C" w14:textId="0428EB07" w:rsidR="00987C14" w:rsidRPr="009179FB" w:rsidRDefault="00EB54D1" w:rsidP="00F17418">
            <w:pPr>
              <w:jc w:val="center"/>
            </w:pPr>
            <m:oMathPara>
              <m:oMath>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g</m:t>
                    </m:r>
                  </m:sub>
                </m:sSub>
                <m:r>
                  <w:rPr>
                    <w:rFonts w:ascii="Cambria Math" w:hAnsi="Cambria Math"/>
                    <w:sz w:val="28"/>
                    <w:szCs w:val="24"/>
                  </w:rPr>
                  <m:t xml:space="preserve">= </m:t>
                </m:r>
                <m:rad>
                  <m:radPr>
                    <m:degHide m:val="1"/>
                    <m:ctrlPr>
                      <w:rPr>
                        <w:rFonts w:ascii="Cambria Math" w:hAnsi="Cambria Math"/>
                        <w:i/>
                        <w:sz w:val="28"/>
                        <w:szCs w:val="24"/>
                      </w:rPr>
                    </m:ctrlPr>
                  </m:radPr>
                  <m:deg/>
                  <m:e>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DBH</m:t>
                                    </m:r>
                                  </m:e>
                                  <m:sub>
                                    <m:r>
                                      <w:rPr>
                                        <w:rFonts w:ascii="Cambria Math" w:hAnsi="Cambria Math"/>
                                        <w:sz w:val="28"/>
                                        <w:szCs w:val="24"/>
                                      </w:rPr>
                                      <m:t>i</m:t>
                                    </m:r>
                                  </m:sub>
                                </m:sSub>
                                <m:r>
                                  <w:rPr>
                                    <w:rFonts w:ascii="Cambria Math" w:hAnsi="Cambria Math"/>
                                    <w:sz w:val="28"/>
                                    <w:szCs w:val="24"/>
                                  </w:rPr>
                                  <m:t>)</m:t>
                                </m:r>
                              </m:e>
                              <m:sup>
                                <m:r>
                                  <w:rPr>
                                    <w:rFonts w:ascii="Cambria Math" w:hAnsi="Cambria Math"/>
                                    <w:sz w:val="28"/>
                                    <w:szCs w:val="24"/>
                                  </w:rPr>
                                  <m:t>2</m:t>
                                </m:r>
                              </m:sup>
                            </m:sSup>
                          </m:e>
                        </m:nary>
                      </m:num>
                      <m:den>
                        <m:r>
                          <w:rPr>
                            <w:rFonts w:ascii="Cambria Math" w:hAnsi="Cambria Math"/>
                            <w:sz w:val="28"/>
                            <w:szCs w:val="24"/>
                          </w:rPr>
                          <m:t>n</m:t>
                        </m:r>
                      </m:den>
                    </m:f>
                  </m:e>
                </m:rad>
              </m:oMath>
            </m:oMathPara>
          </w:p>
        </w:tc>
        <w:tc>
          <w:tcPr>
            <w:tcW w:w="1412" w:type="dxa"/>
            <w:vAlign w:val="center"/>
          </w:tcPr>
          <w:p w14:paraId="3A2A1F18" w14:textId="4E78215B" w:rsidR="00987C14" w:rsidRPr="001D0651" w:rsidRDefault="00987C14" w:rsidP="00F17418">
            <w:pPr>
              <w:pStyle w:val="Beschriftung"/>
              <w:jc w:val="right"/>
              <w:rPr>
                <w:noProof/>
              </w:rPr>
            </w:pPr>
            <w:r>
              <w:rPr>
                <w:noProof/>
              </w:rPr>
              <w:fldChar w:fldCharType="begin"/>
            </w:r>
            <w:r>
              <w:rPr>
                <w:noProof/>
              </w:rPr>
              <w:instrText xml:space="preserve"> SEQ Eq. \* ARABIC </w:instrText>
            </w:r>
            <w:r>
              <w:rPr>
                <w:noProof/>
              </w:rPr>
              <w:fldChar w:fldCharType="separate"/>
            </w:r>
            <w:bookmarkStart w:id="64" w:name="_Ref152541240"/>
            <w:r w:rsidR="009143AF">
              <w:rPr>
                <w:noProof/>
              </w:rPr>
              <w:t>13</w:t>
            </w:r>
            <w:bookmarkEnd w:id="64"/>
            <w:r>
              <w:rPr>
                <w:noProof/>
              </w:rPr>
              <w:fldChar w:fldCharType="end"/>
            </w:r>
          </w:p>
        </w:tc>
      </w:tr>
    </w:tbl>
    <w:p w14:paraId="3E3CFE70" w14:textId="77777777" w:rsidR="00987C14" w:rsidRDefault="00987C14" w:rsidP="0045129C"/>
    <w:p w14:paraId="3AE6DB73" w14:textId="77E270F1" w:rsidR="008B1552" w:rsidRPr="009179FB" w:rsidRDefault="008B1552" w:rsidP="0045129C">
      <w:r>
        <w:t xml:space="preserve">From the </w:t>
      </w:r>
      <w:r w:rsidR="00660510">
        <w:t>H</w:t>
      </w:r>
      <w:r w:rsidRPr="005E578A">
        <w:rPr>
          <w:vertAlign w:val="subscript"/>
        </w:rPr>
        <w:t>g</w:t>
      </w:r>
      <w:r>
        <w:t xml:space="preserve"> and age of the forest stand, the yield class is determined visually by inserting them into the plotted yield tables </w:t>
      </w:r>
      <w:r w:rsidR="00091AF1">
        <w:t>of</w:t>
      </w:r>
      <w:r>
        <w:t xml:space="preserve"> </w:t>
      </w:r>
      <w:r w:rsidRPr="00CD1474">
        <w:rPr>
          <w:i/>
          <w:iCs/>
        </w:rPr>
        <w:t xml:space="preserve">Alnus </w:t>
      </w:r>
      <w:proofErr w:type="spellStart"/>
      <w:r w:rsidRPr="00CD1474">
        <w:rPr>
          <w:i/>
          <w:iCs/>
        </w:rPr>
        <w:t>glutinosa</w:t>
      </w:r>
      <w:proofErr w:type="spellEnd"/>
      <w:r>
        <w:t xml:space="preserve"> </w:t>
      </w:r>
      <w:sdt>
        <w:sdtPr>
          <w:rPr>
            <w:rFonts w:ascii="Calibri" w:hAnsi="Calibri" w:cs="Calibri"/>
            <w:color w:val="000000"/>
          </w:rPr>
          <w:alias w:val="To edit, see citavi.com/edit"/>
          <w:tag w:val="CitaviPlaceholder#3f4aaa26-9b6f-4366-9845-48b204583b29"/>
          <w:id w:val="202666930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jNjMGY3LWVjYzQtNGQ0YS05YmMwLTU3ZmE2Y2NjNTcxM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DctMjBUMDg6NDA6NDg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MzZjRhYWEyNi05YjZmLTQzNjYtOTg0NS00OGIyMDQ1ODNiMjkiLCJUZXh0IjoiKExvY2tvdyAxOTk0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1994)</w:t>
          </w:r>
          <w:r w:rsidR="00E3665E" w:rsidRPr="00E3665E">
            <w:rPr>
              <w:rFonts w:ascii="Calibri" w:hAnsi="Calibri" w:cs="Calibri"/>
              <w:color w:val="000000"/>
            </w:rPr>
            <w:fldChar w:fldCharType="end"/>
          </w:r>
        </w:sdtContent>
      </w:sdt>
      <w:r>
        <w:t xml:space="preserve">, </w:t>
      </w:r>
      <w:r w:rsidR="006C2A6C" w:rsidRPr="00CD1474">
        <w:rPr>
          <w:i/>
          <w:iCs/>
        </w:rPr>
        <w:t xml:space="preserve">Betula </w:t>
      </w:r>
      <w:proofErr w:type="spellStart"/>
      <w:r w:rsidR="006C2A6C" w:rsidRPr="00CD1474">
        <w:rPr>
          <w:i/>
          <w:iCs/>
        </w:rPr>
        <w:t>pubescens</w:t>
      </w:r>
      <w:proofErr w:type="spellEnd"/>
      <w:r w:rsidR="006C2A6C">
        <w:t xml:space="preserve"> </w:t>
      </w:r>
      <w:sdt>
        <w:sdtPr>
          <w:rPr>
            <w:rFonts w:ascii="Calibri" w:hAnsi="Calibri" w:cs="Calibri"/>
            <w:color w:val="000000"/>
          </w:rPr>
          <w:alias w:val="To edit, see citavi.com/edit"/>
          <w:tag w:val="CitaviPlaceholder#0d22af2b-ce47-4f58-883a-54ec52901de4"/>
          <w:id w:val="-102948458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AwZmRlLTI1Y2ItNDJmZi1iZmM2LWQ1ZmU2NjFjOTU5NC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A3LTIwVDA4OjQwOjU1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BkMjJhZjJiLWNlNDctNGY1OC04ODNhLTU0ZWM1MjkwMWRlNCIsIlRleHQiOiIoTG9ja293IDE5OTZh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1996a)</w:t>
          </w:r>
          <w:r w:rsidR="00E3665E" w:rsidRPr="00E3665E">
            <w:rPr>
              <w:rFonts w:ascii="Calibri" w:hAnsi="Calibri" w:cs="Calibri"/>
              <w:color w:val="000000"/>
            </w:rPr>
            <w:fldChar w:fldCharType="end"/>
          </w:r>
        </w:sdtContent>
      </w:sdt>
      <w:r w:rsidR="006C2A6C">
        <w:t xml:space="preserve">, </w:t>
      </w:r>
      <w:r w:rsidR="006C2A6C" w:rsidRPr="00CD1474">
        <w:rPr>
          <w:i/>
          <w:iCs/>
        </w:rPr>
        <w:t>Pinus sylvestris</w:t>
      </w:r>
      <w:r w:rsidR="006C2A6C">
        <w:t xml:space="preserve"> </w:t>
      </w:r>
      <w:sdt>
        <w:sdtPr>
          <w:rPr>
            <w:rFonts w:ascii="Calibri" w:hAnsi="Calibri" w:cs="Calibri"/>
            <w:color w:val="000000"/>
          </w:rPr>
          <w:alias w:val="To edit, see citavi.com/edit"/>
          <w:tag w:val="CitaviPlaceholder#57d8f149-a863-4204-b4fe-9e5459bf82dd"/>
          <w:id w:val="-128357262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zIwMGZjLTY0ZTItNGI1Yy05NWFiLWEzNTUxNGFlNGZjMi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VW5rbm93bi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DctMjBUMDg6NDA6NDA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U3ZDhmMTQ5LWE4NjMtNDIwNC1iNGZlLTllNTQ1OWJmODJkZCIsIlRleHQiOiIoTGVtYmNrZSBldCBhbC4gMTk3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(Lembcke et al. 1975)</w:t>
          </w:r>
          <w:r w:rsidR="00E3665E" w:rsidRPr="00E3665E">
            <w:rPr>
              <w:rFonts w:ascii="Calibri" w:hAnsi="Calibri" w:cs="Calibri"/>
              <w:color w:val="000000"/>
            </w:rPr>
            <w:fldChar w:fldCharType="end"/>
          </w:r>
        </w:sdtContent>
      </w:sdt>
      <w:r w:rsidR="000333D9">
        <w:t xml:space="preserve"> and the yield table of Wiedemann (1936) for moderately-intensive management for </w:t>
      </w:r>
      <w:proofErr w:type="spellStart"/>
      <w:r w:rsidR="000333D9" w:rsidRPr="00CD1474">
        <w:rPr>
          <w:i/>
          <w:iCs/>
        </w:rPr>
        <w:t>Picea</w:t>
      </w:r>
      <w:proofErr w:type="spellEnd"/>
      <w:r w:rsidR="000333D9" w:rsidRPr="00CD1474">
        <w:rPr>
          <w:i/>
          <w:iCs/>
        </w:rPr>
        <w:t xml:space="preserve"> </w:t>
      </w:r>
      <w:proofErr w:type="spellStart"/>
      <w:r w:rsidR="000333D9" w:rsidRPr="00CD1474">
        <w:rPr>
          <w:i/>
          <w:iCs/>
        </w:rPr>
        <w:t>abies</w:t>
      </w:r>
      <w:proofErr w:type="spellEnd"/>
      <w:r w:rsidR="000333D9">
        <w:t xml:space="preserve"> by </w:t>
      </w:r>
      <w:r w:rsidR="002F52F0">
        <w:rPr>
          <w:rFonts w:ascii="Calibri" w:hAnsi="Calibri" w:cs="Calibri"/>
          <w:color w:val="000000"/>
        </w:rPr>
        <w:t xml:space="preserve">Schober </w:t>
      </w:r>
      <w:sdt>
        <w:sdtPr>
          <w:rPr>
            <w:rFonts w:ascii="Calibri" w:hAnsi="Calibri" w:cs="Calibri"/>
            <w:color w:val="000000"/>
          </w:rPr>
          <w:alias w:val="To edit, see citavi.com/edit"/>
          <w:tag w:val="CitaviPlaceholder#654e4e92-1655-47db-9117-74704c6def54"/>
          <w:id w:val="2001840618"/>
          <w:placeholder>
            <w:docPart w:val="DefaultPlaceholder_-1854013440"/>
          </w:placeholder>
        </w:sdtPr>
        <w:sdtEndPr/>
        <w:sdtContent>
          <w:r w:rsidR="00E3665E" w:rsidRPr="00E3665E">
            <w:rPr>
              <w:rFonts w:ascii="Calibri" w:hAnsi="Calibri" w:cs="Calibri"/>
              <w:color w:val="000000"/>
            </w:rPr>
            <w:fldChar w:fldCharType="begin"/>
          </w:r>
          <w:r w:rsidR="002F52F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WE2YTIyLTQxYzMtNGMyMS1iNjUxLTlmMjdlYjc5OTNjMiIsIlJhbmdlTGVuZ3RoIjo2LCJSZWZlcmVuY2VJZCI6IjAwNWUyMjliLTgwNmItNDg4Zi05YjU2LTdmNmVlMjkyMmE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(1995)</w:t>
          </w:r>
          <w:r w:rsidR="00E3665E" w:rsidRPr="00E3665E">
            <w:rPr>
              <w:rFonts w:ascii="Calibri" w:hAnsi="Calibri" w:cs="Calibri"/>
              <w:color w:val="000000"/>
            </w:rPr>
            <w:fldChar w:fldCharType="end"/>
          </w:r>
        </w:sdtContent>
      </w:sdt>
      <w:r w:rsidR="006C2A6C">
        <w:t xml:space="preserve">. Since downy birch trees rarely appear purely but are often crossed with sandy birch, the data of </w:t>
      </w:r>
      <w:r w:rsidR="006C2A6C" w:rsidRPr="00CD1474">
        <w:rPr>
          <w:i/>
          <w:iCs/>
        </w:rPr>
        <w:t xml:space="preserve">Betula </w:t>
      </w:r>
      <w:proofErr w:type="spellStart"/>
      <w:r w:rsidR="006C2A6C" w:rsidRPr="00CD1474">
        <w:rPr>
          <w:i/>
          <w:iCs/>
        </w:rPr>
        <w:t>pubescens</w:t>
      </w:r>
      <w:proofErr w:type="spellEnd"/>
      <w:r w:rsidR="006C2A6C">
        <w:t xml:space="preserve"> is compared to the yield table of </w:t>
      </w:r>
      <w:r w:rsidR="006C2A6C" w:rsidRPr="00CD1474">
        <w:rPr>
          <w:i/>
          <w:iCs/>
        </w:rPr>
        <w:t>Betula pendula</w:t>
      </w:r>
      <w:r w:rsidR="006C2A6C">
        <w:t xml:space="preserve"> </w:t>
      </w:r>
      <w:sdt>
        <w:sdtPr>
          <w:rPr>
            <w:rFonts w:ascii="Calibri" w:hAnsi="Calibri" w:cs="Calibri"/>
            <w:color w:val="000000"/>
          </w:rPr>
          <w:alias w:val="To edit, see citavi.com/edit"/>
          <w:tag w:val="CitaviPlaceholder#d5c12414-bc62-4c80-be7d-c92fc81ff819"/>
          <w:id w:val="1765883727"/>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k4NWViLTc0YzAtNDQ1ZC05Y2Q3LWMwZWVhNDAxOTY2YiIsIlJhbmdlTGVuZ3RoIjoxNCwiUmVmZXJlbmNlSWQiOiI4NzM3OWQxNS1iY2M5LTQwZTQtOGY3OS0wMGY4NjQ4ZDc0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TYW5kYmlya2VfRVQucGRmIiwiVXJpU3RyaW5nIjoiaHR0cHM6Ly9mb3JzdC5icmFuZGVuYnVyZy5kZS9zaXhjbXMvbWVkaWEucGhwLzkvU2FuZG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2OjE3IiwiTW9kaWZpZWRCeSI6Il9Kb25hcyBTaXR0ZSIsIklkIjoiMTZkZDRjNWEtYzc2Yi00MDgwLWJlNWItYmM5ZjE4MjY4MGVlIiwiTW9kaWZpZWRPbiI6IjIwMjMtMDctMjBUMDg6MTY6MTciLCJQcm9qZWN0Ijp7IiRyZWYiOiI4In19XSwiT25saW5lQWRkcmVzcyI6Imh0dHBzOi8vZm9yc3QuYnJhbmRlbmJ1cmcuZGUvc2l4Y21zL21lZGlhLnBocC85L1NhbmRiaXJrZV9FVC5wZGYiLCJPcmdhbml6YXRpb25zIjpbXSwiT3RoZXJzSW52b2x2ZWQiOltdLCJQYWdlQ291bnQiOiI0N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1996b)</w:t>
          </w:r>
          <w:r w:rsidR="00E3665E" w:rsidRPr="00E3665E">
            <w:rPr>
              <w:rFonts w:ascii="Calibri" w:hAnsi="Calibri" w:cs="Calibri"/>
              <w:color w:val="000000"/>
            </w:rPr>
            <w:fldChar w:fldCharType="end"/>
          </w:r>
        </w:sdtContent>
      </w:sdt>
      <w:r w:rsidR="006C2A6C">
        <w:t xml:space="preserve"> as well.</w:t>
      </w:r>
      <w:r w:rsidR="00F67167">
        <w:t xml:space="preserve"> The yield classes are not only considered plot-wise but are separated by stand strata as well. This way, one plot can generate several yield classes for different tree ages. Additionally, yield classes are assigned for populations of the 4 main tree species when they occur as secondary species next to another main tree species on the plot.</w:t>
      </w:r>
      <w:r w:rsidR="00660510">
        <w:t xml:space="preserve"> H</w:t>
      </w:r>
      <w:r w:rsidR="00660510" w:rsidRPr="00660510">
        <w:rPr>
          <w:vertAlign w:val="subscript"/>
        </w:rPr>
        <w:t>g</w:t>
      </w:r>
      <w:r w:rsidR="00660510">
        <w:t xml:space="preserve"> – </w:t>
      </w:r>
      <w:r w:rsidR="00E22BB2">
        <w:t>a</w:t>
      </w:r>
      <w:r w:rsidR="00660510">
        <w:t xml:space="preserve">ge combinations </w:t>
      </w:r>
      <w:r w:rsidR="00E22BB2">
        <w:t>which are beyond the range of the applied yield tables are not considered.</w:t>
      </w:r>
    </w:p>
    <w:p w14:paraId="1BFDB97F" w14:textId="53EA7724" w:rsidR="0096770B" w:rsidRDefault="0096770B" w:rsidP="0096770B">
      <w:pPr>
        <w:pStyle w:val="berschrift3"/>
      </w:pPr>
      <w:bookmarkStart w:id="65" w:name="_Toc152595786"/>
      <w:r w:rsidRPr="009179FB">
        <w:t xml:space="preserve">Forest </w:t>
      </w:r>
      <w:r w:rsidR="00217499">
        <w:t>Structural Index</w:t>
      </w:r>
      <w:bookmarkEnd w:id="65"/>
    </w:p>
    <w:p w14:paraId="5652E1DA" w14:textId="6D71E039" w:rsidR="0042150A" w:rsidRDefault="00446FB5" w:rsidP="0042150A">
      <w:r>
        <w:t>A forest’s structure can be described by various quantitative and qualitative measures.</w:t>
      </w:r>
      <w:r w:rsidR="00404FAD">
        <w:t xml:space="preserve"> Storch et al.</w:t>
      </w:r>
      <w:r>
        <w:t xml:space="preserve"> </w:t>
      </w:r>
      <w:sdt>
        <w:sdtPr>
          <w:rPr>
            <w:rFonts w:ascii="Calibri" w:hAnsi="Calibri" w:cs="Calibri"/>
            <w:color w:val="000000"/>
          </w:rPr>
          <w:alias w:val="To edit, see citavi.com/edit"/>
          <w:tag w:val="CitaviPlaceholder#b7700508-f0d6-4234-b4b9-18855b1f6922"/>
          <w:id w:val="-1669861782"/>
          <w:placeholder>
            <w:docPart w:val="DefaultPlaceholder_-1854013440"/>
          </w:placeholder>
        </w:sdtPr>
        <w:sdtEndPr/>
        <w:sdtContent>
          <w:r w:rsidR="00E3665E" w:rsidRPr="00E3665E">
            <w:rPr>
              <w:rFonts w:ascii="Calibri" w:hAnsi="Calibri" w:cs="Calibri"/>
              <w:color w:val="000000"/>
            </w:rPr>
            <w:fldChar w:fldCharType="begin"/>
          </w:r>
          <w:r w:rsidR="00404FA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RkYzJkLThmMWItNDEzNy1iNDU0LWVhNzA3MzE2ZmQzYi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iNzcwMDUwOC1mMGQ2LTQyMzQtYjRiOS0xODg1NWIxZjY5MjIiLCJUZXh0IjoiKDIwMTg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(2018)</w:t>
          </w:r>
          <w:r w:rsidR="00E3665E" w:rsidRPr="00E3665E">
            <w:rPr>
              <w:rFonts w:ascii="Calibri" w:hAnsi="Calibri" w:cs="Calibri"/>
              <w:color w:val="000000"/>
            </w:rPr>
            <w:fldChar w:fldCharType="end"/>
          </w:r>
        </w:sdtContent>
      </w:sdt>
      <w:r>
        <w:t xml:space="preserve"> developed a methodology to combine 11 variables of forest structure and summarize them in one Forest Structure Index (FSI)</w:t>
      </w:r>
      <w:r w:rsidR="002617FA">
        <w:t xml:space="preserve">. </w:t>
      </w:r>
      <w:r w:rsidR="00177071">
        <w:t xml:space="preserve">In this study, the </w:t>
      </w:r>
      <w:r w:rsidR="002617FA">
        <w:t xml:space="preserve">methodology is used </w:t>
      </w:r>
      <w:r w:rsidR="00177071">
        <w:t>by applying 9 of the 11 forest structure variables which were possible to be obtained from the data sampling</w:t>
      </w:r>
      <w:r w:rsidR="00FD0F2C">
        <w:t>.</w:t>
      </w:r>
      <w:r w:rsidR="0064631D">
        <w:t xml:space="preserve"> </w:t>
      </w:r>
      <w:r w:rsidR="00985A3A">
        <w:t>For the FSI, t</w:t>
      </w:r>
      <w:r w:rsidR="0064631D">
        <w:t xml:space="preserve">he calculations </w:t>
      </w:r>
      <w:r w:rsidR="0042150A">
        <w:t xml:space="preserve">have been applied to all occurring trees on the </w:t>
      </w:r>
      <w:r w:rsidR="0042150A">
        <w:lastRenderedPageBreak/>
        <w:t xml:space="preserve">sampling plot without </w:t>
      </w:r>
      <w:r w:rsidR="00985A3A">
        <w:t>the</w:t>
      </w:r>
      <w:r w:rsidR="0042150A">
        <w:t xml:space="preserve"> separation of species or </w:t>
      </w:r>
      <w:r w:rsidR="00985A3A">
        <w:t>the</w:t>
      </w:r>
      <w:r w:rsidR="0042150A">
        <w:t xml:space="preserve"> limitation to the main tree species of the plot.</w:t>
      </w:r>
      <w:r w:rsidR="0064631D">
        <w:t xml:space="preserve"> </w:t>
      </w:r>
    </w:p>
    <w:p w14:paraId="2FD3F0FA" w14:textId="67C7FCEF" w:rsidR="009143AF" w:rsidRDefault="0042150A" w:rsidP="005C5CC7">
      <w:r>
        <w:t xml:space="preserve">From the DBH, two variable indices have been derived. The </w:t>
      </w:r>
      <w:r w:rsidRPr="00245B69">
        <w:rPr>
          <w:highlight w:val="yellow"/>
        </w:rPr>
        <w:t xml:space="preserve">quadratic mean of tree diameters at breast height </w:t>
      </w:r>
      <w:proofErr w:type="spellStart"/>
      <w:r w:rsidRPr="00245B69">
        <w:rPr>
          <w:highlight w:val="yellow"/>
        </w:rPr>
        <w:t>DBH</w:t>
      </w:r>
      <w:r w:rsidRPr="00245B69">
        <w:rPr>
          <w:highlight w:val="yellow"/>
          <w:vertAlign w:val="subscript"/>
        </w:rPr>
        <w:t>q</w:t>
      </w:r>
      <w:proofErr w:type="spellEnd"/>
      <w:r>
        <w:t xml:space="preserve"> shall identify the </w:t>
      </w:r>
      <w:r w:rsidR="0029645E">
        <w:t xml:space="preserve">growing stock and its </w:t>
      </w:r>
      <w:r>
        <w:t>increment. The root mean square</w:t>
      </w:r>
      <w:r w:rsidR="00A20D50">
        <w:t xml:space="preserve"> </w:t>
      </w:r>
      <w:r>
        <w:t xml:space="preserve">of the measured diameters </w:t>
      </w:r>
      <w:r w:rsidR="00A20D50">
        <w:t>equals D</w:t>
      </w:r>
      <w:r w:rsidR="00A20D50" w:rsidRPr="00A20D50">
        <w:rPr>
          <w:vertAlign w:val="subscript"/>
        </w:rPr>
        <w:t>g</w:t>
      </w:r>
      <w:r w:rsidR="00A20D50">
        <w:t xml:space="preserve"> and </w:t>
      </w:r>
      <w:r>
        <w:t xml:space="preserve">is used because it </w:t>
      </w:r>
      <w:r w:rsidR="00985A3A">
        <w:t>represents</w:t>
      </w:r>
      <w:r>
        <w:t xml:space="preserve"> the true stand diameter </w:t>
      </w:r>
      <w:r w:rsidR="00985A3A">
        <w:t xml:space="preserve">more accurately </w:t>
      </w:r>
      <w:r>
        <w:t xml:space="preserve">than the arithmetic mean diameter </w:t>
      </w:r>
      <w:sdt>
        <w:sdtPr>
          <w:rPr>
            <w:rFonts w:ascii="Calibri" w:hAnsi="Calibri" w:cs="Calibri"/>
            <w:color w:val="000000"/>
          </w:rPr>
          <w:alias w:val="To edit, see citavi.com/edit"/>
          <w:tag w:val="CitaviPlaceholder#71087383-4539-490d-86bc-4999e5a1db8d"/>
          <w:id w:val="-141446158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E1MGRmLWY3MjgtNDcwNS04YTQ5LTI4N2EwZWIxOTQyMCIsIlJhbmdlTGVuZ3RoIjoyNiwiUmVmZXJlbmNlSWQiOiJlNTIwMWJiNC0yODBmLTQ1MjktODE1My00ODBmNTVmNDQ3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F6anE0cmVoLmpwZyIsIlVyaVN0cmluZyI6ImU1MjAxYmI0LTI4MGYtNDUyOS04MTUzLTQ4MGY1NWY0NDdi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ZzLnVzZGEuZ292L3Budy9vbHltcGlhL3NpbHYvcHVibGljYXRpb25zL29wdC80MzZfQ3VydGlzTWFyc2hhbGwyMDAwLnBkZiIsIlVyaVN0cmluZyI6Imh0dHBzOi8vd3d3LmZzLnVzZGEuZ292L3Budy9vbHltcGlhL3NpbHYvcHVibGljYXRpb25zL29wdC80MzZfQ3VydGlzTWFyc2hhbGwyMDAw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and Marshall 2000)</w:t>
          </w:r>
          <w:r w:rsidR="00E3665E" w:rsidRPr="00E3665E">
            <w:rPr>
              <w:rFonts w:ascii="Calibri" w:hAnsi="Calibri" w:cs="Calibri"/>
              <w:color w:val="000000"/>
            </w:rPr>
            <w:fldChar w:fldCharType="end"/>
          </w:r>
        </w:sdtContent>
      </w:sdt>
      <w:r w:rsidR="00A20D50">
        <w:t>.</w:t>
      </w:r>
    </w:p>
    <w:p w14:paraId="75079400" w14:textId="63E3A8E9" w:rsidR="00F0660E" w:rsidRDefault="00F4356B" w:rsidP="005C5CC7">
      <w:r>
        <w:t xml:space="preserve">The </w:t>
      </w:r>
      <w:r w:rsidRPr="00245B69">
        <w:rPr>
          <w:highlight w:val="yellow"/>
        </w:rPr>
        <w:t xml:space="preserve">standard deviation of the diameters </w:t>
      </w:r>
      <w:proofErr w:type="spellStart"/>
      <w:r w:rsidRPr="00245B69">
        <w:rPr>
          <w:highlight w:val="yellow"/>
        </w:rPr>
        <w:t>DBH</w:t>
      </w:r>
      <w:r w:rsidRPr="00245B69">
        <w:rPr>
          <w:highlight w:val="yellow"/>
          <w:vertAlign w:val="subscript"/>
        </w:rPr>
        <w:t>sd</w:t>
      </w:r>
      <w:proofErr w:type="spellEnd"/>
      <w:r>
        <w:t xml:space="preserve"> gives an estimation of the uneven-agedness of the forest stand</w:t>
      </w:r>
      <w:r w:rsidR="00985A3A">
        <w:t xml:space="preserve"> by the distribution of different diameter classes</w:t>
      </w:r>
      <w:r>
        <w:t>.</w:t>
      </w:r>
      <w:r w:rsidR="00281898">
        <w:t xml:space="preserve"> The vertical heterogeneity of the forest plot is described by the </w:t>
      </w:r>
      <w:r w:rsidR="00281898" w:rsidRPr="00245B69">
        <w:rPr>
          <w:highlight w:val="yellow"/>
        </w:rPr>
        <w:t xml:space="preserve">standard deviation </w:t>
      </w:r>
      <w:r w:rsidR="00CB7E6C" w:rsidRPr="00245B69">
        <w:rPr>
          <w:highlight w:val="yellow"/>
        </w:rPr>
        <w:t xml:space="preserve">of heights </w:t>
      </w:r>
      <w:r w:rsidR="00281898" w:rsidRPr="00245B69">
        <w:rPr>
          <w:highlight w:val="yellow"/>
        </w:rPr>
        <w:t>of trees</w:t>
      </w:r>
      <w:r w:rsidR="007C352F" w:rsidRPr="00245B69">
        <w:rPr>
          <w:highlight w:val="yellow"/>
        </w:rPr>
        <w:t xml:space="preserve"> </w:t>
      </w:r>
      <w:proofErr w:type="spellStart"/>
      <w:r w:rsidR="007C352F" w:rsidRPr="00245B69">
        <w:rPr>
          <w:highlight w:val="yellow"/>
        </w:rPr>
        <w:t>Height</w:t>
      </w:r>
      <w:r w:rsidR="007C352F" w:rsidRPr="00245B69">
        <w:rPr>
          <w:highlight w:val="yellow"/>
          <w:vertAlign w:val="subscript"/>
        </w:rPr>
        <w:t>sd</w:t>
      </w:r>
      <w:proofErr w:type="spellEnd"/>
      <w:r w:rsidR="00281898">
        <w:t xml:space="preserve"> which have a DBH </w:t>
      </w:r>
      <w:r w:rsidR="00281898" w:rsidRPr="00281898">
        <w:t>≥</w:t>
      </w:r>
      <w:r w:rsidR="00281898">
        <w:t> </w:t>
      </w:r>
      <w:r w:rsidR="00281898" w:rsidRPr="00281898">
        <w:t>7</w:t>
      </w:r>
      <w:r w:rsidR="00281898">
        <w:t> </w:t>
      </w:r>
      <w:r w:rsidR="00281898" w:rsidRPr="00281898">
        <w:t>cm</w:t>
      </w:r>
      <w:r w:rsidR="00281898">
        <w:t>.</w:t>
      </w:r>
      <w:r w:rsidR="00CB7E6C">
        <w:t xml:space="preserve"> From the DBH and tree height</w:t>
      </w:r>
      <w:r w:rsidR="00F0660E">
        <w:t xml:space="preserve"> h</w:t>
      </w:r>
      <w:r w:rsidR="001B0E8A">
        <w:t xml:space="preserve"> of trees with a DBH </w:t>
      </w:r>
      <w:r w:rsidR="001B0E8A" w:rsidRPr="00281898">
        <w:t>≥</w:t>
      </w:r>
      <w:r w:rsidR="001B0E8A">
        <w:t> 40 </w:t>
      </w:r>
      <w:r w:rsidR="001B0E8A" w:rsidRPr="00281898">
        <w:t>cm</w:t>
      </w:r>
      <w:r w:rsidR="00CB7E6C">
        <w:t xml:space="preserve">, the volume of trees </w:t>
      </w:r>
      <w:r w:rsidR="00F0660E">
        <w:t>Vol</w:t>
      </w:r>
      <w:r w:rsidR="00F0660E" w:rsidRPr="00F0660E">
        <w:rPr>
          <w:vertAlign w:val="subscript"/>
        </w:rPr>
        <w:t>40</w:t>
      </w:r>
      <w:r w:rsidR="00CB7E6C">
        <w:t xml:space="preserve"> is calculated </w:t>
      </w:r>
      <w:r w:rsidR="005C5CC7">
        <w:t>(see Chapter </w:t>
      </w:r>
      <w:r w:rsidR="005C5CC7">
        <w:fldChar w:fldCharType="begin"/>
      </w:r>
      <w:r w:rsidR="005C5CC7">
        <w:instrText xml:space="preserve"> REF _Ref151917630 \r \h </w:instrText>
      </w:r>
      <w:r w:rsidR="005C5CC7">
        <w:fldChar w:fldCharType="separate"/>
      </w:r>
      <w:r w:rsidR="005C5CC7">
        <w:t>5.4.1</w:t>
      </w:r>
      <w:r w:rsidR="005C5CC7">
        <w:fldChar w:fldCharType="end"/>
      </w:r>
      <w:r w:rsidR="005C5CC7">
        <w:t>) and extrapolated for an area of 1 hectare.</w:t>
      </w:r>
    </w:p>
    <w:p w14:paraId="0685E9AC" w14:textId="61BC89AC" w:rsidR="003503D4" w:rsidRPr="00F4356B" w:rsidRDefault="00245D3E" w:rsidP="00F4356B">
      <w:r>
        <w:t xml:space="preserve">Various indices are developed from the samplings of the </w:t>
      </w:r>
      <w:r w:rsidR="0054585F">
        <w:t>deadwood</w:t>
      </w:r>
      <w:r>
        <w:t xml:space="preserve"> survey</w:t>
      </w:r>
      <w:r w:rsidR="003503D4">
        <w:t xml:space="preserve">. The amount of </w:t>
      </w:r>
      <w:r w:rsidR="003503D4" w:rsidRPr="00245B69">
        <w:rPr>
          <w:highlight w:val="yellow"/>
        </w:rPr>
        <w:t xml:space="preserve">deadwood </w:t>
      </w:r>
      <w:r w:rsidR="0021085F" w:rsidRPr="00245B69">
        <w:rPr>
          <w:highlight w:val="yellow"/>
        </w:rPr>
        <w:t>comprises</w:t>
      </w:r>
      <w:r w:rsidR="003503D4" w:rsidRPr="00245B69">
        <w:rPr>
          <w:highlight w:val="yellow"/>
        </w:rPr>
        <w:t xml:space="preserve"> 2 indices</w:t>
      </w:r>
      <w:r w:rsidR="003503D4">
        <w:t xml:space="preserve"> by determining the </w:t>
      </w:r>
      <w:r w:rsidR="003503D4" w:rsidRPr="00245B69">
        <w:rPr>
          <w:highlight w:val="yellow"/>
        </w:rPr>
        <w:t>mean diameter</w:t>
      </w:r>
      <w:r w:rsidR="003503D4">
        <w:t xml:space="preserve"> of both </w:t>
      </w:r>
      <w:r w:rsidR="003503D4" w:rsidRPr="00245B69">
        <w:rPr>
          <w:highlight w:val="yellow"/>
        </w:rPr>
        <w:t>standing</w:t>
      </w:r>
      <w:r w:rsidR="003503D4">
        <w:t xml:space="preserve"> </w:t>
      </w:r>
      <w:r>
        <w:t>(</w:t>
      </w:r>
      <w:r w:rsidR="003503D4">
        <w:t>type 2</w:t>
      </w:r>
      <w:r w:rsidR="00811ECA">
        <w:t xml:space="preserve"> and</w:t>
      </w:r>
      <w:r w:rsidR="003503D4">
        <w:t xml:space="preserve"> 3</w:t>
      </w:r>
      <w:r>
        <w:t>)</w:t>
      </w:r>
      <w:r w:rsidR="003503D4">
        <w:t xml:space="preserve"> DW</w:t>
      </w:r>
      <w:r w:rsidR="003503D4" w:rsidRPr="003503D4">
        <w:rPr>
          <w:vertAlign w:val="subscript"/>
        </w:rPr>
        <w:t>s</w:t>
      </w:r>
      <w:r w:rsidR="003503D4">
        <w:t xml:space="preserve"> and </w:t>
      </w:r>
      <w:r w:rsidR="003503D4" w:rsidRPr="00245B69">
        <w:rPr>
          <w:highlight w:val="yellow"/>
        </w:rPr>
        <w:t>downed</w:t>
      </w:r>
      <w:r w:rsidR="003503D4">
        <w:t xml:space="preserve"> deadwood </w:t>
      </w:r>
      <w:r>
        <w:t xml:space="preserve">(types </w:t>
      </w:r>
      <w:r w:rsidR="003503D4">
        <w:t xml:space="preserve">1, </w:t>
      </w:r>
      <w:r w:rsidR="00811ECA">
        <w:t xml:space="preserve">4, </w:t>
      </w:r>
      <w:r w:rsidR="003503D4">
        <w:t>5 and 6</w:t>
      </w:r>
      <w:r>
        <w:t xml:space="preserve">) </w:t>
      </w:r>
      <w:proofErr w:type="spellStart"/>
      <w:r w:rsidR="003503D4">
        <w:t>DW</w:t>
      </w:r>
      <w:r w:rsidR="003503D4" w:rsidRPr="003503D4">
        <w:rPr>
          <w:vertAlign w:val="subscript"/>
        </w:rPr>
        <w:t>d</w:t>
      </w:r>
      <w:proofErr w:type="spellEnd"/>
      <w:r w:rsidR="003503D4">
        <w:t xml:space="preserve"> separately. A third index estimates the </w:t>
      </w:r>
      <w:r w:rsidR="003503D4" w:rsidRPr="00245B69">
        <w:rPr>
          <w:highlight w:val="yellow"/>
        </w:rPr>
        <w:t>variety of decay levels</w:t>
      </w:r>
      <w:r w:rsidR="003503D4">
        <w:t xml:space="preserve"> by counting the different decay classes which are occurring on each plot.</w:t>
      </w:r>
    </w:p>
    <w:p w14:paraId="1245F74C" w14:textId="2C8A0350" w:rsidR="0054585F" w:rsidRPr="0054585F" w:rsidRDefault="0054585F" w:rsidP="0054585F">
      <w:r>
        <w:t>Species richness is considered for another 2 variabl</w:t>
      </w:r>
      <w:r w:rsidR="007B221A">
        <w:t>es</w:t>
      </w:r>
      <w:r>
        <w:t xml:space="preserve">. The </w:t>
      </w:r>
      <w:r w:rsidRPr="00245B69">
        <w:rPr>
          <w:highlight w:val="yellow"/>
        </w:rPr>
        <w:t>number of tree species</w:t>
      </w:r>
      <w:r>
        <w:t xml:space="preserve"> </w:t>
      </w:r>
      <w:r w:rsidRPr="0054585F">
        <w:rPr>
          <w:bCs/>
        </w:rPr>
        <w:t>(DBH</w:t>
      </w:r>
      <w:r>
        <w:rPr>
          <w:bCs/>
        </w:rPr>
        <w:t> </w:t>
      </w:r>
      <w:r w:rsidRPr="0054585F">
        <w:rPr>
          <w:bCs/>
        </w:rPr>
        <w:t>≥</w:t>
      </w:r>
      <w:r>
        <w:rPr>
          <w:bCs/>
        </w:rPr>
        <w:t> </w:t>
      </w:r>
      <w:r w:rsidRPr="0054585F">
        <w:rPr>
          <w:bCs/>
        </w:rPr>
        <w:t>7</w:t>
      </w:r>
      <w:r>
        <w:rPr>
          <w:bCs/>
        </w:rPr>
        <w:t> </w:t>
      </w:r>
      <w:r w:rsidRPr="0054585F">
        <w:rPr>
          <w:bCs/>
        </w:rPr>
        <w:t>cm)</w:t>
      </w:r>
      <w:r>
        <w:rPr>
          <w:bCs/>
        </w:rPr>
        <w:t xml:space="preserve"> per plot </w:t>
      </w:r>
      <w:r w:rsidRPr="00245B69">
        <w:rPr>
          <w:bCs/>
          <w:highlight w:val="yellow"/>
        </w:rPr>
        <w:t>SR</w:t>
      </w:r>
      <w:r>
        <w:rPr>
          <w:bCs/>
        </w:rPr>
        <w:t xml:space="preserve"> </w:t>
      </w:r>
      <w:r w:rsidR="000A6E10">
        <w:rPr>
          <w:bCs/>
        </w:rPr>
        <w:t xml:space="preserve">is taken both </w:t>
      </w:r>
      <w:r>
        <w:rPr>
          <w:bCs/>
        </w:rPr>
        <w:t xml:space="preserve">from the stand inventory </w:t>
      </w:r>
      <w:r w:rsidR="000A6E10">
        <w:rPr>
          <w:bCs/>
        </w:rPr>
        <w:t>and the vegetation survey (from the strata Tree 1 and Tree 2) separately</w:t>
      </w:r>
      <w:r>
        <w:rPr>
          <w:bCs/>
        </w:rPr>
        <w:t xml:space="preserve"> to estimate the compositional heterogeneity of the forest. Furthermore, the number of tree species in the regeneration strata </w:t>
      </w:r>
      <w:proofErr w:type="spellStart"/>
      <w:r>
        <w:rPr>
          <w:bCs/>
        </w:rPr>
        <w:t>SRreg</w:t>
      </w:r>
      <w:proofErr w:type="spellEnd"/>
      <w:r>
        <w:rPr>
          <w:bCs/>
        </w:rPr>
        <w:t xml:space="preserve"> is derived from the regeneration survey </w:t>
      </w:r>
      <w:r w:rsidR="000A6E10">
        <w:rPr>
          <w:bCs/>
        </w:rPr>
        <w:t xml:space="preserve">and the vegetation survey (all wooden species from the Shrub and Herb strata) </w:t>
      </w:r>
      <w:r>
        <w:rPr>
          <w:bCs/>
        </w:rPr>
        <w:t>as a measure for the species diversity in the regeneration layer.</w:t>
      </w:r>
      <w:r w:rsidR="000A6E10">
        <w:rPr>
          <w:bCs/>
        </w:rPr>
        <w:t xml:space="preserve"> </w:t>
      </w:r>
      <w:commentRangeStart w:id="66"/>
      <w:r w:rsidR="000A6E10">
        <w:rPr>
          <w:bCs/>
        </w:rPr>
        <w:t>Later the indices obtained from the forest inventory / regeneration survey are compared to the ones from the vegetation survey during the data analysis.</w:t>
      </w:r>
      <w:commentRangeEnd w:id="66"/>
      <w:r w:rsidR="00245B69">
        <w:rPr>
          <w:rStyle w:val="Kommentarzeichen"/>
        </w:rPr>
        <w:commentReference w:id="66"/>
      </w:r>
    </w:p>
    <w:p w14:paraId="76167FAA" w14:textId="458041DC" w:rsidR="0002123E" w:rsidRPr="009179FB" w:rsidRDefault="007B221A" w:rsidP="0002123E">
      <w:r>
        <w:t xml:space="preserve">The </w:t>
      </w:r>
      <w:r w:rsidR="0002123E">
        <w:t xml:space="preserve">index </w:t>
      </w:r>
      <w:r>
        <w:t xml:space="preserve">for each variable </w:t>
      </w:r>
      <w:proofErr w:type="spellStart"/>
      <w:r>
        <w:t>VI</w:t>
      </w:r>
      <w:r w:rsidRPr="007B221A">
        <w:rPr>
          <w:vertAlign w:val="subscript"/>
        </w:rPr>
        <w:t>i</w:t>
      </w:r>
      <w:proofErr w:type="spellEnd"/>
      <w:r>
        <w:t xml:space="preserve"> </w:t>
      </w:r>
      <w:r w:rsidR="0002123E">
        <w:t>is</w:t>
      </w:r>
      <w:r>
        <w:t xml:space="preserve"> calculated by </w:t>
      </w:r>
      <w:r w:rsidR="0021085F">
        <w:t>Eq. </w:t>
      </w:r>
      <w:r w:rsidR="001D0651">
        <w:fldChar w:fldCharType="begin"/>
      </w:r>
      <w:r w:rsidR="001D0651">
        <w:instrText xml:space="preserve"> REF _Ref147254333 \h </w:instrText>
      </w:r>
      <w:r w:rsidR="001D0651">
        <w:fldChar w:fldCharType="separate"/>
      </w:r>
      <w:r w:rsidR="00987C14">
        <w:rPr>
          <w:noProof/>
        </w:rPr>
        <w:t>14</w:t>
      </w:r>
      <w:r w:rsidR="001D0651">
        <w:fldChar w:fldCharType="end"/>
      </w:r>
      <w:r>
        <w:t xml:space="preserve">. </w:t>
      </w:r>
      <w:r w:rsidRPr="00446FB5">
        <w:t>The index then takes a value between 0 and 1, which indicates the structural diversity of a plot in relation to all other considered plots.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8267C5" w:rsidRPr="009179FB" w14:paraId="39E3405D" w14:textId="77777777" w:rsidTr="00604E97">
        <w:tc>
          <w:tcPr>
            <w:tcW w:w="7650" w:type="dxa"/>
          </w:tcPr>
          <w:p w14:paraId="0FA96CF3" w14:textId="0F5C8D7C" w:rsidR="008267C5" w:rsidRPr="009179FB" w:rsidRDefault="00EB54D1" w:rsidP="00CF48D4">
            <w:pPr>
              <w:jc w:val="center"/>
            </w:pPr>
            <m:oMathPara>
              <m:oMath>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 xml:space="preserve">(X -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num>
                  <m:den>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max</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den>
                </m:f>
              </m:oMath>
            </m:oMathPara>
          </w:p>
        </w:tc>
        <w:tc>
          <w:tcPr>
            <w:tcW w:w="1412" w:type="dxa"/>
            <w:vAlign w:val="center"/>
          </w:tcPr>
          <w:p w14:paraId="71C551E2" w14:textId="7D0BED95" w:rsidR="008267C5"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7" w:name="_Ref147254333"/>
            <w:r w:rsidR="009143AF">
              <w:rPr>
                <w:noProof/>
              </w:rPr>
              <w:t>14</w:t>
            </w:r>
            <w:bookmarkEnd w:id="67"/>
            <w:r w:rsidRPr="009179FB">
              <w:fldChar w:fldCharType="end"/>
            </w:r>
          </w:p>
        </w:tc>
      </w:tr>
    </w:tbl>
    <w:p w14:paraId="1CD1E886" w14:textId="650B9789" w:rsidR="00446FB5" w:rsidRPr="009179FB" w:rsidRDefault="007B221A" w:rsidP="00111A84">
      <w:r>
        <w:lastRenderedPageBreak/>
        <w:t xml:space="preserve">with </w:t>
      </w:r>
      <w:r w:rsidR="00276336" w:rsidRPr="009179FB">
        <w:t xml:space="preserve">X </w:t>
      </w:r>
      <w:r>
        <w:t>being the</w:t>
      </w:r>
      <w:r w:rsidR="00276336" w:rsidRPr="009179FB">
        <w:t xml:space="preserve"> calculated variable value of the sampling plot</w:t>
      </w:r>
      <w:r>
        <w:t xml:space="preserve">, </w:t>
      </w:r>
      <w:proofErr w:type="spellStart"/>
      <w:r w:rsidR="00276336" w:rsidRPr="009179FB">
        <w:t>X</w:t>
      </w:r>
      <w:r w:rsidR="00276336" w:rsidRPr="007B221A">
        <w:rPr>
          <w:vertAlign w:val="subscript"/>
        </w:rPr>
        <w:t>max</w:t>
      </w:r>
      <w:proofErr w:type="spellEnd"/>
      <w:r>
        <w:t xml:space="preserve"> being the highest and </w:t>
      </w:r>
      <w:proofErr w:type="spellStart"/>
      <w:r w:rsidR="00276336" w:rsidRPr="009179FB">
        <w:t>X</w:t>
      </w:r>
      <w:r w:rsidR="00276336" w:rsidRPr="007B221A">
        <w:rPr>
          <w:vertAlign w:val="subscript"/>
        </w:rPr>
        <w:t>min</w:t>
      </w:r>
      <w:proofErr w:type="spellEnd"/>
      <w:r w:rsidR="00276336" w:rsidRPr="009179FB">
        <w:t xml:space="preserve"> </w:t>
      </w:r>
      <w:r>
        <w:t>being the</w:t>
      </w:r>
      <w:r w:rsidR="00276336" w:rsidRPr="009179FB">
        <w:t xml:space="preserve"> lowest value of this variable from the entire data set</w:t>
      </w:r>
      <w:r>
        <w:t xml:space="preserve">. </w:t>
      </w:r>
      <w:r w:rsidR="00446FB5">
        <w:t xml:space="preserve">The FSI </w:t>
      </w:r>
      <w:r>
        <w:t xml:space="preserve">equals the average of all variable indices and is described </w:t>
      </w:r>
      <w:r w:rsidR="00446FB5">
        <w:t xml:space="preserve">by </w:t>
      </w:r>
      <w:r w:rsidR="0021085F">
        <w:t>Eq. </w:t>
      </w:r>
      <w:r w:rsidR="00446FB5">
        <w:fldChar w:fldCharType="begin"/>
      </w:r>
      <w:r w:rsidR="00446FB5">
        <w:instrText xml:space="preserve"> REF _Ref146985839 \h </w:instrText>
      </w:r>
      <w:r w:rsidR="00446FB5">
        <w:fldChar w:fldCharType="separate"/>
      </w:r>
      <w:r w:rsidR="0070380A">
        <w:rPr>
          <w:noProof/>
        </w:rPr>
        <w:t>14</w:t>
      </w:r>
      <w:r w:rsidR="00446FB5">
        <w:fldChar w:fldCharType="end"/>
      </w:r>
      <w:r w:rsidR="00446FB5">
        <w:t xml:space="preserve"> </w:t>
      </w:r>
      <w:sdt>
        <w:sdtPr>
          <w:rPr>
            <w:rFonts w:ascii="Calibri" w:hAnsi="Calibri" w:cs="Calibri"/>
            <w:color w:val="000000"/>
          </w:rPr>
          <w:alias w:val="To edit, see citavi.com/edit"/>
          <w:tag w:val="CitaviPlaceholder#eb57f05b-3194-4dc4-a493-362d0b121c62"/>
          <w:id w:val="-146442973"/>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FhYjYzLWQwMjMtNGRlYS1hODI5LTNmMzc5YzA5ZjUwZiIsIlJhbmdlTGVuZ3RoIjoyMCwiUmVmZXJlbmNlSWQiOiI3ZmQwMTJkMy05Y2RkLTRkYjAtYmU2NS00NWVlNDQ0NjR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ODYvczEzNTk1LTAyMi0wMTE2OS0x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4Ni9zMTM1OTUtMDIyLTAxMTY5LTEiLCJVcmlTdHJpbmciOiJodHRwczovL2RvaS5vcmcvMTAuMTE4Ni9zMTM1OTUtMDIyLTAxMTY5LT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(Storch et al. 2023)</w:t>
          </w:r>
          <w:r w:rsidR="00E3665E" w:rsidRPr="00E3665E">
            <w:rPr>
              <w:rFonts w:ascii="Calibri" w:hAnsi="Calibri" w:cs="Calibri"/>
              <w:color w:val="000000"/>
            </w:rPr>
            <w:fldChar w:fldCharType="end"/>
          </w:r>
        </w:sdtContent>
      </w:sdt>
      <w:r w:rsidR="00446FB5">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76336" w:rsidRPr="009179FB" w14:paraId="0A4E8F69" w14:textId="77777777" w:rsidTr="00604E97">
        <w:tc>
          <w:tcPr>
            <w:tcW w:w="7650" w:type="dxa"/>
          </w:tcPr>
          <w:p w14:paraId="28D9F477" w14:textId="7A883726" w:rsidR="00276336" w:rsidRPr="009179FB" w:rsidRDefault="00276336" w:rsidP="00CF48D4">
            <w:pPr>
              <w:jc w:val="center"/>
            </w:pPr>
            <m:oMathPara>
              <m:oMath>
                <m:r>
                  <w:rPr>
                    <w:rFonts w:ascii="Cambria Math" w:hAnsi="Cambria Math"/>
                    <w:sz w:val="28"/>
                    <w:szCs w:val="24"/>
                  </w:rPr>
                  <m:t xml:space="preserve">FSI= </m:t>
                </m:r>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m:t>
                        </m:r>
                      </m:e>
                    </m:nary>
                  </m:num>
                  <m:den>
                    <m:r>
                      <w:rPr>
                        <w:rFonts w:ascii="Cambria Math" w:hAnsi="Cambria Math"/>
                        <w:sz w:val="28"/>
                        <w:szCs w:val="24"/>
                      </w:rPr>
                      <m:t>n</m:t>
                    </m:r>
                  </m:den>
                </m:f>
              </m:oMath>
            </m:oMathPara>
          </w:p>
        </w:tc>
        <w:tc>
          <w:tcPr>
            <w:tcW w:w="1412" w:type="dxa"/>
            <w:vAlign w:val="center"/>
          </w:tcPr>
          <w:p w14:paraId="4C844B6E" w14:textId="223B0853" w:rsidR="00276336"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8" w:name="_Ref146985839"/>
            <w:r w:rsidR="00987C14">
              <w:rPr>
                <w:noProof/>
              </w:rPr>
              <w:t>15</w:t>
            </w:r>
            <w:bookmarkEnd w:id="68"/>
            <w:r w:rsidRPr="009179FB">
              <w:fldChar w:fldCharType="end"/>
            </w:r>
          </w:p>
        </w:tc>
      </w:tr>
    </w:tbl>
    <w:p w14:paraId="17BCEFA7" w14:textId="3E50DD80" w:rsidR="008267C5" w:rsidRPr="009179FB" w:rsidRDefault="00446FB5" w:rsidP="00111A84">
      <w:r>
        <w:t xml:space="preserve">with n being the number of applied variables. </w:t>
      </w:r>
    </w:p>
    <w:p w14:paraId="3DD899AD" w14:textId="07559E8C" w:rsidR="007F6603" w:rsidRPr="009179FB" w:rsidRDefault="007F6603" w:rsidP="007F6603">
      <w:pPr>
        <w:pStyle w:val="berschrift2"/>
      </w:pPr>
      <w:bookmarkStart w:id="69" w:name="_Toc152595787"/>
      <w:r w:rsidRPr="009179FB">
        <w:t>Statistics</w:t>
      </w:r>
      <w:r w:rsidR="005F190F">
        <w:t xml:space="preserve"> and analysis</w:t>
      </w:r>
      <w:bookmarkEnd w:id="69"/>
    </w:p>
    <w:p w14:paraId="22854313" w14:textId="7070EA6C" w:rsidR="00CC481D" w:rsidRDefault="002D5495" w:rsidP="0096770B">
      <w:r>
        <w:t xml:space="preserve">All calculations and statistics have been carried out with R </w:t>
      </w:r>
      <w:sdt>
        <w:sdtPr>
          <w:rPr>
            <w:rFonts w:ascii="Calibri" w:hAnsi="Calibri" w:cs="Calibri"/>
            <w:color w:val="000000"/>
          </w:rPr>
          <w:alias w:val="To edit, see citavi.com/edit"/>
          <w:tag w:val="CitaviPlaceholder#b9e91d93-6d70-49fd-8c60-d77672f74166"/>
          <w:id w:val="17777591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BmN2E1LTg4NTItNDQ5Ni1hNzI4LTlkOTY1ZGVlNzI0ZCIsIlJhbmdlTGVuZ3RoIjoxOCwiUmVmZXJlbmNlSWQiOiJkYThhZjY4My0yYWEzLTQyODctYTk1ZC1lNzI0NDY1ZDV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Kb25hcyIsIkNyZWF0ZWRPbiI6IjIwMjItMDctMjFUMTU6NTA6MjMiLCJNb2RpZmllZEJ5IjoiX0pvbmFzIiwiSWQiOiI0YjY3YzM2Yi0yZGM3LTQ1NzEtYWJmOS03MDViMjVmZWVkMTQiLCJNb2RpZmllZE9uIjoiMjAyMi0wNy0yMVQxNTo1MDoyM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 Core Team 2023)</w:t>
          </w:r>
          <w:r w:rsidR="00E3665E" w:rsidRPr="00E3665E">
            <w:rPr>
              <w:rFonts w:ascii="Calibri" w:hAnsi="Calibri" w:cs="Calibri"/>
              <w:color w:val="000000"/>
            </w:rPr>
            <w:fldChar w:fldCharType="end"/>
          </w:r>
        </w:sdtContent>
      </w:sdt>
      <w:r>
        <w:t xml:space="preserve"> in RStudio </w:t>
      </w:r>
      <w:sdt>
        <w:sdtPr>
          <w:rPr>
            <w:rFonts w:ascii="Calibri" w:hAnsi="Calibri" w:cs="Calibri"/>
            <w:color w:val="000000"/>
          </w:rPr>
          <w:alias w:val="To edit, see citavi.com/edit"/>
          <w:tag w:val="CitaviPlaceholder#d2d56b6c-09b3-4ec3-a550-3d98a0bdb4ad"/>
          <w:id w:val="87373619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WJiYmM3LWViZDUtNDUwOS1iYWQ3LTAzYTIyYmYzNjQzZiIsIlJhbmdlTGVuZ3RoIjoxOSwiUmVmZXJlbmNlSWQiOiJlM2FiOTQxMy1hMjBjLTQ5NTktYTJmYS00MTM5NjMyMzY0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lN0dWRpbyBUZWFtIiwiUHJvdGVjdGVkIjpmYWxzZSwiU2V4IjowLCJDcmVhdGVkQnkiOiJfSm9uYXMiLCJDcmVhdGVkT24iOiIyMDIyLTA3LTIwVDE4OjQwOjI4IiwiTW9kaWZpZWRCeSI6Il9Kb25hcyIsIklkIjoiMGY2ZjJkZWUtMmUyYi00MjljLWI2NWEtNjM5OWMzM2ZiODNiIiwiTW9kaWZpZWRPbiI6IjIwMjItMDctMjBUMTg6NDA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(RStudio Team 2023)</w:t>
          </w:r>
          <w:r w:rsidR="00E3665E" w:rsidRPr="00E3665E">
            <w:rPr>
              <w:rFonts w:ascii="Calibri" w:hAnsi="Calibri" w:cs="Calibri"/>
              <w:color w:val="000000"/>
            </w:rPr>
            <w:fldChar w:fldCharType="end"/>
          </w:r>
        </w:sdtContent>
      </w:sdt>
      <w:r w:rsidR="00091AF1">
        <w:t xml:space="preserve"> and are then plotted by using the</w:t>
      </w:r>
      <w:r w:rsidR="005D4F73">
        <w:t xml:space="preserve"> R</w:t>
      </w:r>
      <w:r w:rsidR="00091AF1">
        <w:t xml:space="preserve"> package</w:t>
      </w:r>
      <w:r w:rsidR="00326EB7">
        <w:t>s</w:t>
      </w:r>
      <w:r w:rsidR="00091AF1">
        <w:t xml:space="preserve"> “ggplot2” </w:t>
      </w:r>
      <w:sdt>
        <w:sdtPr>
          <w:rPr>
            <w:rFonts w:ascii="Calibri" w:hAnsi="Calibri" w:cs="Calibri"/>
            <w:color w:val="000000"/>
          </w:rPr>
          <w:alias w:val="To edit, see citavi.com/edit"/>
          <w:tag w:val="CitaviPlaceholder#6b2440ed-cad9-4f65-8dfe-25816e62d426"/>
          <w:id w:val="-335529484"/>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2RkNGVhLTJjNWQtNDg3Yy1hZDdhLTU5NTZmNmQ3YjQ0ZSIsIlJhbmdlTGVuZ3RoIjoxNCwiUmVmZXJlbmNlSWQiOiIyZmZlN2VmZS04YjI0LTRhZTAtYTllZi1iZGNkZmQ1MjY2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ZGxleSIsIkxhc3ROYW1lIjoiV2lja2hhbSIsIlByb3RlY3RlZCI6ZmFsc2UsIlNleCI6MSwiQ3JlYXRlZEJ5IjoiX0pvbmFzIiwiQ3JlYXRlZE9uIjoiMjAyMi0wOC0wNVQxODoyNDowNSIsIk1vZGlmaWVkQnkiOiJfSm9uYXMiLCJJZCI6IjNmZmNhOTZhLTk2YjQtNDNlYy04YTA1LTA3ZDE4YjYyMmEyYiIsIk1vZGlmaWVkT24iOiIyMDIyLTA4LTA1VDE4OjI0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zMTktMjQyNzctNCIsIktleXdvcmRzIjpbXSwiTG9jYXRpb25zIjpbXSwiT25saW5lQWRkcmVzcyI6Imh0dHBzOi8vZ2dwbG90Mi50aWR5dmVyc2Uub3JnIiwiT3JnYW5pemF0aW9ucyI6W10sIk90aGVyc0ludm9sdmVkIjpbXSwiUGxhY2VPZlB1YmxpY2F0aW9uIjoiTmV3IFlvcmsiLCJQdWJsaXNoZXJzIjpbeyIkaWQiOiI5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(Wickham 2016)</w:t>
          </w:r>
          <w:r w:rsidR="00E3665E" w:rsidRPr="00E3665E">
            <w:rPr>
              <w:rFonts w:ascii="Calibri" w:hAnsi="Calibri" w:cs="Calibri"/>
              <w:color w:val="000000"/>
            </w:rPr>
            <w:fldChar w:fldCharType="end"/>
          </w:r>
        </w:sdtContent>
      </w:sdt>
      <w:r w:rsidR="00A74A03">
        <w:t>, “patchwork”</w:t>
      </w:r>
      <w:r w:rsidR="00091AF1">
        <w:t xml:space="preserve"> </w:t>
      </w:r>
      <w:sdt>
        <w:sdtPr>
          <w:rPr>
            <w:rFonts w:ascii="Calibri" w:hAnsi="Calibri" w:cs="Calibri"/>
            <w:color w:val="000000"/>
          </w:rPr>
          <w:alias w:val="To edit, see citavi.com/edit"/>
          <w:tag w:val="CitaviPlaceholder#f0d987b0-96d3-fa52-3142-43dc08512777"/>
          <w:id w:val="-505289624"/>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WViMTVhLTY0Y2MtZmQzNi00YzRlLTNjYzhjMjZkZjc3MSIsIlJhbmdlTGVuZ3RoIjoxNSwiUmVmZXJlbmNlSWQiOiJhN2I5ZWMwNy1jZTJmLTQ2OWMtOWY2YS0xZjgxZTRkYjJj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ob21hcyIsIkxhc3ROYW1lIjoiUGVkZXJzZW4iLCJNaWRkbGVOYW1lIjoiTGluIiwiUHJvdGVjdGVkIjpmYWxzZSwiU2V4IjoyLCJDcmVhdGVkQnkiOiJfSm9uYXMgU2l0dGUiLCJDcmVhdGVkT24iOiIyMDIzLTEwLTE1VDE5OjM4OjExIiwiTW9kaWZpZWRCeSI6Il9Kb25hcyBTaXR0ZSIsIklkIjoiZDU0ZTcxZjMtZTg5Zi00ZTk2LThiNzQtODNkNzNjMjFiNzMyIiwiTW9kaWZpZWRPbiI6IjIwMjMtMTAtMTVUMTk6Mzg6MT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0NSQU4uUi1wcm9qZWN0Lm9yZy9wYWNrYWdlPXBhdGNod29yayIsIlVyaVN0cmluZyI6Imh0dHBzOi8vY3Jhbi5yLXByb2plY3Qub3JnL3BhY2thZ2U9cGF0Y2h3b3Jr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(Pedersen 2023)</w:t>
          </w:r>
          <w:r w:rsidR="00E3665E" w:rsidRPr="00E3665E">
            <w:rPr>
              <w:rFonts w:ascii="Calibri" w:hAnsi="Calibri" w:cs="Calibri"/>
              <w:color w:val="000000"/>
            </w:rPr>
            <w:fldChar w:fldCharType="end"/>
          </w:r>
        </w:sdtContent>
      </w:sdt>
      <w:r w:rsidR="00A74A03">
        <w:rPr>
          <w:rFonts w:ascii="Calibri" w:hAnsi="Calibri" w:cs="Calibri"/>
          <w:color w:val="000000"/>
        </w:rPr>
        <w:t xml:space="preserve"> </w:t>
      </w:r>
      <w:r w:rsidR="00C259A8">
        <w:t>and “</w:t>
      </w:r>
      <w:proofErr w:type="spellStart"/>
      <w:r w:rsidR="00C259A8">
        <w:t>RColor</w:t>
      </w:r>
      <w:r w:rsidR="00091AF1">
        <w:t>Brewer</w:t>
      </w:r>
      <w:proofErr w:type="spellEnd"/>
      <w:r w:rsidR="00091AF1">
        <w:t xml:space="preserve">” </w:t>
      </w:r>
      <w:sdt>
        <w:sdtPr>
          <w:rPr>
            <w:rFonts w:ascii="Calibri" w:hAnsi="Calibri" w:cs="Calibri"/>
            <w:color w:val="000000"/>
          </w:rPr>
          <w:alias w:val="To edit, see citavi.com/edit"/>
          <w:tag w:val="CitaviPlaceholder#34d064ee-2e7b-4e94-a908-b1508017cd1d"/>
          <w:id w:val="997765223"/>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zc4NzE0LTUyNDktNDQ5YS1hZjliLWFlZTI4ODdmMWQ2NyIsIlJhbmdlTGVuZ3RoIjoxNSwiUmVmZXJlbmNlSWQiOiIxMDZkODNhYS01MmVmLTQxODItOWMzNi1jMWU5OTIxZjJh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NoIiwiTGFzdE5hbWUiOiJOZXV3aXJ0aCIsIlByb3RlY3RlZCI6ZmFsc2UsIlNleCI6MiwiQ3JlYXRlZEJ5IjoiX0pvbmFzIFNpdHRlIiwiQ3JlYXRlZE9uIjoiMjAyMy0xMC0wMlQxOTo0MjozOSIsIk1vZGlmaWVkQnkiOiJfSm9uYXMgU2l0dGUiLCJJZCI6Ijg3N2Y1ZjI0LTljNzctNDFlMy04NWQxLTZhYzg4NjY2ZjdhYyIsIk1vZGlmaWVkT24iOiIyMDIzLTEwLTAyVDE5OjQy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(Neuwirth 2022)</w:t>
          </w:r>
          <w:r w:rsidR="00E3665E" w:rsidRPr="00E3665E">
            <w:rPr>
              <w:rFonts w:ascii="Calibri" w:hAnsi="Calibri" w:cs="Calibri"/>
              <w:color w:val="000000"/>
            </w:rPr>
            <w:fldChar w:fldCharType="end"/>
          </w:r>
        </w:sdtContent>
      </w:sdt>
      <w:r w:rsidR="00091AF1">
        <w:t xml:space="preserve"> for </w:t>
      </w:r>
      <w:r w:rsidR="00C259A8">
        <w:t>visualization</w:t>
      </w:r>
      <w:r w:rsidR="00091AF1">
        <w:t xml:space="preserve">. </w:t>
      </w:r>
    </w:p>
    <w:p w14:paraId="4AF1B567" w14:textId="3C27573F" w:rsidR="009C0A9E" w:rsidRDefault="005D4F73" w:rsidP="0096770B">
      <w:r>
        <w:t>First</w:t>
      </w:r>
      <w:r w:rsidR="00766A24">
        <w:t xml:space="preserve">, </w:t>
      </w:r>
      <w:r w:rsidR="008C4F76">
        <w:t>forest growth</w:t>
      </w:r>
      <w:r w:rsidR="003A5F52">
        <w:t>, yield classes</w:t>
      </w:r>
      <w:r w:rsidR="008C4F76">
        <w:t xml:space="preserve"> and t</w:t>
      </w:r>
      <w:r w:rsidR="00507659">
        <w:t xml:space="preserve">he </w:t>
      </w:r>
      <w:r>
        <w:t>FSI</w:t>
      </w:r>
      <w:r w:rsidR="00507659">
        <w:t xml:space="preserve"> </w:t>
      </w:r>
      <w:r w:rsidR="008C4F76">
        <w:t>are</w:t>
      </w:r>
      <w:r w:rsidR="00507659">
        <w:t xml:space="preserve"> analyzed </w:t>
      </w:r>
      <w:r w:rsidR="003A5F52">
        <w:t xml:space="preserve">for each plot and compared for the variables tree species, peatland type and hydrology </w:t>
      </w:r>
      <w:r w:rsidR="00507659">
        <w:t>by d</w:t>
      </w:r>
      <w:r w:rsidR="0096770B" w:rsidRPr="009179FB">
        <w:t>escriptive stati</w:t>
      </w:r>
      <w:r w:rsidR="00ED6DFC" w:rsidRPr="009179FB">
        <w:t>s</w:t>
      </w:r>
      <w:r w:rsidR="0096770B" w:rsidRPr="009179FB">
        <w:t>tics</w:t>
      </w:r>
      <w:r w:rsidR="00507659">
        <w:t>.</w:t>
      </w:r>
      <w:r w:rsidR="008C75A5">
        <w:t xml:space="preserve"> </w:t>
      </w:r>
      <w:r w:rsidR="007C2914">
        <w:t>The</w:t>
      </w:r>
      <w:r w:rsidR="00C55F8F">
        <w:t>n they are checked for</w:t>
      </w:r>
      <w:r w:rsidR="007C2914">
        <w:t xml:space="preserve"> </w:t>
      </w:r>
      <w:r w:rsidR="008C75A5">
        <w:t>significan</w:t>
      </w:r>
      <w:r w:rsidR="007C2914">
        <w:t xml:space="preserve">ce </w:t>
      </w:r>
      <w:r w:rsidR="008C75A5">
        <w:t>difference</w:t>
      </w:r>
      <w:r w:rsidR="00C55F8F">
        <w:t>s</w:t>
      </w:r>
      <w:r w:rsidR="008C75A5">
        <w:t xml:space="preserve"> </w:t>
      </w:r>
      <w:r w:rsidR="009C0A9E">
        <w:t>between the</w:t>
      </w:r>
      <w:r w:rsidR="008C75A5">
        <w:t xml:space="preserve"> possible outliers</w:t>
      </w:r>
      <w:r w:rsidR="004E29E9">
        <w:t xml:space="preserve"> </w:t>
      </w:r>
      <w:r w:rsidR="009C0A9E">
        <w:t>to</w:t>
      </w:r>
      <w:r w:rsidR="008C75A5">
        <w:t xml:space="preserve"> the population</w:t>
      </w:r>
      <w:r w:rsidR="009C0A9E">
        <w:t>’</w:t>
      </w:r>
      <w:r w:rsidR="008C75A5">
        <w:t xml:space="preserve">s mean value </w:t>
      </w:r>
      <w:r w:rsidR="00AF2181">
        <w:t>by applying</w:t>
      </w:r>
      <w:r w:rsidR="008C75A5">
        <w:t xml:space="preserve"> </w:t>
      </w:r>
      <w:r w:rsidR="009C0A9E">
        <w:t>1-sample t-test</w:t>
      </w:r>
      <w:r w:rsidR="00AF2181">
        <w:t>s</w:t>
      </w:r>
      <w:r w:rsidR="003C70DB">
        <w:t xml:space="preserve"> (</w:t>
      </w:r>
      <w:proofErr w:type="spellStart"/>
      <w:r w:rsidR="003C70DB" w:rsidRPr="003C70DB">
        <w:rPr>
          <w:rStyle w:val="R-StudioChar"/>
        </w:rPr>
        <w:t>t.</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or a Wilcoxon test (</w:t>
      </w:r>
      <w:proofErr w:type="spellStart"/>
      <w:r w:rsidR="003C70DB" w:rsidRPr="003C70DB">
        <w:rPr>
          <w:rStyle w:val="R-StudioChar"/>
        </w:rPr>
        <w:t>wilcoxon.test</w:t>
      </w:r>
      <w:proofErr w:type="spellEnd"/>
      <w:r w:rsidR="003C70DB" w:rsidRPr="003C70DB">
        <w:rPr>
          <w:rStyle w:val="R-StudioChar"/>
        </w:rPr>
        <w:t>()</w:t>
      </w:r>
      <w:r w:rsidR="003C70DB">
        <w:t>) as a non-parametric alternative in case of non-normal distribution of the data. Normal distribution is tested through the Shapiro test (</w:t>
      </w:r>
      <w:proofErr w:type="spellStart"/>
      <w:r w:rsidR="003C70DB" w:rsidRPr="003C70DB">
        <w:rPr>
          <w:rStyle w:val="R-StudioChar"/>
        </w:rPr>
        <w:t>shapiro.</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and a histogram for visual approval.</w:t>
      </w:r>
      <w:r w:rsidR="00095411">
        <w:t xml:space="preserve"> For all statistical tests, a significance </w:t>
      </w:r>
      <w:r w:rsidR="007107C5">
        <w:t>level</w:t>
      </w:r>
      <w:r w:rsidR="00095411">
        <w:t xml:space="preserve"> of 95 % is chosen.</w:t>
      </w:r>
    </w:p>
    <w:p w14:paraId="288E7DF5" w14:textId="3CA76DCA" w:rsidR="004E29E9" w:rsidRDefault="00303872" w:rsidP="0096770B">
      <w:r>
        <w:t>Afterwards</w:t>
      </w:r>
      <w:r w:rsidR="00030F56">
        <w:t>,</w:t>
      </w:r>
      <w:r w:rsidR="004E29E9">
        <w:t xml:space="preserve"> statistical tests are applied to compare </w:t>
      </w:r>
      <w:r w:rsidR="003C70DB">
        <w:t>plots</w:t>
      </w:r>
      <w:r w:rsidR="004E29E9">
        <w:t xml:space="preserve"> and forest types for significant differences due to their different ecological </w:t>
      </w:r>
      <w:r w:rsidR="00030F56">
        <w:t>properties</w:t>
      </w:r>
      <w:r w:rsidR="00576F99">
        <w:t>:</w:t>
      </w:r>
      <w:r w:rsidR="004E29E9">
        <w:t xml:space="preserve"> main tree species, peatland type</w:t>
      </w:r>
      <w:r w:rsidR="0038020E">
        <w:t xml:space="preserve"> and</w:t>
      </w:r>
      <w:r w:rsidR="004E29E9">
        <w:t xml:space="preserve"> hydrological conditions.</w:t>
      </w:r>
      <w:r w:rsidR="00030F56">
        <w:t xml:space="preserve"> </w:t>
      </w:r>
      <w:r w:rsidR="00576F99">
        <w:t>An analysis of variances (ANOVA) is used for samples when their residuals are normally distributed and the variances are homogenous. The</w:t>
      </w:r>
      <w:r w:rsidR="00BF1B75">
        <w:t xml:space="preserve"> assumptions are tested through a Shapiro test (normal distribution) and a </w:t>
      </w:r>
      <w:proofErr w:type="spellStart"/>
      <w:r w:rsidR="00BF1B75">
        <w:t>Levene’s</w:t>
      </w:r>
      <w:proofErr w:type="spellEnd"/>
      <w:r w:rsidR="00BF1B75">
        <w:t xml:space="preserve"> test </w:t>
      </w:r>
      <w:proofErr w:type="spellStart"/>
      <w:r w:rsidR="00BF1B75" w:rsidRPr="00BF1B75">
        <w:rPr>
          <w:rStyle w:val="R-StudioChar"/>
        </w:rPr>
        <w:t>leveneTest</w:t>
      </w:r>
      <w:proofErr w:type="spellEnd"/>
      <w:r w:rsidR="00BF1B75" w:rsidRPr="00BF1B75">
        <w:rPr>
          <w:rStyle w:val="R-StudioChar"/>
        </w:rPr>
        <w:t>()</w:t>
      </w:r>
      <w:r w:rsidR="00BF1B75">
        <w:t xml:space="preserve"> (h</w:t>
      </w:r>
      <w:r w:rsidR="00BF1B75" w:rsidRPr="00BF1B75">
        <w:t>omoscedasticity</w:t>
      </w:r>
      <w:r w:rsidR="00BF1B75">
        <w:t xml:space="preserve">) from the “car” package </w:t>
      </w:r>
      <w:sdt>
        <w:sdtPr>
          <w:alias w:val="To edit, see citavi.com/edit"/>
          <w:tag w:val="CitaviPlaceholder#ef3d0e88-af63-4f0d-a29e-f8526d04ec1c"/>
          <w:id w:val="-304699668"/>
          <w:placeholder>
            <w:docPart w:val="DefaultPlaceholder_-1854013440"/>
          </w:placeholder>
        </w:sdtPr>
        <w:sdtEndPr/>
        <w:sdtContent>
          <w:r w:rsidR="00807657">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k2MzQyLTE5MzctNDAwMy1hNTI4LTQ4NTMxYjMyNmZkYiIsIlJhbmdlTGVuZ3RoIjoyMywiUmVmZXJlbmNlSWQiOiIzMDMwNWZkNC1mMjk1LTRiOTAtYjdjZi1kMjNmNzhjNTY4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29jaWFsc2NpZW5jZXMubWNtYXN0ZXIuY2EvamZveC9Cb29rcy9Db21wYW5pb24vIiwiVXJpU3RyaW5nIjoiaHR0cHM6Ly9zb2NpYWxzY2llbmNlcy5tY21hc3Rlci5jYS9qZm94L0Jvb2tzL0NvbXBhbmlvb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}</w:instrText>
          </w:r>
          <w:r w:rsidR="00807657">
            <w:fldChar w:fldCharType="separate"/>
          </w:r>
          <w:r w:rsidR="00C452D3">
            <w:t>(Fox and Weisberg 2019)</w:t>
          </w:r>
          <w:r w:rsidR="00807657">
            <w:fldChar w:fldCharType="end"/>
          </w:r>
        </w:sdtContent>
      </w:sdt>
      <w:r w:rsidR="008710DA">
        <w:t>. If the ANOVA (</w:t>
      </w:r>
      <w:proofErr w:type="spellStart"/>
      <w:r w:rsidR="008710DA" w:rsidRPr="008710DA">
        <w:rPr>
          <w:rStyle w:val="R-StudioChar"/>
        </w:rPr>
        <w:t>anova</w:t>
      </w:r>
      <w:proofErr w:type="spellEnd"/>
      <w:r w:rsidR="008710DA" w:rsidRPr="008710DA">
        <w:rPr>
          <w:rStyle w:val="R-StudioChar"/>
        </w:rPr>
        <w:t>()</w:t>
      </w:r>
      <w:r w:rsidR="008710DA">
        <w:t>) indicates a significant difference between the means, the post-hoc test by Tukey</w:t>
      </w:r>
      <w:r w:rsidR="00F31837">
        <w:t xml:space="preserve"> test</w:t>
      </w:r>
      <w:r w:rsidR="008710DA">
        <w:t xml:space="preserve"> (</w:t>
      </w:r>
      <w:proofErr w:type="spellStart"/>
      <w:r w:rsidR="008710DA" w:rsidRPr="00F31837">
        <w:rPr>
          <w:rStyle w:val="R-StudioChar"/>
        </w:rPr>
        <w:t>glht</w:t>
      </w:r>
      <w:proofErr w:type="spellEnd"/>
      <w:r w:rsidR="008710DA" w:rsidRPr="00F31837">
        <w:rPr>
          <w:rStyle w:val="R-StudioChar"/>
        </w:rPr>
        <w:t>()</w:t>
      </w:r>
      <w:r w:rsidR="008710DA">
        <w:t xml:space="preserve"> and </w:t>
      </w:r>
      <w:proofErr w:type="spellStart"/>
      <w:r w:rsidR="008710DA" w:rsidRPr="00F31837">
        <w:rPr>
          <w:rStyle w:val="R-StudioChar"/>
        </w:rPr>
        <w:t>cld</w:t>
      </w:r>
      <w:proofErr w:type="spellEnd"/>
      <w:r w:rsidR="008710DA" w:rsidRPr="00F31837">
        <w:rPr>
          <w:rStyle w:val="R-StudioChar"/>
        </w:rPr>
        <w:t>()</w:t>
      </w:r>
      <w:r w:rsidR="008710DA">
        <w:t xml:space="preserve"> from the “</w:t>
      </w:r>
      <w:proofErr w:type="spellStart"/>
      <w:r w:rsidR="008710DA">
        <w:t>multcomp</w:t>
      </w:r>
      <w:proofErr w:type="spellEnd"/>
      <w:r w:rsidR="008710DA">
        <w:t>” package</w:t>
      </w:r>
      <w:r w:rsidR="00421FBD">
        <w:t xml:space="preserve"> </w:t>
      </w:r>
      <w:sdt>
        <w:sdtPr>
          <w:alias w:val="To edit, see citavi.com/edit"/>
          <w:tag w:val="CitaviPlaceholder#4c68a417-e1c5-4a1e-b2f3-9f32c9542539"/>
          <w:id w:val="2008082984"/>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jMzY2NkLTZiZDAtNGExNy05ZGIwLTBjODUyZjY0NTFjZiIsIlJhbmdlTGVuZ3RoIjoyMSwiUmVmZXJlbmNlSWQiOiIzMGFkYTc2YS04M2M2LTRjZjItYjE0ZC1lYTkzYmM4ZTE4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}</w:instrText>
          </w:r>
          <w:r w:rsidR="00421FBD">
            <w:fldChar w:fldCharType="separate"/>
          </w:r>
          <w:r w:rsidR="00C452D3">
            <w:t>(</w:t>
          </w:r>
          <w:proofErr w:type="spellStart"/>
          <w:r w:rsidR="00C452D3">
            <w:t>Hothorn</w:t>
          </w:r>
          <w:proofErr w:type="spellEnd"/>
          <w:r w:rsidR="00C452D3">
            <w:t xml:space="preserve"> et al. 2008)</w:t>
          </w:r>
          <w:r w:rsidR="00421FBD">
            <w:fldChar w:fldCharType="end"/>
          </w:r>
        </w:sdtContent>
      </w:sdt>
      <w:r w:rsidR="008710DA">
        <w:t>) is utilized to show the exact pair of means which are significantly different. When the assumptions for an ANOVA are not met, the non-parametric Kruskal-Wallis test (</w:t>
      </w:r>
      <w:proofErr w:type="spellStart"/>
      <w:r w:rsidR="008710DA" w:rsidRPr="008710DA">
        <w:rPr>
          <w:rStyle w:val="R-StudioChar"/>
        </w:rPr>
        <w:t>kruskal.</w:t>
      </w:r>
      <w:proofErr w:type="gramStart"/>
      <w:r w:rsidR="008710DA" w:rsidRPr="008710DA">
        <w:rPr>
          <w:rStyle w:val="R-StudioChar"/>
        </w:rPr>
        <w:t>test</w:t>
      </w:r>
      <w:proofErr w:type="spellEnd"/>
      <w:r w:rsidR="008710DA" w:rsidRPr="008710DA">
        <w:rPr>
          <w:rStyle w:val="R-StudioChar"/>
        </w:rPr>
        <w:t>(</w:t>
      </w:r>
      <w:proofErr w:type="gramEnd"/>
      <w:r w:rsidR="008710DA" w:rsidRPr="008710DA">
        <w:rPr>
          <w:rStyle w:val="R-StudioChar"/>
        </w:rPr>
        <w:t>)</w:t>
      </w:r>
      <w:r w:rsidR="008710DA">
        <w:t>) is used. As the subsequent post-hoc test a Dunn</w:t>
      </w:r>
      <w:r w:rsidR="00FD34E0">
        <w:t>ett</w:t>
      </w:r>
      <w:r w:rsidR="008710DA">
        <w:t>’s test (</w:t>
      </w:r>
      <w:proofErr w:type="spellStart"/>
      <w:r w:rsidR="008710DA" w:rsidRPr="008710DA">
        <w:rPr>
          <w:rStyle w:val="R-StudioChar"/>
        </w:rPr>
        <w:t>dunnTest</w:t>
      </w:r>
      <w:proofErr w:type="spellEnd"/>
      <w:r w:rsidR="008710DA" w:rsidRPr="008710DA">
        <w:rPr>
          <w:rStyle w:val="R-StudioChar"/>
        </w:rPr>
        <w:t>()</w:t>
      </w:r>
      <w:r w:rsidR="008710DA">
        <w:t xml:space="preserve"> from the “FSA” package </w:t>
      </w:r>
      <w:sdt>
        <w:sdtPr>
          <w:alias w:val="To edit, see citavi.com/edit"/>
          <w:tag w:val="CitaviPlaceholder#1c2a57ab-99d2-417d-91af-e84c37e77ea7"/>
          <w:id w:val="-796908262"/>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2JmZjllLWY3NzYtNGYzYy1iNTc5LTJkMTJiZGQxODg3ZiIsIlJhbmdlTGVuZ3RoIjoxOCwiUmVmZXJlbmNlSWQiOiI3NjgxNDRhOC1jYzAwLTRhNWQtOWU0Ny1iODA2NDk4ZjZh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0NSQU4uUi1wcm9qZWN0Lm9yZy9wYWNrYWdlPUZTQSIsIlVyaVN0cmluZyI6Imh0dHBzOi8vY3Jhbi5yLXByb2plY3Qub3JnL3BhY2thZ2U9RlNB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}</w:instrText>
          </w:r>
          <w:r w:rsidR="00421FBD">
            <w:fldChar w:fldCharType="separate"/>
          </w:r>
          <w:r w:rsidR="00C452D3">
            <w:t>(Ogle et al. 2023)</w:t>
          </w:r>
          <w:r w:rsidR="00421FBD">
            <w:fldChar w:fldCharType="end"/>
          </w:r>
        </w:sdtContent>
      </w:sdt>
      <w:r w:rsidR="008710DA">
        <w:t>) is applied with a p-adjustment by Bonferroni .</w:t>
      </w:r>
    </w:p>
    <w:p w14:paraId="32E26869" w14:textId="35FED87A" w:rsidR="00A13F9D" w:rsidRDefault="00841CB4" w:rsidP="007D541F">
      <w:r>
        <w:lastRenderedPageBreak/>
        <w:t>Lastly, to analyze the effects of fixed variables on the objectives biomass accumulation</w:t>
      </w:r>
      <w:r w:rsidR="006A1EB4">
        <w:t>, yield class</w:t>
      </w:r>
      <w:r>
        <w:t xml:space="preserve"> and FSI, linear mixed effect models (LMEMs) are fitted. Here 3 models were applied for each objective using tree species as fixed effect for all models. </w:t>
      </w:r>
      <w:commentRangeStart w:id="70"/>
      <w:r>
        <w:t xml:space="preserve">For the first model peatland types and hydrology factors are set as random effects. For the other two models, either peatland type or hydrology is used as a second fixed effect besides tree species. The other effect remained </w:t>
      </w:r>
      <w:r w:rsidR="004D6257">
        <w:t xml:space="preserve">a </w:t>
      </w:r>
      <w:r>
        <w:t>random</w:t>
      </w:r>
      <w:r w:rsidR="004D6257">
        <w:t xml:space="preserve"> one</w:t>
      </w:r>
      <w:r>
        <w:t>.</w:t>
      </w:r>
      <w:commentRangeEnd w:id="70"/>
      <w:r w:rsidR="006F584C">
        <w:rPr>
          <w:rStyle w:val="Kommentarzeichen"/>
        </w:rPr>
        <w:commentReference w:id="70"/>
      </w:r>
      <w:r w:rsidR="008A4E6C">
        <w:t xml:space="preserve"> </w:t>
      </w:r>
      <w:r w:rsidR="00A13F9D">
        <w:t xml:space="preserve">The LMEM </w:t>
      </w:r>
      <w:r w:rsidR="003039E3">
        <w:t xml:space="preserve">is </w:t>
      </w:r>
      <w:r w:rsidR="00A13F9D">
        <w:t xml:space="preserve">conducted by using the </w:t>
      </w:r>
      <w:proofErr w:type="spellStart"/>
      <w:r w:rsidR="00A13F9D" w:rsidRPr="00A13F9D">
        <w:rPr>
          <w:rStyle w:val="R-StudioChar"/>
        </w:rPr>
        <w:t>lmer</w:t>
      </w:r>
      <w:proofErr w:type="spellEnd"/>
      <w:r w:rsidR="00A13F9D" w:rsidRPr="00A13F9D">
        <w:rPr>
          <w:rStyle w:val="R-StudioChar"/>
        </w:rPr>
        <w:t>()</w:t>
      </w:r>
      <w:r w:rsidR="00A13F9D">
        <w:t xml:space="preserve"> command from the “lme4” R package</w:t>
      </w:r>
      <w:r w:rsidR="008F4750">
        <w:t xml:space="preserve"> </w:t>
      </w:r>
      <w:sdt>
        <w:sdtPr>
          <w:alias w:val="To edit, see citavi.com/edit"/>
          <w:tag w:val="CitaviPlaceholder#150e5c82-fb7d-4e8c-8321-2b4555e1305e"/>
          <w:id w:val="1290169165"/>
          <w:placeholder>
            <w:docPart w:val="DefaultPlaceholder_-1854013440"/>
          </w:placeholder>
        </w:sdtPr>
        <w:sdtEndPr/>
        <w:sdtContent>
          <w:r w:rsidR="008F475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UyMGNkLTczMDUtNGFjZS1hY2RkLTk4MTJiYjc2YTRmMiIsIlJhbmdlTGVuZ3RoIjoxOSwiUmVmZXJlbmNlSWQiOiJiZGMxNTE0ZS0zMmEzLTQ3MDgtOTg5OC1lNzkxOTI2N2Vl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g2MzcvanNzLnYwNjcuaTAxIiwiVXJpU3RyaW5nIjoiaHR0cHM6Ly9kb2kub3JnLzEwLjE4NjM3L2pzcy52MDY3Lmkw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}</w:instrText>
          </w:r>
          <w:r w:rsidR="008F4750">
            <w:fldChar w:fldCharType="separate"/>
          </w:r>
          <w:r w:rsidR="00C452D3">
            <w:t>(Bates et al. 2015)</w:t>
          </w:r>
          <w:r w:rsidR="008F4750">
            <w:fldChar w:fldCharType="end"/>
          </w:r>
        </w:sdtContent>
      </w:sdt>
      <w:r w:rsidR="00421FBD">
        <w:t>.</w:t>
      </w:r>
    </w:p>
    <w:p w14:paraId="71932B92" w14:textId="6D14BC19" w:rsidR="005D4F73" w:rsidRDefault="005D4F73" w:rsidP="005D4F73">
      <w:r>
        <w:t xml:space="preserve">For forest growth, a paired t-test or alternatively a non-parametric Welch-test is applied, </w:t>
      </w:r>
      <w:r w:rsidR="006F1E90">
        <w:t>in case that</w:t>
      </w:r>
      <w:r>
        <w:t xml:space="preserve"> the database is too small or not normally distributed</w:t>
      </w:r>
      <w:r w:rsidR="006F1E90">
        <w:t>,</w:t>
      </w:r>
      <w:r>
        <w:t xml:space="preserve"> to compare the birch data with the yield </w:t>
      </w:r>
      <w:r w:rsidR="006F1E90">
        <w:t>tables</w:t>
      </w:r>
      <w:r>
        <w:t xml:space="preserve"> of </w:t>
      </w:r>
      <w:r w:rsidRPr="005D4F73">
        <w:rPr>
          <w:i/>
          <w:iCs/>
        </w:rPr>
        <w:t xml:space="preserve">Betula </w:t>
      </w:r>
      <w:proofErr w:type="spellStart"/>
      <w:r w:rsidRPr="005D4F73">
        <w:rPr>
          <w:i/>
          <w:iCs/>
        </w:rPr>
        <w:t>pubescens</w:t>
      </w:r>
      <w:proofErr w:type="spellEnd"/>
      <w:r>
        <w:t xml:space="preserve"> and </w:t>
      </w:r>
      <w:r w:rsidRPr="005D4F73">
        <w:rPr>
          <w:i/>
          <w:iCs/>
        </w:rPr>
        <w:t>B. pendula</w:t>
      </w:r>
      <w:r>
        <w:t xml:space="preserve">. The same methodology is applied to the results of the forest structure analysis to compare the SR and </w:t>
      </w:r>
      <w:proofErr w:type="spellStart"/>
      <w:r>
        <w:t>SRreg</w:t>
      </w:r>
      <w:proofErr w:type="spellEnd"/>
      <w:r>
        <w:t xml:space="preserve"> indices for the obtained data from the forest inventory / regeneration survey with the results of the vegetation survey. </w:t>
      </w:r>
    </w:p>
    <w:bookmarkEnd w:id="17"/>
    <w:p w14:paraId="10D5D9BC" w14:textId="3388B68C" w:rsidR="007F6603" w:rsidRPr="009179FB" w:rsidRDefault="00FA6931" w:rsidP="007107C5">
      <w:pPr>
        <w:rPr>
          <w:rFonts w:asciiTheme="majorHAnsi" w:eastAsiaTheme="majorEastAsia" w:hAnsiTheme="majorHAnsi" w:cstheme="majorBidi"/>
          <w:color w:val="538135" w:themeColor="accent6" w:themeShade="BF"/>
          <w:sz w:val="32"/>
          <w:szCs w:val="32"/>
        </w:rPr>
      </w:pPr>
      <w:r>
        <w:t>To compare the correlation between the plot’s forest biomass and the Forest Structural Index, the data is plotted</w:t>
      </w:r>
      <w:r w:rsidR="00532210">
        <w:t>. R</w:t>
      </w:r>
      <w:r>
        <w:t xml:space="preserve">egression </w:t>
      </w:r>
      <w:r w:rsidR="00532210">
        <w:t>models are fitted</w:t>
      </w:r>
      <w:r>
        <w:t xml:space="preserve"> </w:t>
      </w:r>
      <w:r w:rsidR="00532210">
        <w:t xml:space="preserve">and added </w:t>
      </w:r>
      <w:r>
        <w:t xml:space="preserve">to the plot to check </w:t>
      </w:r>
      <w:r w:rsidR="00532210">
        <w:t>which</w:t>
      </w:r>
      <w:r>
        <w:t xml:space="preserve"> type of regression applies to the sampled data. As both the forest biomass and the Forest Structural Index data </w:t>
      </w:r>
      <w:r w:rsidR="00160FB6">
        <w:t>do not follow a</w:t>
      </w:r>
      <w:r>
        <w:t xml:space="preserve"> normal distribut</w:t>
      </w:r>
      <w:r w:rsidR="00160FB6">
        <w:t>ion</w:t>
      </w:r>
      <w:r>
        <w:t>, a Spearman’s correlation test is applied (</w:t>
      </w:r>
      <w:proofErr w:type="spellStart"/>
      <w:r w:rsidRPr="0070380A">
        <w:rPr>
          <w:rStyle w:val="R-StudioChar"/>
        </w:rPr>
        <w:t>cor.</w:t>
      </w:r>
      <w:proofErr w:type="gramStart"/>
      <w:r w:rsidRPr="0070380A">
        <w:rPr>
          <w:rStyle w:val="R-StudioChar"/>
        </w:rPr>
        <w:t>test</w:t>
      </w:r>
      <w:proofErr w:type="spellEnd"/>
      <w:r w:rsidRPr="0070380A">
        <w:rPr>
          <w:rStyle w:val="R-StudioChar"/>
        </w:rPr>
        <w:t>(</w:t>
      </w:r>
      <w:proofErr w:type="gramEnd"/>
      <w:r w:rsidR="00160FB6">
        <w:rPr>
          <w:rStyle w:val="R-StudioChar"/>
        </w:rPr>
        <w:t>)</w:t>
      </w:r>
      <w:r>
        <w:t>)</w:t>
      </w:r>
      <w:r w:rsidR="00160FB6">
        <w:t xml:space="preserve"> to assess the way and significance of correlation.</w:t>
      </w:r>
      <w:r w:rsidR="007F6603" w:rsidRPr="009179FB">
        <w:br w:type="page"/>
      </w:r>
    </w:p>
    <w:p w14:paraId="76D08848" w14:textId="1353CC6B" w:rsidR="00A52BB4" w:rsidRDefault="00AD461F" w:rsidP="00AD461F">
      <w:pPr>
        <w:pStyle w:val="berschrift1"/>
      </w:pPr>
      <w:bookmarkStart w:id="71" w:name="_Toc152595788"/>
      <w:r w:rsidRPr="009179FB">
        <w:lastRenderedPageBreak/>
        <w:t>Results</w:t>
      </w:r>
      <w:bookmarkEnd w:id="71"/>
    </w:p>
    <w:p w14:paraId="1CDB559D" w14:textId="2E2508C1" w:rsidR="000102FC" w:rsidRDefault="00F82937" w:rsidP="000102FC">
      <w:r>
        <w:t xml:space="preserve">At the time of assessment, the sampled forest plots accumulated a total biomass of </w:t>
      </w:r>
      <w:commentRangeStart w:id="72"/>
      <w:r>
        <w:t>180.51 </w:t>
      </w:r>
      <w:r>
        <w:rPr>
          <w:rFonts w:cstheme="minorHAnsi"/>
        </w:rPr>
        <w:t>±</w:t>
      </w:r>
      <w:r>
        <w:t> 146.34 kg ha</w:t>
      </w:r>
      <w:r w:rsidRPr="00F82937">
        <w:rPr>
          <w:vertAlign w:val="superscript"/>
        </w:rPr>
        <w:t>-1</w:t>
      </w:r>
      <w:r>
        <w:t xml:space="preserve"> on average</w:t>
      </w:r>
      <w:commentRangeEnd w:id="72"/>
      <w:r w:rsidR="00751D1D">
        <w:rPr>
          <w:rStyle w:val="Kommentarzeichen"/>
        </w:rPr>
        <w:commentReference w:id="72"/>
      </w:r>
      <w:r>
        <w:t>. Alder and spruce forests are more productive forest types with a mean biomass of 226.68 </w:t>
      </w:r>
      <w:r>
        <w:rPr>
          <w:rFonts w:cstheme="minorHAnsi"/>
        </w:rPr>
        <w:t>±</w:t>
      </w:r>
      <w:r>
        <w:t> 128.66 kg ha</w:t>
      </w:r>
      <w:r w:rsidRPr="00F82937">
        <w:rPr>
          <w:vertAlign w:val="superscript"/>
        </w:rPr>
        <w:t>-1</w:t>
      </w:r>
      <w:r w:rsidRPr="00F82937">
        <w:t xml:space="preserve"> </w:t>
      </w:r>
      <w:r>
        <w:t>and 283.21 </w:t>
      </w:r>
      <w:r>
        <w:rPr>
          <w:rFonts w:cstheme="minorHAnsi"/>
        </w:rPr>
        <w:t>±</w:t>
      </w:r>
      <w:r>
        <w:t> 167.26 kg ha</w:t>
      </w:r>
      <w:r w:rsidRPr="00F82937">
        <w:rPr>
          <w:vertAlign w:val="superscript"/>
        </w:rPr>
        <w:t>-1</w:t>
      </w:r>
      <w:r w:rsidRPr="00F82937">
        <w:t xml:space="preserve"> </w:t>
      </w:r>
      <w:r>
        <w:t>than the stands stocked with birch or pine trees (50.96 </w:t>
      </w:r>
      <w:r>
        <w:rPr>
          <w:rFonts w:cstheme="minorHAnsi"/>
        </w:rPr>
        <w:t>±</w:t>
      </w:r>
      <w:r>
        <w:t> 50.53 kg ha</w:t>
      </w:r>
      <w:r w:rsidRPr="00F82937">
        <w:rPr>
          <w:vertAlign w:val="superscript"/>
        </w:rPr>
        <w:t>-1</w:t>
      </w:r>
      <w:r w:rsidRPr="00F82937">
        <w:t xml:space="preserve"> </w:t>
      </w:r>
      <w:r>
        <w:t>/ 90.70 </w:t>
      </w:r>
      <w:r>
        <w:rPr>
          <w:rFonts w:cstheme="minorHAnsi"/>
        </w:rPr>
        <w:t>±</w:t>
      </w:r>
      <w:r>
        <w:t> 68.08 kg ha</w:t>
      </w:r>
      <w:r w:rsidRPr="00F82937">
        <w:rPr>
          <w:vertAlign w:val="superscript"/>
        </w:rPr>
        <w:t>-1</w:t>
      </w:r>
      <w:r>
        <w:t>).</w:t>
      </w:r>
      <w:r w:rsidR="00ED611A">
        <w:t xml:space="preserve"> Nevertheless, only for the comparison between the means of birch plots with alder (p = 0.014) and spruce (p = 0.004), </w:t>
      </w:r>
      <w:r w:rsidR="00141A66">
        <w:t>Dunnett’s</w:t>
      </w:r>
      <w:r w:rsidR="00ED611A">
        <w:t xml:space="preserve"> test showed significant differences.</w:t>
      </w:r>
    </w:p>
    <w:p w14:paraId="2C0A6974" w14:textId="193CF38B" w:rsidR="0025752D" w:rsidRDefault="0025752D" w:rsidP="000102FC">
      <w:r>
        <w:fldChar w:fldCharType="begin"/>
      </w:r>
      <w:r>
        <w:instrText xml:space="preserve"> REF _Ref152087934 \h </w:instrText>
      </w:r>
      <w:r>
        <w:fldChar w:fldCharType="separate"/>
      </w:r>
      <w:r>
        <w:t>Fig. </w:t>
      </w:r>
      <w:r>
        <w:rPr>
          <w:noProof/>
        </w:rPr>
        <w:t>3</w:t>
      </w:r>
      <w:r>
        <w:fldChar w:fldCharType="end"/>
      </w:r>
      <w:r>
        <w:t xml:space="preserve"> shows </w:t>
      </w:r>
      <w:r w:rsidR="00141A66">
        <w:t>the</w:t>
      </w:r>
      <w:r>
        <w:t xml:space="preserve"> clear tendency for forest biomass to be higher on fens than bog peatlands.</w:t>
      </w:r>
      <w:r w:rsidR="000E0B1C">
        <w:t xml:space="preserve"> While forests on fens grow a mean biomass of 219.40 </w:t>
      </w:r>
      <w:r w:rsidR="000E0B1C">
        <w:rPr>
          <w:rFonts w:cstheme="minorHAnsi"/>
        </w:rPr>
        <w:t>±</w:t>
      </w:r>
      <w:r w:rsidR="000E0B1C">
        <w:t> 162.50 kg ha</w:t>
      </w:r>
      <w:r w:rsidR="000E0B1C" w:rsidRPr="00F82937">
        <w:rPr>
          <w:vertAlign w:val="superscript"/>
        </w:rPr>
        <w:t>-1</w:t>
      </w:r>
      <w:r w:rsidR="000E0B1C">
        <w:t xml:space="preserve">, their bog counterparts only accumulate </w:t>
      </w:r>
      <w:r w:rsidR="00FC04DB">
        <w:t>124.31</w:t>
      </w:r>
      <w:r w:rsidR="000E0B1C">
        <w:t> </w:t>
      </w:r>
      <w:r w:rsidR="000E0B1C">
        <w:rPr>
          <w:rFonts w:cstheme="minorHAnsi"/>
        </w:rPr>
        <w:t>±</w:t>
      </w:r>
      <w:r w:rsidR="000E0B1C">
        <w:t> </w:t>
      </w:r>
      <w:r w:rsidR="00FC04DB">
        <w:t>99.72</w:t>
      </w:r>
      <w:r w:rsidR="000E0B1C">
        <w:t> kg ha</w:t>
      </w:r>
      <w:r w:rsidR="000E0B1C" w:rsidRPr="00F82937">
        <w:rPr>
          <w:vertAlign w:val="superscript"/>
        </w:rPr>
        <w:t>-1</w:t>
      </w:r>
      <w:r w:rsidR="000E0B1C">
        <w:t xml:space="preserve">. This difference is larger for pine stands (by 125.4 %) than for spruce (66.4 %). Yet the differences are not evaluated as significant. </w:t>
      </w:r>
      <w:proofErr w:type="spellStart"/>
      <w:r w:rsidR="00984697">
        <w:t>Gley</w:t>
      </w:r>
      <w:proofErr w:type="spellEnd"/>
      <w:r w:rsidR="00984697">
        <w:t xml:space="preserve"> </w:t>
      </w:r>
      <w:r w:rsidR="00FC04DB">
        <w:t>soil only occurs</w:t>
      </w:r>
      <w:r w:rsidR="00984697">
        <w:t xml:space="preserve"> in combination with birch stands. Here their biomasses</w:t>
      </w:r>
      <w:r w:rsidR="000E0B1C">
        <w:t xml:space="preserve"> (</w:t>
      </w:r>
      <w:r w:rsidR="00FC04DB">
        <w:t>95</w:t>
      </w:r>
      <w:r w:rsidR="000E0B1C">
        <w:t>.</w:t>
      </w:r>
      <w:r w:rsidR="00FC04DB">
        <w:t>67</w:t>
      </w:r>
      <w:r w:rsidR="000E0B1C">
        <w:t> </w:t>
      </w:r>
      <w:r w:rsidR="000E0B1C">
        <w:rPr>
          <w:rFonts w:cstheme="minorHAnsi"/>
        </w:rPr>
        <w:t>±</w:t>
      </w:r>
      <w:r w:rsidR="000E0B1C">
        <w:t> </w:t>
      </w:r>
      <w:r w:rsidR="00FC04DB">
        <w:t>45.48</w:t>
      </w:r>
      <w:r w:rsidR="000E0B1C">
        <w:t> kg ha</w:t>
      </w:r>
      <w:r w:rsidR="000E0B1C" w:rsidRPr="00F82937">
        <w:rPr>
          <w:vertAlign w:val="superscript"/>
        </w:rPr>
        <w:t>-1</w:t>
      </w:r>
      <w:r w:rsidR="000E0B1C">
        <w:t>)</w:t>
      </w:r>
      <w:r w:rsidR="00984697">
        <w:t xml:space="preserve"> </w:t>
      </w:r>
      <w:r w:rsidR="006D3276">
        <w:t>outstand</w:t>
      </w:r>
      <w:r w:rsidR="00984697">
        <w:t xml:space="preserve"> the ones of birch plots standing on fens</w:t>
      </w:r>
      <w:r w:rsidR="000E0B1C">
        <w:t xml:space="preserve"> (22.91 </w:t>
      </w:r>
      <w:r w:rsidR="000E0B1C">
        <w:rPr>
          <w:rFonts w:cstheme="minorHAnsi"/>
        </w:rPr>
        <w:t>±</w:t>
      </w:r>
      <w:r w:rsidR="000E0B1C">
        <w:t> 12.82 kg ha</w:t>
      </w:r>
      <w:r w:rsidR="000E0B1C" w:rsidRPr="00F82937">
        <w:rPr>
          <w:vertAlign w:val="superscript"/>
        </w:rPr>
        <w:t>-1</w:t>
      </w:r>
      <w:r w:rsidR="000E0B1C">
        <w:t>) but again without significant differences</w:t>
      </w:r>
      <w:r w:rsidR="00984697">
        <w:t>.</w:t>
      </w:r>
    </w:p>
    <w:p w14:paraId="40FE743A" w14:textId="59942C64" w:rsidR="0059613B" w:rsidRDefault="0059613B" w:rsidP="000102FC">
      <w:r>
        <w:rPr>
          <w:noProof/>
        </w:rPr>
        <w:drawing>
          <wp:inline distT="0" distB="0" distL="0" distR="0" wp14:anchorId="2477E19B" wp14:editId="5D247FA6">
            <wp:extent cx="5760720" cy="3362325"/>
            <wp:effectExtent l="0" t="0" r="0" b="9525"/>
            <wp:docPr id="1233538134" name="Picture 1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8134" name="Picture 16"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20A425DE" w14:textId="354CE3C1" w:rsidR="000102FC" w:rsidRDefault="00F37A24" w:rsidP="00F37A24">
      <w:pPr>
        <w:pStyle w:val="Beschriftung"/>
      </w:pPr>
      <w:bookmarkStart w:id="73" w:name="_Ref152087934"/>
      <w:bookmarkStart w:id="74" w:name="_Toc152595679"/>
      <w:r>
        <w:t>Fig.</w:t>
      </w:r>
      <w:r w:rsidR="00005710">
        <w:t> </w:t>
      </w:r>
      <w:r>
        <w:fldChar w:fldCharType="begin"/>
      </w:r>
      <w:r>
        <w:instrText xml:space="preserve"> SEQ Fig. \* ARABIC </w:instrText>
      </w:r>
      <w:r>
        <w:fldChar w:fldCharType="separate"/>
      </w:r>
      <w:r w:rsidR="00262F45">
        <w:rPr>
          <w:noProof/>
        </w:rPr>
        <w:t>3</w:t>
      </w:r>
      <w:r>
        <w:fldChar w:fldCharType="end"/>
      </w:r>
      <w:bookmarkEnd w:id="73"/>
      <w:r w:rsidR="00005710">
        <w:t> </w:t>
      </w:r>
      <w:r>
        <w:t>–</w:t>
      </w:r>
      <w:r w:rsidR="00005710">
        <w:t> </w:t>
      </w:r>
      <w:r>
        <w:t xml:space="preserve">Median biomass volume </w:t>
      </w:r>
      <w:r w:rsidR="00324E2D">
        <w:t xml:space="preserve">for </w:t>
      </w:r>
      <w:r>
        <w:t>each peatland type grouped by forest stand’s main tree species</w:t>
      </w:r>
      <w:bookmarkEnd w:id="74"/>
    </w:p>
    <w:p w14:paraId="1829E52C" w14:textId="7A71B600" w:rsidR="009C7209" w:rsidRPr="009C7209" w:rsidRDefault="009C7209" w:rsidP="009C7209">
      <w:r>
        <w:t xml:space="preserve">Forest stands on drained peatland sites </w:t>
      </w:r>
      <w:r w:rsidR="006664F5">
        <w:t>generally accumulate more forest biomass than on wet mires (</w:t>
      </w:r>
      <w:r w:rsidR="006664F5">
        <w:fldChar w:fldCharType="begin"/>
      </w:r>
      <w:r w:rsidR="006664F5">
        <w:instrText xml:space="preserve"> REF _Ref152091874 \h </w:instrText>
      </w:r>
      <w:r w:rsidR="006664F5">
        <w:fldChar w:fldCharType="separate"/>
      </w:r>
      <w:r w:rsidR="006664F5">
        <w:t>Fig. </w:t>
      </w:r>
      <w:r w:rsidR="006664F5">
        <w:rPr>
          <w:noProof/>
        </w:rPr>
        <w:t>4</w:t>
      </w:r>
      <w:r w:rsidR="006664F5">
        <w:fldChar w:fldCharType="end"/>
      </w:r>
      <w:r w:rsidR="006664F5">
        <w:t xml:space="preserve">). </w:t>
      </w:r>
      <w:r w:rsidR="0026279C" w:rsidRPr="0026279C">
        <w:t>Birch (drained: 227.94 </w:t>
      </w:r>
      <w:r w:rsidR="0026279C" w:rsidRPr="0026279C">
        <w:rPr>
          <w:rFonts w:cstheme="minorHAnsi"/>
        </w:rPr>
        <w:t>±</w:t>
      </w:r>
      <w:r w:rsidR="0026279C" w:rsidRPr="0026279C">
        <w:t> 117.56 kg ha</w:t>
      </w:r>
      <w:r w:rsidR="0026279C" w:rsidRPr="0026279C">
        <w:rPr>
          <w:vertAlign w:val="superscript"/>
        </w:rPr>
        <w:t>-1</w:t>
      </w:r>
      <w:r w:rsidR="0026279C" w:rsidRPr="0026279C">
        <w:t>; wet: 225.21 </w:t>
      </w:r>
      <w:r w:rsidR="0026279C" w:rsidRPr="0026279C">
        <w:rPr>
          <w:rFonts w:cstheme="minorHAnsi"/>
        </w:rPr>
        <w:t>±</w:t>
      </w:r>
      <w:r w:rsidR="0026279C" w:rsidRPr="0026279C">
        <w:t> 152.11 kg ha</w:t>
      </w:r>
      <w:r w:rsidR="0026279C" w:rsidRPr="0026279C">
        <w:rPr>
          <w:vertAlign w:val="superscript"/>
        </w:rPr>
        <w:t>-1</w:t>
      </w:r>
      <w:r w:rsidR="0026279C" w:rsidRPr="0026279C">
        <w:t xml:space="preserve">), pine (drained: </w:t>
      </w:r>
      <w:r w:rsidR="0026279C">
        <w:t>127</w:t>
      </w:r>
      <w:r w:rsidR="0026279C" w:rsidRPr="0026279C">
        <w:t>.</w:t>
      </w:r>
      <w:r w:rsidR="0026279C">
        <w:t>00</w:t>
      </w:r>
      <w:r w:rsidR="0026279C" w:rsidRPr="0026279C">
        <w:t> </w:t>
      </w:r>
      <w:r w:rsidR="0026279C" w:rsidRPr="0026279C">
        <w:rPr>
          <w:rFonts w:cstheme="minorHAnsi"/>
        </w:rPr>
        <w:t>±</w:t>
      </w:r>
      <w:r w:rsidR="0026279C" w:rsidRPr="0026279C">
        <w:t> </w:t>
      </w:r>
      <w:r w:rsidR="0026279C">
        <w:t>59.</w:t>
      </w:r>
      <w:r w:rsidR="0026279C" w:rsidRPr="0026279C">
        <w:t>57 kg ha</w:t>
      </w:r>
      <w:r w:rsidR="0026279C" w:rsidRPr="0026279C">
        <w:rPr>
          <w:vertAlign w:val="superscript"/>
        </w:rPr>
        <w:t>-1</w:t>
      </w:r>
      <w:r w:rsidR="0026279C" w:rsidRPr="0026279C">
        <w:t xml:space="preserve">; wet: </w:t>
      </w:r>
      <w:r w:rsidR="0026279C">
        <w:t>30.09</w:t>
      </w:r>
      <w:r w:rsidR="0026279C" w:rsidRPr="0026279C">
        <w:t> </w:t>
      </w:r>
      <w:r w:rsidR="0026279C" w:rsidRPr="0026279C">
        <w:rPr>
          <w:rFonts w:cstheme="minorHAnsi"/>
        </w:rPr>
        <w:t>±</w:t>
      </w:r>
      <w:r w:rsidR="0026279C" w:rsidRPr="0026279C">
        <w:t> </w:t>
      </w:r>
      <w:r w:rsidR="0026279C">
        <w:t>1.53</w:t>
      </w:r>
      <w:r w:rsidR="0026279C" w:rsidRPr="0026279C">
        <w:t> kg ha</w:t>
      </w:r>
      <w:r w:rsidR="0026279C" w:rsidRPr="0026279C">
        <w:rPr>
          <w:vertAlign w:val="superscript"/>
        </w:rPr>
        <w:t>-1</w:t>
      </w:r>
      <w:r w:rsidR="0026279C" w:rsidRPr="0026279C">
        <w:t>) and spruce (drained: 359.85 </w:t>
      </w:r>
      <w:r w:rsidR="0026279C" w:rsidRPr="0026279C">
        <w:rPr>
          <w:rFonts w:cstheme="minorHAnsi"/>
        </w:rPr>
        <w:t>±</w:t>
      </w:r>
      <w:r w:rsidR="0026279C" w:rsidRPr="0026279C">
        <w:t> 160.95 kg ha</w:t>
      </w:r>
      <w:r w:rsidR="0026279C" w:rsidRPr="0026279C">
        <w:rPr>
          <w:vertAlign w:val="superscript"/>
        </w:rPr>
        <w:t>-1</w:t>
      </w:r>
      <w:r w:rsidR="0026279C" w:rsidRPr="0026279C">
        <w:t>; wet: 155.46 </w:t>
      </w:r>
      <w:r w:rsidR="0026279C">
        <w:rPr>
          <w:rFonts w:cstheme="minorHAnsi"/>
        </w:rPr>
        <w:t>±</w:t>
      </w:r>
      <w:r w:rsidR="0026279C">
        <w:t> 83.33 kg ha</w:t>
      </w:r>
      <w:r w:rsidR="0026279C" w:rsidRPr="00F82937">
        <w:rPr>
          <w:vertAlign w:val="superscript"/>
        </w:rPr>
        <w:t>-1</w:t>
      </w:r>
      <w:r w:rsidR="0026279C">
        <w:t xml:space="preserve">) stands can generate more than double </w:t>
      </w:r>
      <w:r w:rsidR="0026279C">
        <w:lastRenderedPageBreak/>
        <w:t>the amount of forest biomass on drier sites than on wet grounds but only for pine stands the Welch-test indicates significant differences between drained and wet peatlands</w:t>
      </w:r>
      <w:r w:rsidR="00FC04DB">
        <w:t xml:space="preserve"> (p = 0.047)</w:t>
      </w:r>
      <w:r w:rsidR="0026279C">
        <w:t xml:space="preserve">. </w:t>
      </w:r>
      <w:r w:rsidR="006664F5">
        <w:t>Only alder plots show similar mean values for both hydrological conditions (drained: 227.94 </w:t>
      </w:r>
      <w:r w:rsidR="006664F5">
        <w:rPr>
          <w:rFonts w:cstheme="minorHAnsi"/>
        </w:rPr>
        <w:t>±</w:t>
      </w:r>
      <w:r w:rsidR="006664F5">
        <w:t> 117.56 kg ha</w:t>
      </w:r>
      <w:r w:rsidR="006664F5" w:rsidRPr="00F82937">
        <w:rPr>
          <w:vertAlign w:val="superscript"/>
        </w:rPr>
        <w:t>-1</w:t>
      </w:r>
      <w:r w:rsidR="006664F5">
        <w:t>; wet: 225.21 </w:t>
      </w:r>
      <w:r w:rsidR="006664F5">
        <w:rPr>
          <w:rFonts w:cstheme="minorHAnsi"/>
        </w:rPr>
        <w:t>±</w:t>
      </w:r>
      <w:r w:rsidR="006664F5">
        <w:t> 152.11 kg ha</w:t>
      </w:r>
      <w:r w:rsidR="006664F5" w:rsidRPr="00F82937">
        <w:rPr>
          <w:vertAlign w:val="superscript"/>
        </w:rPr>
        <w:t>-1</w:t>
      </w:r>
      <w:r w:rsidR="006664F5">
        <w:t>).</w:t>
      </w:r>
      <w:r w:rsidR="00CD1474">
        <w:t xml:space="preserve"> </w:t>
      </w:r>
      <w:bookmarkStart w:id="75" w:name="_Hlk152595550"/>
      <w:r w:rsidR="00CD1474">
        <w:t>The highest biomass of 624.76 kg ha</w:t>
      </w:r>
      <w:r w:rsidR="00CD1474" w:rsidRPr="00F82937">
        <w:rPr>
          <w:vertAlign w:val="superscript"/>
        </w:rPr>
        <w:t>-1</w:t>
      </w:r>
      <w:r w:rsidR="00CD1474">
        <w:t xml:space="preserve"> is found on drained fen stocked with spruce trees (plot 33), the lowest value of 1.01 kg ha</w:t>
      </w:r>
      <w:r w:rsidR="00CD1474" w:rsidRPr="00F82937">
        <w:rPr>
          <w:vertAlign w:val="superscript"/>
        </w:rPr>
        <w:t>-1</w:t>
      </w:r>
      <w:r w:rsidR="00CD1474">
        <w:t xml:space="preserve"> in a birch forest standing on a wet raised bog (plot 48).</w:t>
      </w:r>
      <w:bookmarkEnd w:id="75"/>
    </w:p>
    <w:p w14:paraId="758EE616" w14:textId="1D4B84B5" w:rsidR="00F37A24" w:rsidRDefault="00272DE9" w:rsidP="00F37A24">
      <w:pPr>
        <w:keepNext/>
      </w:pPr>
      <w:r>
        <w:rPr>
          <w:noProof/>
        </w:rPr>
        <w:drawing>
          <wp:inline distT="0" distB="0" distL="0" distR="0" wp14:anchorId="752ED251" wp14:editId="4E744268">
            <wp:extent cx="5760720" cy="3362392"/>
            <wp:effectExtent l="0" t="0" r="0" b="9525"/>
            <wp:docPr id="1461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2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E90C64B" w14:textId="6FF2CD23" w:rsidR="00F37A24" w:rsidRDefault="00F37A24" w:rsidP="00F37A24">
      <w:pPr>
        <w:pStyle w:val="Beschriftung"/>
      </w:pPr>
      <w:bookmarkStart w:id="76" w:name="_Ref152091874"/>
      <w:bookmarkStart w:id="77" w:name="_Toc152595680"/>
      <w:r>
        <w:t>Fig.</w:t>
      </w:r>
      <w:r w:rsidR="00005710">
        <w:t> </w:t>
      </w:r>
      <w:r>
        <w:fldChar w:fldCharType="begin"/>
      </w:r>
      <w:r>
        <w:instrText xml:space="preserve"> SEQ Fig. \* ARABIC </w:instrText>
      </w:r>
      <w:r>
        <w:fldChar w:fldCharType="separate"/>
      </w:r>
      <w:r w:rsidR="00262F45">
        <w:rPr>
          <w:noProof/>
        </w:rPr>
        <w:t>4</w:t>
      </w:r>
      <w:r>
        <w:fldChar w:fldCharType="end"/>
      </w:r>
      <w:bookmarkEnd w:id="76"/>
      <w:r w:rsidR="00005710">
        <w:t> </w:t>
      </w:r>
      <w:r>
        <w:t>–</w:t>
      </w:r>
      <w:r w:rsidR="00005710">
        <w:t> </w:t>
      </w:r>
      <w:r>
        <w:t>Median biomass volume</w:t>
      </w:r>
      <w:r w:rsidR="00324E2D">
        <w:t xml:space="preserve"> for</w:t>
      </w:r>
      <w:r>
        <w:t xml:space="preserve"> each hydrological condition grouped by forest stand’s main tree species</w:t>
      </w:r>
      <w:bookmarkEnd w:id="77"/>
    </w:p>
    <w:p w14:paraId="06DBB35E" w14:textId="4A640CBC" w:rsidR="000102FC" w:rsidRDefault="00206AA9" w:rsidP="00206AA9">
      <w:pPr>
        <w:rPr>
          <w:i/>
          <w:iCs/>
        </w:rPr>
      </w:pPr>
      <w:r>
        <w:t xml:space="preserve">The assignment of yield classes to the respective </w:t>
      </w:r>
      <w:r w:rsidR="00660510">
        <w:t>H</w:t>
      </w:r>
      <w:r w:rsidRPr="00660510">
        <w:rPr>
          <w:vertAlign w:val="subscript"/>
        </w:rPr>
        <w:t>g</w:t>
      </w:r>
      <w:r>
        <w:t xml:space="preserve">-value for each sample plot </w:t>
      </w:r>
      <w:r w:rsidR="00692956">
        <w:t>depends</w:t>
      </w:r>
      <w:r>
        <w:t xml:space="preserve"> on the availability of stand age information.</w:t>
      </w:r>
      <w:r w:rsidR="00F67167">
        <w:t xml:space="preserve"> </w:t>
      </w:r>
      <w:r w:rsidR="00692956">
        <w:t xml:space="preserve">For </w:t>
      </w:r>
      <w:r w:rsidR="00F63389" w:rsidRPr="00F63389">
        <w:rPr>
          <w:i/>
          <w:iCs/>
        </w:rPr>
        <w:t xml:space="preserve">Alnus </w:t>
      </w:r>
      <w:proofErr w:type="spellStart"/>
      <w:r w:rsidR="00F63389" w:rsidRPr="00F63389">
        <w:rPr>
          <w:i/>
          <w:iCs/>
        </w:rPr>
        <w:t>glutinosa</w:t>
      </w:r>
      <w:proofErr w:type="spellEnd"/>
      <w:r w:rsidR="00692956">
        <w:t xml:space="preserve">, 12 yield classes </w:t>
      </w:r>
      <w:r w:rsidR="00F63389">
        <w:t>from</w:t>
      </w:r>
      <w:r w:rsidR="00692956">
        <w:t xml:space="preserve"> </w:t>
      </w:r>
      <w:r w:rsidR="00F63389">
        <w:t>9</w:t>
      </w:r>
      <w:r w:rsidR="00692956">
        <w:t xml:space="preserve"> sample plots </w:t>
      </w:r>
      <w:r w:rsidR="00F63389">
        <w:t>can</w:t>
      </w:r>
      <w:r w:rsidR="00692956">
        <w:t xml:space="preserve"> be determined</w:t>
      </w:r>
      <w:r w:rsidR="00F63389">
        <w:t xml:space="preserve">. The data of birch trees allows to assign 4 yield classes (3 plots) from the yield table of </w:t>
      </w:r>
      <w:r w:rsidR="00F63389" w:rsidRPr="00F63389">
        <w:rPr>
          <w:i/>
          <w:iCs/>
        </w:rPr>
        <w:t xml:space="preserve">Betula </w:t>
      </w:r>
      <w:proofErr w:type="spellStart"/>
      <w:r w:rsidR="00F63389" w:rsidRPr="00F63389">
        <w:rPr>
          <w:i/>
          <w:iCs/>
        </w:rPr>
        <w:t>pubescens</w:t>
      </w:r>
      <w:proofErr w:type="spellEnd"/>
      <w:r w:rsidR="00F63389">
        <w:t xml:space="preserve"> and 5 classes (4 plots) from the one of </w:t>
      </w:r>
      <w:r w:rsidR="00F63389" w:rsidRPr="00F63389">
        <w:rPr>
          <w:i/>
          <w:iCs/>
        </w:rPr>
        <w:t>B. pendula</w:t>
      </w:r>
      <w:r w:rsidR="00F63389">
        <w:t xml:space="preserve">. This is due to the narrower range of the yield table of Downy birch which excludes the data of plot </w:t>
      </w:r>
      <w:r w:rsidR="00C452D3">
        <w:t>39</w:t>
      </w:r>
      <w:r w:rsidR="00F63389">
        <w:t xml:space="preserve">. 16 yield classes (4 plots) can be derived for </w:t>
      </w:r>
      <w:proofErr w:type="spellStart"/>
      <w:r w:rsidR="00F63389" w:rsidRPr="00F63389">
        <w:rPr>
          <w:i/>
          <w:iCs/>
        </w:rPr>
        <w:t>Picea</w:t>
      </w:r>
      <w:proofErr w:type="spellEnd"/>
      <w:r w:rsidR="00F63389" w:rsidRPr="00F63389">
        <w:rPr>
          <w:i/>
          <w:iCs/>
        </w:rPr>
        <w:t xml:space="preserve"> </w:t>
      </w:r>
      <w:proofErr w:type="spellStart"/>
      <w:r w:rsidR="00F63389" w:rsidRPr="00F63389">
        <w:rPr>
          <w:i/>
          <w:iCs/>
        </w:rPr>
        <w:t>abies</w:t>
      </w:r>
      <w:proofErr w:type="spellEnd"/>
      <w:r w:rsidR="00F63389">
        <w:t xml:space="preserve"> and 6 classes (4 plots) from the yield table of </w:t>
      </w:r>
      <w:r w:rsidR="00F63389" w:rsidRPr="00F63389">
        <w:rPr>
          <w:i/>
          <w:iCs/>
        </w:rPr>
        <w:t>Pinus sylvestris</w:t>
      </w:r>
      <w:r w:rsidR="00F63389">
        <w:rPr>
          <w:i/>
          <w:iCs/>
        </w:rPr>
        <w:t>.</w:t>
      </w:r>
    </w:p>
    <w:p w14:paraId="699BB7B4" w14:textId="50790D17" w:rsidR="002A7804" w:rsidRDefault="00AE6100" w:rsidP="00206AA9">
      <w:r>
        <w:t>Alder trees reach a mean yield class of 3.64 with the highest being class 2.5</w:t>
      </w:r>
      <w:r w:rsidR="00E36668">
        <w:t>0</w:t>
      </w:r>
      <w:r w:rsidR="00E2508F">
        <w:t xml:space="preserve"> (</w:t>
      </w:r>
      <w:r w:rsidR="00E2508F">
        <w:fldChar w:fldCharType="begin"/>
      </w:r>
      <w:r w:rsidR="00E2508F">
        <w:instrText xml:space="preserve"> REF _Ref152157157 \h </w:instrText>
      </w:r>
      <w:r w:rsidR="00E2508F">
        <w:fldChar w:fldCharType="separate"/>
      </w:r>
      <w:r w:rsidR="00E2508F">
        <w:t>Fig. A - </w:t>
      </w:r>
      <w:r w:rsidR="00E2508F">
        <w:rPr>
          <w:noProof/>
        </w:rPr>
        <w:t>1</w:t>
      </w:r>
      <w:r w:rsidR="00E2508F">
        <w:fldChar w:fldCharType="end"/>
      </w:r>
      <w:r w:rsidR="00E2508F">
        <w:t>)</w:t>
      </w:r>
      <w:r>
        <w:t xml:space="preserve">. Most plots are assigned </w:t>
      </w:r>
      <w:r w:rsidR="00275A55">
        <w:t>EKL</w:t>
      </w:r>
      <w:r>
        <w:t xml:space="preserve"> 4 though because their Hg is still less than what the yield tables lowest </w:t>
      </w:r>
      <w:r w:rsidR="00275A55">
        <w:t>class</w:t>
      </w:r>
      <w:r>
        <w:t xml:space="preserve"> of 3.5</w:t>
      </w:r>
      <w:r w:rsidR="00E36668">
        <w:t>0</w:t>
      </w:r>
      <w:r>
        <w:t xml:space="preserve"> requires.</w:t>
      </w:r>
      <w:r w:rsidR="002A7804">
        <w:t xml:space="preserve"> They are performing slightly better on wet terrain where they are classified with a mean yield class of 3.82 compared to 3.40 on drained peatlands (</w:t>
      </w:r>
      <w:r w:rsidR="00533312">
        <w:fldChar w:fldCharType="begin"/>
      </w:r>
      <w:r w:rsidR="00533312">
        <w:instrText xml:space="preserve"> REF _Ref152159283 \h </w:instrText>
      </w:r>
      <w:r w:rsidR="00533312">
        <w:fldChar w:fldCharType="separate"/>
      </w:r>
      <w:r w:rsidR="00533312">
        <w:t>Fig. </w:t>
      </w:r>
      <w:r w:rsidR="00533312">
        <w:rPr>
          <w:noProof/>
        </w:rPr>
        <w:t>5</w:t>
      </w:r>
      <w:r w:rsidR="00533312">
        <w:fldChar w:fldCharType="end"/>
      </w:r>
      <w:r w:rsidR="002A7804">
        <w:t>).</w:t>
      </w:r>
      <w:r>
        <w:t xml:space="preserve"> </w:t>
      </w:r>
    </w:p>
    <w:p w14:paraId="2E0FA3A7" w14:textId="056D6AA1" w:rsidR="00681D8F" w:rsidRDefault="00AE6100" w:rsidP="00206AA9">
      <w:r>
        <w:lastRenderedPageBreak/>
        <w:t>Birch</w:t>
      </w:r>
      <w:r w:rsidR="002A7804">
        <w:t>e</w:t>
      </w:r>
      <w:r>
        <w:t>s’ yield class</w:t>
      </w:r>
      <w:r w:rsidR="002A7804">
        <w:t>es</w:t>
      </w:r>
      <w:r>
        <w:t xml:space="preserve"> </w:t>
      </w:r>
      <w:r w:rsidR="00ED3956">
        <w:t>depend</w:t>
      </w:r>
      <w:r>
        <w:t xml:space="preserve"> on the yield table used. </w:t>
      </w:r>
      <w:r w:rsidR="00ED3956">
        <w:t>Downy birch</w:t>
      </w:r>
      <w:r>
        <w:t xml:space="preserve"> is classified as 3.06 on average while the same properties for birch equal 2 classes lower in the White birch yield table with a mean of 5.25</w:t>
      </w:r>
      <w:r w:rsidR="002A7804">
        <w:t xml:space="preserve"> (</w:t>
      </w:r>
      <w:r w:rsidR="002A7804">
        <w:fldChar w:fldCharType="begin"/>
      </w:r>
      <w:r w:rsidR="002A7804">
        <w:instrText xml:space="preserve"> REF _Ref152157712 \h </w:instrText>
      </w:r>
      <w:r w:rsidR="002A7804">
        <w:fldChar w:fldCharType="separate"/>
      </w:r>
      <w:r w:rsidR="002A7804">
        <w:t>Fig. A - </w:t>
      </w:r>
      <w:r w:rsidR="002A7804">
        <w:rPr>
          <w:noProof/>
        </w:rPr>
        <w:t>2</w:t>
      </w:r>
      <w:r w:rsidR="002A7804">
        <w:fldChar w:fldCharType="end"/>
      </w:r>
      <w:r w:rsidR="002A7804">
        <w:t>)</w:t>
      </w:r>
      <w:r>
        <w:t>.</w:t>
      </w:r>
      <w:r w:rsidR="002A7804">
        <w:t xml:space="preserve"> Counted as White birches, they generally achieve the lowest growth rate. </w:t>
      </w:r>
      <w:r w:rsidR="0071772C">
        <w:t xml:space="preserve">When classified as Downy birch, they are ranked </w:t>
      </w:r>
      <w:r w:rsidR="00D85A8C">
        <w:t>slightly higher than</w:t>
      </w:r>
      <w:r w:rsidR="0071772C">
        <w:t xml:space="preserve"> alder. Birch shows small </w:t>
      </w:r>
      <w:r w:rsidR="00694FB6">
        <w:t>in</w:t>
      </w:r>
      <w:r w:rsidR="0071772C">
        <w:t xml:space="preserve">significant differences between the two types of peatlands (fen and </w:t>
      </w:r>
      <w:proofErr w:type="spellStart"/>
      <w:r w:rsidR="0071772C">
        <w:t>gley</w:t>
      </w:r>
      <w:proofErr w:type="spellEnd"/>
      <w:r w:rsidR="0071772C">
        <w:t xml:space="preserve"> soil) and hydrological states (</w:t>
      </w:r>
      <w:r w:rsidR="0096690D">
        <w:t>B. </w:t>
      </w:r>
      <w:proofErr w:type="spellStart"/>
      <w:r w:rsidR="0096690D">
        <w:t>pubescens</w:t>
      </w:r>
      <w:proofErr w:type="spellEnd"/>
      <w:r w:rsidR="0096690D">
        <w:t xml:space="preserve">: drained </w:t>
      </w:r>
      <w:proofErr w:type="spellStart"/>
      <w:r w:rsidR="0096690D">
        <w:t>gley</w:t>
      </w:r>
      <w:proofErr w:type="spellEnd"/>
      <w:r w:rsidR="0096690D">
        <w:t xml:space="preserve"> soil = 3.00, wet fen = 3.13; B. pendula: drained </w:t>
      </w:r>
      <w:proofErr w:type="spellStart"/>
      <w:r w:rsidR="0096690D">
        <w:t>gley</w:t>
      </w:r>
      <w:proofErr w:type="spellEnd"/>
      <w:r w:rsidR="0096690D">
        <w:t xml:space="preserve"> soil = 5.00, wet fen =</w:t>
      </w:r>
      <w:r w:rsidR="00694FB6">
        <w:t xml:space="preserve"> </w:t>
      </w:r>
      <w:r w:rsidR="0096690D">
        <w:t>5.13</w:t>
      </w:r>
      <w:r w:rsidR="0071772C">
        <w:t>). Only one plot on a drained fen shows a bigger, even though insignificant difference at a yield class of 6 when counted as White birch</w:t>
      </w:r>
      <w:r w:rsidR="0096690D">
        <w:t xml:space="preserve"> (</w:t>
      </w:r>
      <w:r w:rsidR="0096690D">
        <w:fldChar w:fldCharType="begin"/>
      </w:r>
      <w:r w:rsidR="0096690D">
        <w:instrText xml:space="preserve"> REF _Ref152159283 \h </w:instrText>
      </w:r>
      <w:r w:rsidR="0096690D">
        <w:fldChar w:fldCharType="separate"/>
      </w:r>
      <w:r w:rsidR="0096690D">
        <w:t>Fig. </w:t>
      </w:r>
      <w:r w:rsidR="0096690D">
        <w:rPr>
          <w:noProof/>
        </w:rPr>
        <w:t>5</w:t>
      </w:r>
      <w:r w:rsidR="0096690D">
        <w:fldChar w:fldCharType="end"/>
      </w:r>
      <w:r w:rsidR="0096690D">
        <w:t>)</w:t>
      </w:r>
      <w:r w:rsidR="0071772C">
        <w:t>.</w:t>
      </w:r>
    </w:p>
    <w:p w14:paraId="138FA14B" w14:textId="51537AF3" w:rsidR="00275A55" w:rsidRDefault="00694FB6" w:rsidP="00206AA9">
      <w:r>
        <w:t>The highest yield classes are reached by p</w:t>
      </w:r>
      <w:r w:rsidR="00BE292C">
        <w:t>ine</w:t>
      </w:r>
      <w:r>
        <w:t xml:space="preserve"> stands </w:t>
      </w:r>
      <w:r w:rsidR="00737E13">
        <w:t xml:space="preserve">with </w:t>
      </w:r>
      <w:r>
        <w:t xml:space="preserve">a mean </w:t>
      </w:r>
      <w:r w:rsidR="00737E13">
        <w:t>value</w:t>
      </w:r>
      <w:r>
        <w:t xml:space="preserve"> of 1.5. The highest class of +0.05</w:t>
      </w:r>
      <w:r w:rsidR="00737E13">
        <w:t xml:space="preserve"> (beyond yield class 0)</w:t>
      </w:r>
      <w:r>
        <w:t xml:space="preserve"> is assigned</w:t>
      </w:r>
      <w:r w:rsidR="00737E13">
        <w:t xml:space="preserve"> for</w:t>
      </w:r>
      <w:r>
        <w:t xml:space="preserve"> both forest strata of plot </w:t>
      </w:r>
      <w:r w:rsidR="00C452D3">
        <w:t>47</w:t>
      </w:r>
      <w:r w:rsidR="00FB71FC">
        <w:t xml:space="preserve"> (</w:t>
      </w:r>
      <w:r w:rsidR="00FB71FC">
        <w:fldChar w:fldCharType="begin"/>
      </w:r>
      <w:r w:rsidR="00FB71FC">
        <w:instrText xml:space="preserve"> REF _Ref152235628 \h </w:instrText>
      </w:r>
      <w:r w:rsidR="00FB71FC">
        <w:fldChar w:fldCharType="separate"/>
      </w:r>
      <w:r w:rsidR="00601843">
        <w:t>Fig. A - </w:t>
      </w:r>
      <w:r w:rsidR="00601843">
        <w:rPr>
          <w:noProof/>
        </w:rPr>
        <w:t>3</w:t>
      </w:r>
      <w:r w:rsidR="00FB71FC">
        <w:fldChar w:fldCharType="end"/>
      </w:r>
      <w:r w:rsidR="00FB71FC">
        <w:t>)</w:t>
      </w:r>
      <w:r>
        <w:t xml:space="preserve"> which are located on a wet fen. Nonetheless, the observed pine stands are highly variable in their grow</w:t>
      </w:r>
      <w:r w:rsidR="00737E13">
        <w:t>th</w:t>
      </w:r>
      <w:r>
        <w:t xml:space="preserve"> rate among the different peatland types and hydrological conditions</w:t>
      </w:r>
      <w:r w:rsidR="009F4ED1">
        <w:t xml:space="preserve"> (</w:t>
      </w:r>
      <w:r w:rsidR="009F4ED1">
        <w:fldChar w:fldCharType="begin"/>
      </w:r>
      <w:r w:rsidR="009F4ED1">
        <w:instrText xml:space="preserve"> REF _Ref152159283 \h </w:instrText>
      </w:r>
      <w:r w:rsidR="009F4ED1">
        <w:fldChar w:fldCharType="separate"/>
      </w:r>
      <w:r w:rsidR="009F4ED1">
        <w:t>Fig. </w:t>
      </w:r>
      <w:r w:rsidR="009F4ED1">
        <w:rPr>
          <w:noProof/>
        </w:rPr>
        <w:t>5</w:t>
      </w:r>
      <w:r w:rsidR="009F4ED1">
        <w:fldChar w:fldCharType="end"/>
      </w:r>
      <w:r w:rsidR="009F4ED1">
        <w:t>)</w:t>
      </w:r>
      <w:r>
        <w:t>.</w:t>
      </w:r>
      <w:r w:rsidR="00737E13">
        <w:t xml:space="preserve"> Pines on drained raised bogs show a lower growth rate with a mean </w:t>
      </w:r>
      <w:r w:rsidR="00275A55">
        <w:t>EKL</w:t>
      </w:r>
      <w:r w:rsidR="00737E13">
        <w:t xml:space="preserve"> of 2.5. Pine forests on wet bogs </w:t>
      </w:r>
      <w:r w:rsidR="00D85A8C">
        <w:t>are also evaluated with</w:t>
      </w:r>
      <w:r w:rsidR="00275A55">
        <w:t xml:space="preserve"> a lower</w:t>
      </w:r>
      <w:r w:rsidR="00737E13">
        <w:t xml:space="preserve"> growth </w:t>
      </w:r>
      <w:r w:rsidR="00D85A8C">
        <w:t xml:space="preserve">rate </w:t>
      </w:r>
      <w:r w:rsidR="00737E13">
        <w:t xml:space="preserve">compared to the drained ones and are assigned a mean </w:t>
      </w:r>
      <w:r w:rsidR="00275A55">
        <w:t>EKL</w:t>
      </w:r>
      <w:r w:rsidR="00737E13">
        <w:t xml:space="preserve"> of 6 (lower than minimum class of 5)</w:t>
      </w:r>
      <w:r w:rsidR="00275A55">
        <w:t xml:space="preserve">. Yet, this difference is not recognized as significant by the applied </w:t>
      </w:r>
      <w:proofErr w:type="spellStart"/>
      <w:r w:rsidR="00275A55">
        <w:t>Dunnet’s</w:t>
      </w:r>
      <w:proofErr w:type="spellEnd"/>
      <w:r w:rsidR="00275A55">
        <w:t xml:space="preserve"> test (p = 0.137).</w:t>
      </w:r>
    </w:p>
    <w:p w14:paraId="2B6C7C99" w14:textId="0F471BA3" w:rsidR="00632ECF" w:rsidRDefault="00272DE9" w:rsidP="00632ECF">
      <w:pPr>
        <w:keepNext/>
      </w:pPr>
      <w:r>
        <w:rPr>
          <w:noProof/>
        </w:rPr>
        <w:drawing>
          <wp:inline distT="0" distB="0" distL="0" distR="0" wp14:anchorId="35FC0665" wp14:editId="3CB387F9">
            <wp:extent cx="5760720" cy="3362392"/>
            <wp:effectExtent l="0" t="0" r="0" b="9525"/>
            <wp:docPr id="261473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367"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DEACA15" w14:textId="1D2EDD28" w:rsidR="00042015" w:rsidRDefault="00632ECF" w:rsidP="00632ECF">
      <w:pPr>
        <w:pStyle w:val="Beschriftung"/>
      </w:pPr>
      <w:bookmarkStart w:id="78" w:name="_Ref152159283"/>
      <w:bookmarkStart w:id="79" w:name="_Toc152595681"/>
      <w:r>
        <w:t>Fig. </w:t>
      </w:r>
      <w:r>
        <w:fldChar w:fldCharType="begin"/>
      </w:r>
      <w:r>
        <w:instrText xml:space="preserve"> SEQ Fig. \* ARABIC </w:instrText>
      </w:r>
      <w:r>
        <w:fldChar w:fldCharType="separate"/>
      </w:r>
      <w:r w:rsidR="00262F45">
        <w:rPr>
          <w:noProof/>
        </w:rPr>
        <w:t>5</w:t>
      </w:r>
      <w:r>
        <w:fldChar w:fldCharType="end"/>
      </w:r>
      <w:bookmarkEnd w:id="78"/>
      <w:r>
        <w:t> – Median yield class for each peatland type grouped by hydrology and tree species</w:t>
      </w:r>
      <w:bookmarkEnd w:id="79"/>
    </w:p>
    <w:p w14:paraId="2896C1F0" w14:textId="61A71AE6" w:rsidR="00601843" w:rsidRPr="000102FC" w:rsidRDefault="00601843" w:rsidP="00601843">
      <w:r>
        <w:t>Spruce stands do also show a high variation in yield classes (</w:t>
      </w:r>
      <w:r>
        <w:fldChar w:fldCharType="begin"/>
      </w:r>
      <w:r>
        <w:instrText xml:space="preserve"> REF _Ref152246559 \h </w:instrText>
      </w:r>
      <w:r>
        <w:fldChar w:fldCharType="separate"/>
      </w:r>
      <w:r>
        <w:t>Fig. A - </w:t>
      </w:r>
      <w:r>
        <w:rPr>
          <w:noProof/>
        </w:rPr>
        <w:t>4</w:t>
      </w:r>
      <w:r>
        <w:fldChar w:fldCharType="end"/>
      </w:r>
      <w:r>
        <w:t xml:space="preserve">). They range from EKL 1 to 6 with a mean of 2.63. </w:t>
      </w:r>
      <w:r w:rsidR="00EF0273">
        <w:t>Between the</w:t>
      </w:r>
      <w:r>
        <w:t xml:space="preserve"> site variables peatland type and hydrology</w:t>
      </w:r>
      <w:r w:rsidR="00EF0273">
        <w:t xml:space="preserve">, no major </w:t>
      </w:r>
      <w:r w:rsidR="00EF0273">
        <w:lastRenderedPageBreak/>
        <w:t>differences can be found</w:t>
      </w:r>
      <w:r w:rsidR="00AE4949">
        <w:t xml:space="preserve"> (</w:t>
      </w:r>
      <w:r w:rsidR="00AE4949">
        <w:fldChar w:fldCharType="begin"/>
      </w:r>
      <w:r w:rsidR="00AE4949">
        <w:instrText xml:space="preserve"> REF _Ref152159283 \h </w:instrText>
      </w:r>
      <w:r w:rsidR="00AE4949">
        <w:fldChar w:fldCharType="separate"/>
      </w:r>
      <w:r w:rsidR="00AE4949">
        <w:t>Fig. </w:t>
      </w:r>
      <w:r w:rsidR="00AE4949">
        <w:rPr>
          <w:noProof/>
        </w:rPr>
        <w:t>5</w:t>
      </w:r>
      <w:r w:rsidR="00AE4949">
        <w:fldChar w:fldCharType="end"/>
      </w:r>
      <w:r w:rsidR="00AE4949">
        <w:t>)</w:t>
      </w:r>
      <w:r>
        <w:t xml:space="preserve">. Drained peatlands occur with a mean yield class of 2.78 while spruce stands on wet soils seems to have a slightly higher productivity (EKL 2.43). This difference is not significant. </w:t>
      </w:r>
      <w:r w:rsidR="00D85A8C">
        <w:t>Drained</w:t>
      </w:r>
      <w:r>
        <w:t xml:space="preserve"> fens show slightly higher growth potential with a yield class of 1 although this does not significantly vary from drained bogs either (p = 0.145). The only significant differences found by Dunnett’s test are between the yield classes of White birch and pine (p = 0.003) and White birch and spruce (p = 0.007).</w:t>
      </w:r>
    </w:p>
    <w:p w14:paraId="5C84B412" w14:textId="65A1AF6D" w:rsidR="00F47F6D" w:rsidRDefault="005714DC" w:rsidP="00740C61">
      <w:r>
        <w:t xml:space="preserve">The Forest Structural Index is </w:t>
      </w:r>
      <w:r w:rsidR="00537307">
        <w:t>composed of</w:t>
      </w:r>
      <w:r>
        <w:t xml:space="preserve"> </w:t>
      </w:r>
      <w:r w:rsidR="00537307">
        <w:t>several influencing</w:t>
      </w:r>
      <w:r>
        <w:t xml:space="preserve"> variable</w:t>
      </w:r>
      <w:r w:rsidR="00537307">
        <w:t>s</w:t>
      </w:r>
      <w:r w:rsidR="004619AB">
        <w:t xml:space="preserve"> (</w:t>
      </w:r>
      <w:r w:rsidR="004619AB">
        <w:fldChar w:fldCharType="begin"/>
      </w:r>
      <w:r w:rsidR="004619AB">
        <w:instrText xml:space="preserve"> REF _Ref152346632 \h </w:instrText>
      </w:r>
      <w:r w:rsidR="004619AB">
        <w:fldChar w:fldCharType="separate"/>
      </w:r>
      <w:r w:rsidR="004619AB">
        <w:t xml:space="preserve">Fig. </w:t>
      </w:r>
      <w:r w:rsidR="004619AB">
        <w:rPr>
          <w:noProof/>
        </w:rPr>
        <w:t>6</w:t>
      </w:r>
      <w:r w:rsidR="004619AB">
        <w:fldChar w:fldCharType="end"/>
      </w:r>
      <w:r w:rsidR="004619AB">
        <w:t>)</w:t>
      </w:r>
      <w:r>
        <w:t xml:space="preserve">. </w:t>
      </w:r>
      <w:r w:rsidR="004619AB">
        <w:t>The highest positive impact on structural diversity originates from the variable of decay classes with a mean value of 0.64 </w:t>
      </w:r>
      <w:r w:rsidR="004619AB">
        <w:rPr>
          <w:rFonts w:cstheme="minorHAnsi"/>
        </w:rPr>
        <w:t>± 0.35</w:t>
      </w:r>
      <w:r w:rsidR="004619AB">
        <w:t>. The peatland sites have mainly low amounts of trees of higher dimensions (</w:t>
      </w:r>
      <w:r w:rsidR="00572B29">
        <w:t>Vol</w:t>
      </w:r>
      <w:r w:rsidR="00572B29" w:rsidRPr="00572B29">
        <w:rPr>
          <w:vertAlign w:val="subscript"/>
        </w:rPr>
        <w:t>40</w:t>
      </w:r>
      <w:r w:rsidR="00572B29">
        <w:t> = 0.08 </w:t>
      </w:r>
      <w:r w:rsidR="00572B29">
        <w:rPr>
          <w:rFonts w:cstheme="minorHAnsi"/>
        </w:rPr>
        <w:t>± 0.20</w:t>
      </w:r>
      <w:r w:rsidR="00572B29">
        <w:t>)</w:t>
      </w:r>
      <w:r w:rsidR="004619AB">
        <w:t xml:space="preserve"> </w:t>
      </w:r>
      <w:r w:rsidR="00504ED7">
        <w:t>and standing deadwood (DW</w:t>
      </w:r>
      <w:r w:rsidR="00504ED7">
        <w:rPr>
          <w:vertAlign w:val="subscript"/>
        </w:rPr>
        <w:t>s</w:t>
      </w:r>
      <w:r w:rsidR="00504ED7">
        <w:t> = 0.23 </w:t>
      </w:r>
      <w:r w:rsidR="00504ED7">
        <w:rPr>
          <w:rFonts w:cstheme="minorHAnsi"/>
        </w:rPr>
        <w:t>± 0.26</w:t>
      </w:r>
      <w:r w:rsidR="00504ED7">
        <w:t>). The species richness is generally low for both the main forest stand (SR = 0.13 </w:t>
      </w:r>
      <w:r w:rsidR="00504ED7">
        <w:rPr>
          <w:rFonts w:cstheme="minorHAnsi"/>
        </w:rPr>
        <w:t>± 0.23</w:t>
      </w:r>
      <w:r w:rsidR="00504ED7">
        <w:t>) and the regeneration (</w:t>
      </w:r>
      <w:proofErr w:type="spellStart"/>
      <w:r w:rsidR="00504ED7">
        <w:t>SR</w:t>
      </w:r>
      <w:r w:rsidR="00504ED7">
        <w:rPr>
          <w:vertAlign w:val="subscript"/>
        </w:rPr>
        <w:t>reg</w:t>
      </w:r>
      <w:proofErr w:type="spellEnd"/>
      <w:r w:rsidR="00504ED7">
        <w:t> = 0.25 </w:t>
      </w:r>
      <w:r w:rsidR="00504ED7">
        <w:rPr>
          <w:rFonts w:cstheme="minorHAnsi"/>
        </w:rPr>
        <w:t>± 0.24</w:t>
      </w:r>
      <w:r w:rsidR="00504ED7">
        <w:t xml:space="preserve">). </w:t>
      </w:r>
      <w:r w:rsidR="00061E05">
        <w:t xml:space="preserve">The other variables achieve medium mean indices but are still below 0.5, which would be half of the maximum value of this </w:t>
      </w:r>
      <w:r w:rsidR="00D85A8C">
        <w:t xml:space="preserve">particular </w:t>
      </w:r>
      <w:r w:rsidR="00061E05">
        <w:t>variable found in this study. The forests on the peatland sites show a higher structural diversity coming from different DBH classes (</w:t>
      </w:r>
      <w:proofErr w:type="spellStart"/>
      <w:r w:rsidR="00061E05">
        <w:t>DBH</w:t>
      </w:r>
      <w:r w:rsidR="00061E05">
        <w:rPr>
          <w:vertAlign w:val="subscript"/>
        </w:rPr>
        <w:t>sd</w:t>
      </w:r>
      <w:proofErr w:type="spellEnd"/>
      <w:r w:rsidR="00061E05">
        <w:t> = 0.48 </w:t>
      </w:r>
      <w:r w:rsidR="00061E05">
        <w:rPr>
          <w:rFonts w:cstheme="minorHAnsi"/>
        </w:rPr>
        <w:t>± 0.23</w:t>
      </w:r>
      <w:r w:rsidR="00061E05">
        <w:t>) rather than greater diameters (</w:t>
      </w:r>
      <w:proofErr w:type="spellStart"/>
      <w:r w:rsidR="00061E05">
        <w:t>DBH</w:t>
      </w:r>
      <w:r w:rsidR="00061E05" w:rsidRPr="005714DC">
        <w:rPr>
          <w:vertAlign w:val="subscript"/>
        </w:rPr>
        <w:t>q</w:t>
      </w:r>
      <w:proofErr w:type="spellEnd"/>
      <w:r w:rsidR="00061E05">
        <w:t> = 0.41 </w:t>
      </w:r>
      <w:r w:rsidR="00061E05">
        <w:rPr>
          <w:rFonts w:cstheme="minorHAnsi"/>
        </w:rPr>
        <w:t>± 0.26</w:t>
      </w:r>
      <w:r w:rsidR="00061E05">
        <w:t>). For tree heights a lower variety is found (</w:t>
      </w:r>
      <w:proofErr w:type="spellStart"/>
      <w:r w:rsidR="00061E05">
        <w:t>H</w:t>
      </w:r>
      <w:r w:rsidR="00061E05">
        <w:rPr>
          <w:vertAlign w:val="subscript"/>
        </w:rPr>
        <w:t>sd</w:t>
      </w:r>
      <w:proofErr w:type="spellEnd"/>
      <w:r w:rsidR="00061E05">
        <w:t> = 0.37 </w:t>
      </w:r>
      <w:r w:rsidR="00061E05">
        <w:rPr>
          <w:rFonts w:cstheme="minorHAnsi"/>
        </w:rPr>
        <w:t>± 0.23</w:t>
      </w:r>
      <w:r w:rsidR="00061E05">
        <w:t>) and downed deadwood also only provides a medium mean amount (</w:t>
      </w:r>
      <w:proofErr w:type="spellStart"/>
      <w:r w:rsidR="00061E05">
        <w:t>DW</w:t>
      </w:r>
      <w:r w:rsidR="00061E05">
        <w:rPr>
          <w:vertAlign w:val="subscript"/>
        </w:rPr>
        <w:t>d</w:t>
      </w:r>
      <w:proofErr w:type="spellEnd"/>
      <w:r w:rsidR="00061E05">
        <w:t> = 0.42 </w:t>
      </w:r>
      <w:r w:rsidR="00061E05">
        <w:rPr>
          <w:rFonts w:cstheme="minorHAnsi"/>
        </w:rPr>
        <w:t>± 0.25</w:t>
      </w:r>
      <w:r w:rsidR="00061E05">
        <w:t>).</w:t>
      </w:r>
      <w:r w:rsidR="001E2FDB">
        <w:t xml:space="preserve"> No significant differences (p = 0.3778) are found between the SR indices calculated by the data sampled in the general forest inventory and the vegetation survey. Also, the </w:t>
      </w:r>
      <w:proofErr w:type="spellStart"/>
      <w:r w:rsidR="001E2FDB">
        <w:t>SR</w:t>
      </w:r>
      <w:r w:rsidR="001E2FDB" w:rsidRPr="001E2FDB">
        <w:rPr>
          <w:vertAlign w:val="subscript"/>
        </w:rPr>
        <w:t>reg</w:t>
      </w:r>
      <w:proofErr w:type="spellEnd"/>
      <w:r w:rsidR="001E2FDB">
        <w:t xml:space="preserve"> indices generated from the regeneration survey and the vegetation survey do not differ significantly (p = 0.5408).</w:t>
      </w:r>
    </w:p>
    <w:p w14:paraId="5BE6822A" w14:textId="2F592B55" w:rsidR="00262F45" w:rsidRDefault="00272DE9" w:rsidP="00262F45">
      <w:pPr>
        <w:keepNext/>
      </w:pPr>
      <w:r>
        <w:rPr>
          <w:noProof/>
        </w:rPr>
        <w:drawing>
          <wp:inline distT="0" distB="0" distL="0" distR="0" wp14:anchorId="0AE038DE" wp14:editId="4D24147B">
            <wp:extent cx="5760720" cy="2836099"/>
            <wp:effectExtent l="0" t="0" r="0" b="2540"/>
            <wp:docPr id="774151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135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4E2BBF3A" w14:textId="25FBE41B" w:rsidR="00F47F6D" w:rsidRDefault="00262F45" w:rsidP="00262F45">
      <w:pPr>
        <w:pStyle w:val="Beschriftung"/>
      </w:pPr>
      <w:bookmarkStart w:id="80" w:name="_Ref152346632"/>
      <w:bookmarkStart w:id="81" w:name="_Toc152595682"/>
      <w:r>
        <w:t xml:space="preserve">Fig. </w:t>
      </w:r>
      <w:r>
        <w:fldChar w:fldCharType="begin"/>
      </w:r>
      <w:r>
        <w:instrText xml:space="preserve"> SEQ Fig. \* ARABIC </w:instrText>
      </w:r>
      <w:r>
        <w:fldChar w:fldCharType="separate"/>
      </w:r>
      <w:r>
        <w:rPr>
          <w:noProof/>
        </w:rPr>
        <w:t>6</w:t>
      </w:r>
      <w:r>
        <w:fldChar w:fldCharType="end"/>
      </w:r>
      <w:bookmarkEnd w:id="80"/>
      <w:r>
        <w:t> – </w:t>
      </w:r>
      <w:r w:rsidR="004D3779">
        <w:t>Median</w:t>
      </w:r>
      <w:r>
        <w:t xml:space="preserve"> of variable indices</w:t>
      </w:r>
      <w:bookmarkEnd w:id="81"/>
    </w:p>
    <w:p w14:paraId="56078194" w14:textId="7130F311" w:rsidR="0063631A" w:rsidRDefault="00374520" w:rsidP="00740C61">
      <w:r>
        <w:lastRenderedPageBreak/>
        <w:t>Forest stands of the four main tree species provide differently pronounced structure indices</w:t>
      </w:r>
      <w:r w:rsidR="0063631A">
        <w:t xml:space="preserve"> (</w:t>
      </w:r>
      <w:r w:rsidR="0063631A">
        <w:fldChar w:fldCharType="begin"/>
      </w:r>
      <w:r w:rsidR="0063631A">
        <w:instrText xml:space="preserve"> REF _Ref152355834 \h </w:instrText>
      </w:r>
      <w:r w:rsidR="0063631A">
        <w:fldChar w:fldCharType="separate"/>
      </w:r>
      <w:r w:rsidR="0063631A">
        <w:t>Fig. </w:t>
      </w:r>
      <w:r w:rsidR="0063631A">
        <w:rPr>
          <w:noProof/>
        </w:rPr>
        <w:t>7</w:t>
      </w:r>
      <w:r w:rsidR="0063631A">
        <w:fldChar w:fldCharType="end"/>
      </w:r>
      <w:r w:rsidR="0063631A">
        <w:t>)</w:t>
      </w:r>
      <w:r>
        <w:t>. Alder forests offer the highest species richness within the forest stand regeneration (</w:t>
      </w:r>
      <w:proofErr w:type="spellStart"/>
      <w:r>
        <w:t>SR</w:t>
      </w:r>
      <w:r>
        <w:rPr>
          <w:vertAlign w:val="subscript"/>
        </w:rPr>
        <w:t>reg</w:t>
      </w:r>
      <w:proofErr w:type="spellEnd"/>
      <w:r>
        <w:t> = 0.</w:t>
      </w:r>
      <w:r w:rsidR="0063631A">
        <w:t>36</w:t>
      </w:r>
      <w:r>
        <w:t> </w:t>
      </w:r>
      <w:r>
        <w:rPr>
          <w:rFonts w:cstheme="minorHAnsi"/>
        </w:rPr>
        <w:t>± 0.2</w:t>
      </w:r>
      <w:r w:rsidR="0063631A">
        <w:rPr>
          <w:rFonts w:cstheme="minorHAnsi"/>
        </w:rPr>
        <w:t>8</w:t>
      </w:r>
      <w:r>
        <w:t xml:space="preserve">). </w:t>
      </w:r>
      <w:r w:rsidR="00C972C2">
        <w:t>Yet, most tree species in the main stand are found in forests dominated by pine trees</w:t>
      </w:r>
      <w:r>
        <w:t xml:space="preserve"> (SR = 0.</w:t>
      </w:r>
      <w:r w:rsidR="0063631A">
        <w:t>33</w:t>
      </w:r>
      <w:r>
        <w:t> </w:t>
      </w:r>
      <w:r>
        <w:rPr>
          <w:rFonts w:cstheme="minorHAnsi"/>
        </w:rPr>
        <w:t>± 0.</w:t>
      </w:r>
      <w:r w:rsidR="0063631A">
        <w:rPr>
          <w:rFonts w:cstheme="minorHAnsi"/>
        </w:rPr>
        <w:t>44</w:t>
      </w:r>
      <w:r>
        <w:t>).</w:t>
      </w:r>
      <w:r w:rsidR="00C972C2">
        <w:t xml:space="preserve"> The most biomass is currently standing on the plots stocked with spruce (</w:t>
      </w:r>
      <w:proofErr w:type="spellStart"/>
      <w:r w:rsidR="00C972C2">
        <w:t>DBH</w:t>
      </w:r>
      <w:r w:rsidR="00C972C2">
        <w:rPr>
          <w:vertAlign w:val="subscript"/>
        </w:rPr>
        <w:t>q</w:t>
      </w:r>
      <w:proofErr w:type="spellEnd"/>
      <w:r w:rsidR="00C972C2">
        <w:t> = 0.</w:t>
      </w:r>
      <w:r w:rsidR="00CB20DF">
        <w:t>61</w:t>
      </w:r>
      <w:r w:rsidR="00C972C2">
        <w:t> </w:t>
      </w:r>
      <w:r w:rsidR="00C972C2">
        <w:rPr>
          <w:rFonts w:cstheme="minorHAnsi"/>
        </w:rPr>
        <w:t>± 0.2</w:t>
      </w:r>
      <w:r w:rsidR="00CB20DF">
        <w:rPr>
          <w:rFonts w:cstheme="minorHAnsi"/>
        </w:rPr>
        <w:t>6</w:t>
      </w:r>
      <w:r w:rsidR="00C972C2">
        <w:rPr>
          <w:rFonts w:cstheme="minorHAnsi"/>
        </w:rPr>
        <w:t xml:space="preserve">; </w:t>
      </w:r>
      <w:commentRangeStart w:id="82"/>
      <w:r w:rsidR="00C972C2">
        <w:t>Vol</w:t>
      </w:r>
      <w:r w:rsidR="00C972C2">
        <w:rPr>
          <w:vertAlign w:val="subscript"/>
        </w:rPr>
        <w:t>4</w:t>
      </w:r>
      <w:commentRangeEnd w:id="82"/>
      <w:r w:rsidR="00245B69">
        <w:rPr>
          <w:rStyle w:val="Kommentarzeichen"/>
        </w:rPr>
        <w:commentReference w:id="82"/>
      </w:r>
      <w:r w:rsidR="00C972C2">
        <w:rPr>
          <w:vertAlign w:val="subscript"/>
        </w:rPr>
        <w:t>0</w:t>
      </w:r>
      <w:r w:rsidR="00C972C2">
        <w:t> = 0.</w:t>
      </w:r>
      <w:r w:rsidR="00CB20DF">
        <w:t>27</w:t>
      </w:r>
      <w:r w:rsidR="00C972C2">
        <w:t> </w:t>
      </w:r>
      <w:r w:rsidR="00C972C2">
        <w:rPr>
          <w:rFonts w:cstheme="minorHAnsi"/>
        </w:rPr>
        <w:t>± 0.</w:t>
      </w:r>
      <w:r w:rsidR="00CB20DF">
        <w:rPr>
          <w:rFonts w:cstheme="minorHAnsi"/>
        </w:rPr>
        <w:t>35</w:t>
      </w:r>
      <w:r w:rsidR="00C972C2">
        <w:t>). Besides a higher variation of tree dimensions</w:t>
      </w:r>
      <w:r w:rsidR="00CB20DF">
        <w:t xml:space="preserve"> (</w:t>
      </w:r>
      <w:proofErr w:type="spellStart"/>
      <w:r w:rsidR="00CB20DF">
        <w:t>DBH</w:t>
      </w:r>
      <w:r w:rsidR="00CB20DF">
        <w:rPr>
          <w:vertAlign w:val="subscript"/>
        </w:rPr>
        <w:t>sd</w:t>
      </w:r>
      <w:proofErr w:type="spellEnd"/>
      <w:r w:rsidR="00CB20DF">
        <w:t> = 0.67 </w:t>
      </w:r>
      <w:r w:rsidR="00CB20DF">
        <w:rPr>
          <w:rFonts w:cstheme="minorHAnsi"/>
        </w:rPr>
        <w:t xml:space="preserve">± 0.16; </w:t>
      </w:r>
      <w:proofErr w:type="spellStart"/>
      <w:r w:rsidR="00CB20DF">
        <w:t>H</w:t>
      </w:r>
      <w:r w:rsidR="00CB20DF">
        <w:rPr>
          <w:vertAlign w:val="subscript"/>
        </w:rPr>
        <w:t>sd</w:t>
      </w:r>
      <w:proofErr w:type="spellEnd"/>
      <w:r w:rsidR="00CB20DF">
        <w:t> = 0.</w:t>
      </w:r>
      <w:r w:rsidR="00E6637E">
        <w:t>50</w:t>
      </w:r>
      <w:r w:rsidR="00CB20DF">
        <w:t> </w:t>
      </w:r>
      <w:r w:rsidR="00CB20DF">
        <w:rPr>
          <w:rFonts w:cstheme="minorHAnsi"/>
        </w:rPr>
        <w:t>± 0.2</w:t>
      </w:r>
      <w:r w:rsidR="00E6637E">
        <w:rPr>
          <w:rFonts w:cstheme="minorHAnsi"/>
        </w:rPr>
        <w:t>1</w:t>
      </w:r>
      <w:r w:rsidR="00CB20DF">
        <w:t>)</w:t>
      </w:r>
      <w:r w:rsidR="00C972C2">
        <w:t xml:space="preserve">, spruce forests provide the highest </w:t>
      </w:r>
      <w:commentRangeStart w:id="83"/>
      <w:r w:rsidR="00C972C2">
        <w:t xml:space="preserve">amounts of deadwood </w:t>
      </w:r>
      <w:commentRangeEnd w:id="83"/>
      <w:r w:rsidR="00245B69">
        <w:rPr>
          <w:rStyle w:val="Kommentarzeichen"/>
        </w:rPr>
        <w:commentReference w:id="83"/>
      </w:r>
      <w:r w:rsidR="00CB20DF">
        <w:t>(</w:t>
      </w:r>
      <w:proofErr w:type="spellStart"/>
      <w:r w:rsidR="00CB20DF">
        <w:t>DW</w:t>
      </w:r>
      <w:r w:rsidR="00CB20DF">
        <w:rPr>
          <w:vertAlign w:val="subscript"/>
        </w:rPr>
        <w:t>d</w:t>
      </w:r>
      <w:proofErr w:type="spellEnd"/>
      <w:r w:rsidR="00CB20DF">
        <w:t> = 0.</w:t>
      </w:r>
      <w:r w:rsidR="00A712FA">
        <w:t>68</w:t>
      </w:r>
      <w:r w:rsidR="00CB20DF">
        <w:t> </w:t>
      </w:r>
      <w:r w:rsidR="00CB20DF">
        <w:rPr>
          <w:rFonts w:cstheme="minorHAnsi"/>
        </w:rPr>
        <w:t>± 0.2</w:t>
      </w:r>
      <w:r w:rsidR="00A712FA">
        <w:rPr>
          <w:rFonts w:cstheme="minorHAnsi"/>
        </w:rPr>
        <w:t>0</w:t>
      </w:r>
      <w:r w:rsidR="00CB20DF">
        <w:rPr>
          <w:rFonts w:cstheme="minorHAnsi"/>
        </w:rPr>
        <w:t xml:space="preserve">; </w:t>
      </w:r>
      <w:r w:rsidR="00CB20DF">
        <w:t>DW</w:t>
      </w:r>
      <w:r w:rsidR="00CB20DF">
        <w:rPr>
          <w:vertAlign w:val="subscript"/>
        </w:rPr>
        <w:t>s</w:t>
      </w:r>
      <w:r w:rsidR="00CB20DF">
        <w:t> = 0.3</w:t>
      </w:r>
      <w:r w:rsidR="00A712FA">
        <w:t>1</w:t>
      </w:r>
      <w:r w:rsidR="00CB20DF">
        <w:t> </w:t>
      </w:r>
      <w:r w:rsidR="00CB20DF">
        <w:rPr>
          <w:rFonts w:cstheme="minorHAnsi"/>
        </w:rPr>
        <w:t>± 0.2</w:t>
      </w:r>
      <w:r w:rsidR="00A712FA">
        <w:rPr>
          <w:rFonts w:cstheme="minorHAnsi"/>
        </w:rPr>
        <w:t>1</w:t>
      </w:r>
      <w:r w:rsidR="00CB20DF">
        <w:t xml:space="preserve">) </w:t>
      </w:r>
      <w:r w:rsidR="00C972C2">
        <w:t xml:space="preserve">with </w:t>
      </w:r>
      <w:r w:rsidR="00CB20DF">
        <w:t>the most d</w:t>
      </w:r>
      <w:r w:rsidR="00C972C2">
        <w:t>iverse range of decay classes as well</w:t>
      </w:r>
      <w:r w:rsidR="00CB20DF">
        <w:t xml:space="preserve"> (DC = 0.</w:t>
      </w:r>
      <w:r w:rsidR="00A712FA">
        <w:t>81</w:t>
      </w:r>
      <w:r w:rsidR="00CB20DF">
        <w:t> </w:t>
      </w:r>
      <w:r w:rsidR="00CB20DF">
        <w:rPr>
          <w:rFonts w:cstheme="minorHAnsi"/>
        </w:rPr>
        <w:t>± 0.</w:t>
      </w:r>
      <w:r w:rsidR="00A712FA">
        <w:rPr>
          <w:rFonts w:cstheme="minorHAnsi"/>
        </w:rPr>
        <w:t>1</w:t>
      </w:r>
      <w:r w:rsidR="00CB20DF">
        <w:rPr>
          <w:rFonts w:cstheme="minorHAnsi"/>
        </w:rPr>
        <w:t>8</w:t>
      </w:r>
      <w:r w:rsidR="00CB20DF">
        <w:t>)</w:t>
      </w:r>
      <w:r w:rsidR="00C972C2">
        <w:t>.</w:t>
      </w:r>
      <w:r w:rsidR="00CB20DF">
        <w:t xml:space="preserve"> Only alder plots show similarly strong structural variables for standing deadwood (DW</w:t>
      </w:r>
      <w:r w:rsidR="00CB20DF" w:rsidRPr="00CB20DF">
        <w:rPr>
          <w:vertAlign w:val="subscript"/>
        </w:rPr>
        <w:t>s</w:t>
      </w:r>
      <w:r w:rsidR="00CB20DF">
        <w:t> = 0.</w:t>
      </w:r>
      <w:r w:rsidR="00A712FA">
        <w:t>29</w:t>
      </w:r>
      <w:r w:rsidR="00CB20DF">
        <w:t> </w:t>
      </w:r>
      <w:r w:rsidR="00CB20DF">
        <w:rPr>
          <w:rFonts w:cstheme="minorHAnsi"/>
        </w:rPr>
        <w:t>± 0.</w:t>
      </w:r>
      <w:r w:rsidR="00A712FA">
        <w:rPr>
          <w:rFonts w:cstheme="minorHAnsi"/>
        </w:rPr>
        <w:t>31</w:t>
      </w:r>
      <w:r w:rsidR="00CB20DF">
        <w:t>) and decay classes (DC = 0.</w:t>
      </w:r>
      <w:r w:rsidR="00A712FA">
        <w:t>73</w:t>
      </w:r>
      <w:r w:rsidR="00CB20DF">
        <w:t> </w:t>
      </w:r>
      <w:r w:rsidR="00CB20DF">
        <w:rPr>
          <w:rFonts w:cstheme="minorHAnsi"/>
        </w:rPr>
        <w:t>± 0.</w:t>
      </w:r>
      <w:r w:rsidR="00A712FA">
        <w:rPr>
          <w:rFonts w:cstheme="minorHAnsi"/>
        </w:rPr>
        <w:t>33</w:t>
      </w:r>
      <w:r w:rsidR="00CB20DF">
        <w:t xml:space="preserve">), too. </w:t>
      </w:r>
    </w:p>
    <w:p w14:paraId="10E3AC25" w14:textId="72526FB5" w:rsidR="00E86753" w:rsidRDefault="00272DE9" w:rsidP="00E86753">
      <w:pPr>
        <w:keepNext/>
      </w:pPr>
      <w:r>
        <w:rPr>
          <w:noProof/>
        </w:rPr>
        <w:drawing>
          <wp:inline distT="0" distB="0" distL="0" distR="0" wp14:anchorId="5F947158" wp14:editId="72FF7478">
            <wp:extent cx="5760720" cy="2836099"/>
            <wp:effectExtent l="0" t="0" r="0" b="2540"/>
            <wp:docPr id="1961904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4346"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094FB1A1" w14:textId="243986E3" w:rsidR="00E86753" w:rsidRDefault="00E86753" w:rsidP="00E86753">
      <w:pPr>
        <w:pStyle w:val="Beschriftung"/>
      </w:pPr>
      <w:bookmarkStart w:id="84" w:name="_Ref152355834"/>
      <w:bookmarkStart w:id="85" w:name="_Toc152595683"/>
      <w:r>
        <w:t>Fig. </w:t>
      </w:r>
      <w:r>
        <w:fldChar w:fldCharType="begin"/>
      </w:r>
      <w:r>
        <w:instrText xml:space="preserve"> SEQ Fig. \* ARABIC </w:instrText>
      </w:r>
      <w:r>
        <w:fldChar w:fldCharType="separate"/>
      </w:r>
      <w:r w:rsidR="00262F45">
        <w:rPr>
          <w:noProof/>
        </w:rPr>
        <w:t>7</w:t>
      </w:r>
      <w:r>
        <w:fldChar w:fldCharType="end"/>
      </w:r>
      <w:bookmarkEnd w:id="84"/>
      <w:r>
        <w:t> – </w:t>
      </w:r>
      <w:r w:rsidR="000969B1">
        <w:t xml:space="preserve">Mean values and standard deviation of </w:t>
      </w:r>
      <w:r>
        <w:t xml:space="preserve">variables </w:t>
      </w:r>
      <w:r w:rsidR="000969B1">
        <w:t xml:space="preserve">indices </w:t>
      </w:r>
      <w:r>
        <w:t>for each tree species</w:t>
      </w:r>
      <w:bookmarkEnd w:id="85"/>
    </w:p>
    <w:p w14:paraId="76D0B203" w14:textId="7F76A765" w:rsidR="00200AC8" w:rsidRDefault="00402785" w:rsidP="00200AC8">
      <w:r>
        <w:t xml:space="preserve">Bogs </w:t>
      </w:r>
      <w:r w:rsidR="00635216">
        <w:t xml:space="preserve">and fens show similar structural properties </w:t>
      </w:r>
      <w:r w:rsidR="00332E3F">
        <w:t xml:space="preserve">while generally less structural diverse forests occur on </w:t>
      </w:r>
      <w:proofErr w:type="spellStart"/>
      <w:r w:rsidR="00332E3F">
        <w:t>gley</w:t>
      </w:r>
      <w:proofErr w:type="spellEnd"/>
      <w:r w:rsidR="00332E3F">
        <w:t xml:space="preserve"> soils </w:t>
      </w:r>
      <w:r w:rsidR="00635216">
        <w:t>(</w:t>
      </w:r>
      <w:r w:rsidR="00635216">
        <w:fldChar w:fldCharType="begin"/>
      </w:r>
      <w:r w:rsidR="00635216">
        <w:instrText xml:space="preserve"> REF _Ref152359647 \h </w:instrText>
      </w:r>
      <w:r w:rsidR="00635216">
        <w:fldChar w:fldCharType="separate"/>
      </w:r>
      <w:r w:rsidR="00635216">
        <w:t>Fig. </w:t>
      </w:r>
      <w:r w:rsidR="00635216">
        <w:rPr>
          <w:noProof/>
        </w:rPr>
        <w:t>8</w:t>
      </w:r>
      <w:r w:rsidR="00635216">
        <w:fldChar w:fldCharType="end"/>
      </w:r>
      <w:r w:rsidR="00635216">
        <w:t>).</w:t>
      </w:r>
      <w:r w:rsidR="00332E3F">
        <w:t xml:space="preserve"> Forests on fens accumulate higher biomasses (</w:t>
      </w:r>
      <w:proofErr w:type="spellStart"/>
      <w:r w:rsidR="00332E3F">
        <w:t>DBH</w:t>
      </w:r>
      <w:r w:rsidR="00332E3F">
        <w:rPr>
          <w:vertAlign w:val="subscript"/>
        </w:rPr>
        <w:t>q</w:t>
      </w:r>
      <w:proofErr w:type="spellEnd"/>
      <w:r w:rsidR="00332E3F">
        <w:t> = 0.</w:t>
      </w:r>
      <w:r w:rsidR="000E2811">
        <w:t>46</w:t>
      </w:r>
      <w:r w:rsidR="00332E3F">
        <w:t> </w:t>
      </w:r>
      <w:r w:rsidR="00332E3F">
        <w:rPr>
          <w:rFonts w:cstheme="minorHAnsi"/>
        </w:rPr>
        <w:t>± 0.2</w:t>
      </w:r>
      <w:r w:rsidR="000E2811">
        <w:rPr>
          <w:rFonts w:cstheme="minorHAnsi"/>
        </w:rPr>
        <w:t>6</w:t>
      </w:r>
      <w:r w:rsidR="00332E3F">
        <w:rPr>
          <w:rFonts w:cstheme="minorHAnsi"/>
        </w:rPr>
        <w:t xml:space="preserve">; </w:t>
      </w:r>
      <w:r w:rsidR="00332E3F">
        <w:t>Vol</w:t>
      </w:r>
      <w:r w:rsidR="00332E3F">
        <w:rPr>
          <w:vertAlign w:val="subscript"/>
        </w:rPr>
        <w:t>40</w:t>
      </w:r>
      <w:r w:rsidR="00332E3F">
        <w:t> = 0.</w:t>
      </w:r>
      <w:r w:rsidR="000E2811">
        <w:t>12</w:t>
      </w:r>
      <w:r w:rsidR="00332E3F">
        <w:t> </w:t>
      </w:r>
      <w:r w:rsidR="00332E3F">
        <w:rPr>
          <w:rFonts w:cstheme="minorHAnsi"/>
        </w:rPr>
        <w:t>± 0.</w:t>
      </w:r>
      <w:r w:rsidR="000E2811">
        <w:rPr>
          <w:rFonts w:cstheme="minorHAnsi"/>
        </w:rPr>
        <w:t>24</w:t>
      </w:r>
      <w:r w:rsidR="00332E3F">
        <w:t>)</w:t>
      </w:r>
      <w:r w:rsidR="000E2811">
        <w:t xml:space="preserve"> and more tree species occur in the regeneration layer (</w:t>
      </w:r>
      <w:proofErr w:type="spellStart"/>
      <w:r w:rsidR="000E2811">
        <w:t>SR</w:t>
      </w:r>
      <w:r w:rsidR="000E2811">
        <w:rPr>
          <w:vertAlign w:val="subscript"/>
        </w:rPr>
        <w:t>reg</w:t>
      </w:r>
      <w:proofErr w:type="spellEnd"/>
      <w:r w:rsidR="000E2811">
        <w:t> = 0.30 </w:t>
      </w:r>
      <w:r w:rsidR="000E2811">
        <w:rPr>
          <w:rFonts w:cstheme="minorHAnsi"/>
        </w:rPr>
        <w:t>± 0.28)</w:t>
      </w:r>
      <w:r w:rsidR="000E2811">
        <w:t>. On raised bogs, a higher species diversity is found in the main forest strata (SR = 0.22 </w:t>
      </w:r>
      <w:r w:rsidR="000E2811">
        <w:rPr>
          <w:rFonts w:cstheme="minorHAnsi"/>
        </w:rPr>
        <w:t>± 0.38</w:t>
      </w:r>
      <w:r w:rsidR="000E2811">
        <w:t>). The variation of different diameters and tree heights is very similar for both bogs (</w:t>
      </w:r>
      <w:proofErr w:type="spellStart"/>
      <w:r w:rsidR="000E2811">
        <w:t>DBH</w:t>
      </w:r>
      <w:r w:rsidR="000E2811">
        <w:rPr>
          <w:vertAlign w:val="subscript"/>
        </w:rPr>
        <w:t>sd</w:t>
      </w:r>
      <w:proofErr w:type="spellEnd"/>
      <w:r w:rsidR="000E2811">
        <w:t> = 0.51 </w:t>
      </w:r>
      <w:r w:rsidR="000E2811">
        <w:rPr>
          <w:rFonts w:cstheme="minorHAnsi"/>
        </w:rPr>
        <w:t xml:space="preserve">± 0.21; </w:t>
      </w:r>
      <w:proofErr w:type="spellStart"/>
      <w:r w:rsidR="000E2811">
        <w:t>H</w:t>
      </w:r>
      <w:r w:rsidR="000E2811">
        <w:rPr>
          <w:vertAlign w:val="subscript"/>
        </w:rPr>
        <w:t>sd</w:t>
      </w:r>
      <w:proofErr w:type="spellEnd"/>
      <w:r w:rsidR="000E2811">
        <w:t> = 0.38 </w:t>
      </w:r>
      <w:r w:rsidR="000E2811">
        <w:rPr>
          <w:rFonts w:cstheme="minorHAnsi"/>
        </w:rPr>
        <w:t>± 0.18)</w:t>
      </w:r>
      <w:r w:rsidR="000E2811">
        <w:t xml:space="preserve"> and fens (</w:t>
      </w:r>
      <w:proofErr w:type="spellStart"/>
      <w:r w:rsidR="000E2811">
        <w:t>DBH</w:t>
      </w:r>
      <w:r w:rsidR="000E2811">
        <w:rPr>
          <w:vertAlign w:val="subscript"/>
        </w:rPr>
        <w:t>sd</w:t>
      </w:r>
      <w:proofErr w:type="spellEnd"/>
      <w:r w:rsidR="000E2811">
        <w:t> = 0.50 </w:t>
      </w:r>
      <w:r w:rsidR="000E2811">
        <w:rPr>
          <w:rFonts w:cstheme="minorHAnsi"/>
        </w:rPr>
        <w:t xml:space="preserve">± 0.23; </w:t>
      </w:r>
      <w:proofErr w:type="spellStart"/>
      <w:r w:rsidR="000E2811">
        <w:t>H</w:t>
      </w:r>
      <w:r w:rsidR="000E2811">
        <w:rPr>
          <w:vertAlign w:val="subscript"/>
        </w:rPr>
        <w:t>sd</w:t>
      </w:r>
      <w:proofErr w:type="spellEnd"/>
      <w:r w:rsidR="000E2811">
        <w:t> = 0.39 </w:t>
      </w:r>
      <w:r w:rsidR="000E2811">
        <w:rPr>
          <w:rFonts w:cstheme="minorHAnsi"/>
        </w:rPr>
        <w:t>± 0.26)</w:t>
      </w:r>
      <w:r w:rsidR="000E2811">
        <w:t>. Standing deadwood is found more often on fens (DW</w:t>
      </w:r>
      <w:r w:rsidR="000E2811">
        <w:rPr>
          <w:vertAlign w:val="subscript"/>
        </w:rPr>
        <w:t>s</w:t>
      </w:r>
      <w:r w:rsidR="000E2811">
        <w:t> = 0.27 </w:t>
      </w:r>
      <w:r w:rsidR="000E2811">
        <w:rPr>
          <w:rFonts w:cstheme="minorHAnsi"/>
        </w:rPr>
        <w:t>± 0.29</w:t>
      </w:r>
      <w:r w:rsidR="000E2811">
        <w:t xml:space="preserve">) while high amounts of downed deadwood are observed on </w:t>
      </w:r>
      <w:proofErr w:type="spellStart"/>
      <w:r w:rsidR="000E2811">
        <w:t>gley</w:t>
      </w:r>
      <w:proofErr w:type="spellEnd"/>
      <w:r w:rsidR="000E2811">
        <w:t xml:space="preserve"> soils (</w:t>
      </w:r>
      <w:proofErr w:type="spellStart"/>
      <w:r w:rsidR="000E2811">
        <w:t>DW</w:t>
      </w:r>
      <w:r w:rsidR="000E2811">
        <w:rPr>
          <w:vertAlign w:val="subscript"/>
        </w:rPr>
        <w:t>d</w:t>
      </w:r>
      <w:proofErr w:type="spellEnd"/>
      <w:r w:rsidR="000E2811">
        <w:t> = 0.53 </w:t>
      </w:r>
      <w:r w:rsidR="000E2811">
        <w:rPr>
          <w:rFonts w:cstheme="minorHAnsi"/>
        </w:rPr>
        <w:t>± 0.34</w:t>
      </w:r>
      <w:r w:rsidR="000E2811">
        <w:t xml:space="preserve">). </w:t>
      </w:r>
      <w:r w:rsidR="00946F58">
        <w:t>Both bogs and fens show a high diversity of decay classes (bog: DC = 0.69 </w:t>
      </w:r>
      <w:r w:rsidR="00946F58">
        <w:rPr>
          <w:rFonts w:cstheme="minorHAnsi"/>
        </w:rPr>
        <w:t>± 0.35</w:t>
      </w:r>
      <w:r w:rsidR="00946F58">
        <w:t>; fen: DC = 0.68 </w:t>
      </w:r>
      <w:r w:rsidR="00946F58">
        <w:rPr>
          <w:rFonts w:cstheme="minorHAnsi"/>
        </w:rPr>
        <w:t>± 0.34</w:t>
      </w:r>
      <w:r w:rsidR="00946F58">
        <w:t>).</w:t>
      </w:r>
    </w:p>
    <w:p w14:paraId="1AF049AC" w14:textId="77777777" w:rsidR="00200AC8" w:rsidRDefault="00200AC8" w:rsidP="00740C61"/>
    <w:p w14:paraId="337E7896" w14:textId="315B42D4" w:rsidR="00E86753" w:rsidRDefault="00272DE9" w:rsidP="00E86753">
      <w:pPr>
        <w:keepNext/>
      </w:pPr>
      <w:r>
        <w:rPr>
          <w:noProof/>
        </w:rPr>
        <w:lastRenderedPageBreak/>
        <w:drawing>
          <wp:inline distT="0" distB="0" distL="0" distR="0" wp14:anchorId="151F908A" wp14:editId="442C4FD5">
            <wp:extent cx="5760720" cy="2836099"/>
            <wp:effectExtent l="0" t="0" r="0" b="2540"/>
            <wp:docPr id="1279529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9138"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5BD83978" w14:textId="3C8310BD" w:rsidR="000969B1" w:rsidRDefault="00E86753" w:rsidP="000969B1">
      <w:pPr>
        <w:pStyle w:val="Beschriftung"/>
      </w:pPr>
      <w:bookmarkStart w:id="86" w:name="_Ref152359647"/>
      <w:bookmarkStart w:id="87" w:name="_Toc152595684"/>
      <w:r>
        <w:t>Fig. </w:t>
      </w:r>
      <w:r>
        <w:fldChar w:fldCharType="begin"/>
      </w:r>
      <w:r>
        <w:instrText xml:space="preserve"> SEQ Fig. \* ARABIC </w:instrText>
      </w:r>
      <w:r>
        <w:fldChar w:fldCharType="separate"/>
      </w:r>
      <w:r w:rsidR="00262F45">
        <w:rPr>
          <w:noProof/>
        </w:rPr>
        <w:t>8</w:t>
      </w:r>
      <w:r>
        <w:fldChar w:fldCharType="end"/>
      </w:r>
      <w:bookmarkEnd w:id="86"/>
      <w:r>
        <w:t> – </w:t>
      </w:r>
      <w:r w:rsidR="000969B1">
        <w:t>Mean values and standard deviation of variables indices for each peatland type</w:t>
      </w:r>
      <w:bookmarkEnd w:id="87"/>
    </w:p>
    <w:p w14:paraId="15E4D3AC" w14:textId="66EA0740" w:rsidR="00E86753" w:rsidRDefault="00635216" w:rsidP="00635216">
      <w:r>
        <w:t>For drained peatland forests higher structural indices are found (</w:t>
      </w:r>
      <w:r>
        <w:fldChar w:fldCharType="begin"/>
      </w:r>
      <w:r>
        <w:instrText xml:space="preserve"> REF _Ref152360126 \h </w:instrText>
      </w:r>
      <w:r>
        <w:fldChar w:fldCharType="separate"/>
      </w:r>
      <w:r>
        <w:t>Fig. </w:t>
      </w:r>
      <w:r>
        <w:rPr>
          <w:noProof/>
        </w:rPr>
        <w:t>9</w:t>
      </w:r>
      <w:r>
        <w:fldChar w:fldCharType="end"/>
      </w:r>
      <w:r>
        <w:t>). They provide a wider range of tree dimensions (</w:t>
      </w:r>
      <w:proofErr w:type="spellStart"/>
      <w:r>
        <w:t>DBH</w:t>
      </w:r>
      <w:r>
        <w:rPr>
          <w:vertAlign w:val="subscript"/>
        </w:rPr>
        <w:t>sd</w:t>
      </w:r>
      <w:proofErr w:type="spellEnd"/>
      <w:r>
        <w:t> = 0.</w:t>
      </w:r>
      <w:r w:rsidR="009D25D7">
        <w:t>53</w:t>
      </w:r>
      <w:r>
        <w:t> </w:t>
      </w:r>
      <w:r>
        <w:rPr>
          <w:rFonts w:cstheme="minorHAnsi"/>
        </w:rPr>
        <w:t>± 0.1</w:t>
      </w:r>
      <w:r w:rsidR="009D25D7">
        <w:rPr>
          <w:rFonts w:cstheme="minorHAnsi"/>
        </w:rPr>
        <w:t>9</w:t>
      </w:r>
      <w:r>
        <w:rPr>
          <w:rFonts w:cstheme="minorHAnsi"/>
        </w:rPr>
        <w:t xml:space="preserve">; </w:t>
      </w:r>
      <w:proofErr w:type="spellStart"/>
      <w:r>
        <w:t>H</w:t>
      </w:r>
      <w:r>
        <w:rPr>
          <w:vertAlign w:val="subscript"/>
        </w:rPr>
        <w:t>sd</w:t>
      </w:r>
      <w:proofErr w:type="spellEnd"/>
      <w:r>
        <w:t> = 0.</w:t>
      </w:r>
      <w:r w:rsidR="009D25D7">
        <w:t>38</w:t>
      </w:r>
      <w:r>
        <w:t> </w:t>
      </w:r>
      <w:r>
        <w:rPr>
          <w:rFonts w:cstheme="minorHAnsi"/>
        </w:rPr>
        <w:t>± 0.21</w:t>
      </w:r>
      <w:r>
        <w:t>) and overall, a higher biomass accumulation (</w:t>
      </w:r>
      <w:proofErr w:type="spellStart"/>
      <w:r>
        <w:t>DBH</w:t>
      </w:r>
      <w:r>
        <w:rPr>
          <w:vertAlign w:val="subscript"/>
        </w:rPr>
        <w:t>q</w:t>
      </w:r>
      <w:proofErr w:type="spellEnd"/>
      <w:r>
        <w:t> = 0.</w:t>
      </w:r>
      <w:r w:rsidR="009D25D7">
        <w:t>49</w:t>
      </w:r>
      <w:r>
        <w:t> </w:t>
      </w:r>
      <w:r>
        <w:rPr>
          <w:rFonts w:cstheme="minorHAnsi"/>
        </w:rPr>
        <w:t xml:space="preserve">± 0.26; </w:t>
      </w:r>
      <w:r>
        <w:t>Vol</w:t>
      </w:r>
      <w:r>
        <w:rPr>
          <w:vertAlign w:val="subscript"/>
        </w:rPr>
        <w:t>40</w:t>
      </w:r>
      <w:r>
        <w:t> = 0.</w:t>
      </w:r>
      <w:r w:rsidR="009D25D7">
        <w:t>13</w:t>
      </w:r>
      <w:r>
        <w:t> </w:t>
      </w:r>
      <w:r>
        <w:rPr>
          <w:rFonts w:cstheme="minorHAnsi"/>
        </w:rPr>
        <w:t>± 0.</w:t>
      </w:r>
      <w:r w:rsidR="009D25D7">
        <w:rPr>
          <w:rFonts w:cstheme="minorHAnsi"/>
        </w:rPr>
        <w:t>2</w:t>
      </w:r>
      <w:r>
        <w:rPr>
          <w:rFonts w:cstheme="minorHAnsi"/>
        </w:rPr>
        <w:t>5</w:t>
      </w:r>
      <w:r>
        <w:t xml:space="preserve">) compared to wet peatlands. </w:t>
      </w:r>
      <w:r w:rsidR="009D25D7">
        <w:t xml:space="preserve">While </w:t>
      </w:r>
      <w:r>
        <w:t>a higher number of different tree species</w:t>
      </w:r>
      <w:r w:rsidR="009D25D7">
        <w:rPr>
          <w:rFonts w:cstheme="minorHAnsi"/>
        </w:rPr>
        <w:t xml:space="preserve"> occur the regeneration layer of drained peatlands </w:t>
      </w:r>
      <w:r w:rsidR="009D25D7">
        <w:t>(</w:t>
      </w:r>
      <w:proofErr w:type="spellStart"/>
      <w:r w:rsidR="009D25D7">
        <w:t>SR</w:t>
      </w:r>
      <w:r w:rsidR="009D25D7">
        <w:rPr>
          <w:vertAlign w:val="subscript"/>
        </w:rPr>
        <w:t>reg</w:t>
      </w:r>
      <w:proofErr w:type="spellEnd"/>
      <w:r w:rsidR="009D25D7">
        <w:t> = 0.28 </w:t>
      </w:r>
      <w:r w:rsidR="009D25D7">
        <w:rPr>
          <w:rFonts w:cstheme="minorHAnsi"/>
        </w:rPr>
        <w:t xml:space="preserve">± 0.25), forests of wet mires are more diverse </w:t>
      </w:r>
      <w:r w:rsidR="009D25D7">
        <w:t>(SR = 0.15 </w:t>
      </w:r>
      <w:r w:rsidR="009D25D7">
        <w:rPr>
          <w:rFonts w:cstheme="minorHAnsi"/>
        </w:rPr>
        <w:t>± 0.23) than on drained ones</w:t>
      </w:r>
      <w:r>
        <w:t>.</w:t>
      </w:r>
      <w:r w:rsidR="009D25D7">
        <w:t xml:space="preserve"> The occurrence of deadwood is similar for both hydrological states (drained: </w:t>
      </w:r>
      <w:proofErr w:type="spellStart"/>
      <w:r w:rsidR="009D25D7">
        <w:t>DW</w:t>
      </w:r>
      <w:r w:rsidR="009D25D7">
        <w:rPr>
          <w:vertAlign w:val="subscript"/>
        </w:rPr>
        <w:t>d</w:t>
      </w:r>
      <w:proofErr w:type="spellEnd"/>
      <w:r w:rsidR="009D25D7">
        <w:t> = 0.41 </w:t>
      </w:r>
      <w:r w:rsidR="009D25D7">
        <w:rPr>
          <w:rFonts w:cstheme="minorHAnsi"/>
        </w:rPr>
        <w:t xml:space="preserve">± 0.25, </w:t>
      </w:r>
      <w:r w:rsidR="009D25D7">
        <w:t>DW</w:t>
      </w:r>
      <w:r w:rsidR="009D25D7">
        <w:rPr>
          <w:vertAlign w:val="subscript"/>
        </w:rPr>
        <w:t>s</w:t>
      </w:r>
      <w:r w:rsidR="009D25D7">
        <w:t> = 0.24 </w:t>
      </w:r>
      <w:r w:rsidR="009D25D7">
        <w:rPr>
          <w:rFonts w:cstheme="minorHAnsi"/>
        </w:rPr>
        <w:t xml:space="preserve">± 0.28; </w:t>
      </w:r>
      <w:r w:rsidR="009D25D7">
        <w:t xml:space="preserve">wet: </w:t>
      </w:r>
      <w:proofErr w:type="spellStart"/>
      <w:r w:rsidR="009D25D7">
        <w:t>DW</w:t>
      </w:r>
      <w:r w:rsidR="009D25D7">
        <w:rPr>
          <w:vertAlign w:val="subscript"/>
        </w:rPr>
        <w:t>d</w:t>
      </w:r>
      <w:proofErr w:type="spellEnd"/>
      <w:r w:rsidR="009D25D7">
        <w:t> = 0.42 </w:t>
      </w:r>
      <w:r w:rsidR="009D25D7">
        <w:rPr>
          <w:rFonts w:cstheme="minorHAnsi"/>
        </w:rPr>
        <w:t xml:space="preserve">± 0.26, </w:t>
      </w:r>
      <w:r w:rsidR="009D25D7">
        <w:t>DW</w:t>
      </w:r>
      <w:r w:rsidR="009D25D7">
        <w:rPr>
          <w:vertAlign w:val="subscript"/>
        </w:rPr>
        <w:t>s</w:t>
      </w:r>
      <w:r w:rsidR="009D25D7">
        <w:t> = 0.22 </w:t>
      </w:r>
      <w:r w:rsidR="009D25D7">
        <w:rPr>
          <w:rFonts w:cstheme="minorHAnsi"/>
        </w:rPr>
        <w:t>± 0.26</w:t>
      </w:r>
      <w:r w:rsidR="009D25D7">
        <w:t>) but the deadwood on drained peatlands shows more different decay classes (DC = 0.68 </w:t>
      </w:r>
      <w:r w:rsidR="009D25D7">
        <w:rPr>
          <w:rFonts w:cstheme="minorHAnsi"/>
        </w:rPr>
        <w:t>± 0.27</w:t>
      </w:r>
      <w:r w:rsidR="009D25D7">
        <w:t>).</w:t>
      </w:r>
    </w:p>
    <w:p w14:paraId="37C5CDFF" w14:textId="0080303B" w:rsidR="00656FE4" w:rsidRDefault="00272DE9" w:rsidP="00656FE4">
      <w:pPr>
        <w:keepNext/>
      </w:pPr>
      <w:r>
        <w:rPr>
          <w:noProof/>
        </w:rPr>
        <w:drawing>
          <wp:inline distT="0" distB="0" distL="0" distR="0" wp14:anchorId="50C705EC" wp14:editId="2CE0B92A">
            <wp:extent cx="5760720" cy="2836099"/>
            <wp:effectExtent l="0" t="0" r="0" b="2540"/>
            <wp:docPr id="475253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3949"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3A7C838F" w14:textId="6E0FEC75" w:rsidR="00656FE4" w:rsidRDefault="00656FE4" w:rsidP="00656FE4">
      <w:pPr>
        <w:pStyle w:val="Beschriftung"/>
      </w:pPr>
      <w:bookmarkStart w:id="88" w:name="_Ref152360126"/>
      <w:bookmarkStart w:id="89" w:name="_Toc152595685"/>
      <w:r>
        <w:t>Fig. </w:t>
      </w:r>
      <w:r>
        <w:fldChar w:fldCharType="begin"/>
      </w:r>
      <w:r>
        <w:instrText xml:space="preserve"> SEQ Fig. \* ARABIC </w:instrText>
      </w:r>
      <w:r>
        <w:fldChar w:fldCharType="separate"/>
      </w:r>
      <w:r w:rsidR="00262F45">
        <w:rPr>
          <w:noProof/>
        </w:rPr>
        <w:t>9</w:t>
      </w:r>
      <w:r>
        <w:fldChar w:fldCharType="end"/>
      </w:r>
      <w:bookmarkEnd w:id="88"/>
      <w:r>
        <w:t> – Mean values and standard deviation of variables indices for drained and wet peatland sites</w:t>
      </w:r>
      <w:bookmarkEnd w:id="89"/>
    </w:p>
    <w:p w14:paraId="18013999" w14:textId="0215D8BE" w:rsidR="00E86753" w:rsidRDefault="003252B6" w:rsidP="00740C61">
      <w:r>
        <w:lastRenderedPageBreak/>
        <w:t>The subsequent Forest Structure Index, a</w:t>
      </w:r>
      <w:r w:rsidR="00D85A8C">
        <w:t>n</w:t>
      </w:r>
      <w:r>
        <w:t xml:space="preserve"> </w:t>
      </w:r>
      <w:r w:rsidR="003535D3">
        <w:t>index</w:t>
      </w:r>
      <w:r>
        <w:t xml:space="preserve"> which combines all variable indices, has a mean value of 0.33 </w:t>
      </w:r>
      <w:r>
        <w:rPr>
          <w:rFonts w:cstheme="minorHAnsi"/>
        </w:rPr>
        <w:t xml:space="preserve">± 0.14. It </w:t>
      </w:r>
      <w:r>
        <w:t>is the highest in forest stands dominated by spruce (0.45 </w:t>
      </w:r>
      <w:r>
        <w:rPr>
          <w:rFonts w:cstheme="minorHAnsi"/>
        </w:rPr>
        <w:t>± 0.09</w:t>
      </w:r>
      <w:r>
        <w:t>), followed by deciduous alder forests (0.35 </w:t>
      </w:r>
      <w:r>
        <w:rPr>
          <w:rFonts w:cstheme="minorHAnsi"/>
        </w:rPr>
        <w:t>± 0.12</w:t>
      </w:r>
      <w:r>
        <w:t>). The lowest FSI is found for birch (0.21 </w:t>
      </w:r>
      <w:r>
        <w:rPr>
          <w:rFonts w:cstheme="minorHAnsi"/>
        </w:rPr>
        <w:t>± 0.11</w:t>
      </w:r>
      <w:r>
        <w:t>)</w:t>
      </w:r>
      <w:r w:rsidR="003535D3">
        <w:t xml:space="preserve"> which shows a significant difference from spruce stands (p = 0.002)</w:t>
      </w:r>
      <w:r>
        <w:t>.</w:t>
      </w:r>
      <w:r w:rsidR="00055A89">
        <w:t xml:space="preserve"> </w:t>
      </w:r>
    </w:p>
    <w:p w14:paraId="63167AD5" w14:textId="3FBD3620" w:rsidR="003535D3" w:rsidRPr="00740C61" w:rsidRDefault="00F8135E" w:rsidP="00740C61">
      <w:r>
        <w:fldChar w:fldCharType="begin"/>
      </w:r>
      <w:r>
        <w:instrText xml:space="preserve"> REF _Ref152421735 \h </w:instrText>
      </w:r>
      <w:r>
        <w:fldChar w:fldCharType="separate"/>
      </w:r>
      <w:r>
        <w:t>Fig. </w:t>
      </w:r>
      <w:r>
        <w:rPr>
          <w:noProof/>
        </w:rPr>
        <w:t>10</w:t>
      </w:r>
      <w:r>
        <w:fldChar w:fldCharType="end"/>
      </w:r>
      <w:r>
        <w:t xml:space="preserve"> shows that f</w:t>
      </w:r>
      <w:r w:rsidR="00055A89">
        <w:t>ens (0.36 </w:t>
      </w:r>
      <w:r w:rsidR="00055A89">
        <w:rPr>
          <w:rFonts w:cstheme="minorHAnsi"/>
        </w:rPr>
        <w:t>± 0.15</w:t>
      </w:r>
      <w:r w:rsidR="00055A89">
        <w:t>) come with a higher structural diversity than bogs (0.3</w:t>
      </w:r>
      <w:r w:rsidR="003E694F">
        <w:t>1</w:t>
      </w:r>
      <w:r w:rsidR="00055A89">
        <w:t> </w:t>
      </w:r>
      <w:r w:rsidR="00055A89">
        <w:rPr>
          <w:rFonts w:cstheme="minorHAnsi"/>
        </w:rPr>
        <w:t>± 0.1</w:t>
      </w:r>
      <w:r w:rsidR="003E694F">
        <w:rPr>
          <w:rFonts w:cstheme="minorHAnsi"/>
        </w:rPr>
        <w:t>5</w:t>
      </w:r>
      <w:r w:rsidR="00055A89">
        <w:t xml:space="preserve">) and </w:t>
      </w:r>
      <w:proofErr w:type="spellStart"/>
      <w:r w:rsidR="00055A89">
        <w:t>gley</w:t>
      </w:r>
      <w:proofErr w:type="spellEnd"/>
      <w:r w:rsidR="00055A89">
        <w:t xml:space="preserve"> soils (0.2</w:t>
      </w:r>
      <w:r w:rsidR="003E694F">
        <w:t>5</w:t>
      </w:r>
      <w:r w:rsidR="00055A89">
        <w:t> </w:t>
      </w:r>
      <w:r w:rsidR="00055A89">
        <w:rPr>
          <w:rFonts w:cstheme="minorHAnsi"/>
        </w:rPr>
        <w:t>± 0.0</w:t>
      </w:r>
      <w:r w:rsidR="003E694F">
        <w:rPr>
          <w:rFonts w:cstheme="minorHAnsi"/>
        </w:rPr>
        <w:t>5</w:t>
      </w:r>
      <w:r w:rsidR="00055A89">
        <w:t xml:space="preserve">). </w:t>
      </w:r>
      <w:r>
        <w:t>Coniferous forests especially</w:t>
      </w:r>
      <w:r w:rsidR="00055A89">
        <w:t xml:space="preserve"> show a higher structure on fens </w:t>
      </w:r>
      <w:r w:rsidR="0093524A">
        <w:t>(pine: 0.36</w:t>
      </w:r>
      <w:r w:rsidR="0093524A">
        <w:rPr>
          <w:rFonts w:cstheme="minorHAnsi"/>
        </w:rPr>
        <w:t xml:space="preserve">; spruce: </w:t>
      </w:r>
      <w:r w:rsidR="0093524A">
        <w:t>0.49 </w:t>
      </w:r>
      <w:r w:rsidR="0093524A">
        <w:rPr>
          <w:rFonts w:cstheme="minorHAnsi"/>
        </w:rPr>
        <w:t>± 0.11</w:t>
      </w:r>
      <w:r w:rsidR="0093524A">
        <w:t xml:space="preserve">) </w:t>
      </w:r>
      <w:r w:rsidR="00055A89">
        <w:t>compared to bogs (pine: 0.</w:t>
      </w:r>
      <w:r w:rsidR="0093524A">
        <w:t>27</w:t>
      </w:r>
      <w:r w:rsidR="00055A89">
        <w:t> </w:t>
      </w:r>
      <w:r w:rsidR="00055A89">
        <w:rPr>
          <w:rFonts w:cstheme="minorHAnsi"/>
        </w:rPr>
        <w:t>± 0.1</w:t>
      </w:r>
      <w:r w:rsidR="0093524A">
        <w:rPr>
          <w:rFonts w:cstheme="minorHAnsi"/>
        </w:rPr>
        <w:t>6</w:t>
      </w:r>
      <w:r w:rsidR="00055A89">
        <w:rPr>
          <w:rFonts w:cstheme="minorHAnsi"/>
        </w:rPr>
        <w:t xml:space="preserve">; spruce: </w:t>
      </w:r>
      <w:r w:rsidR="0093524A">
        <w:t>0.41 </w:t>
      </w:r>
      <w:r w:rsidR="0093524A">
        <w:rPr>
          <w:rFonts w:cstheme="minorHAnsi"/>
        </w:rPr>
        <w:t>± 0.07</w:t>
      </w:r>
      <w:r w:rsidR="00055A89">
        <w:t>)</w:t>
      </w:r>
      <w:r w:rsidR="0093524A">
        <w:t xml:space="preserve">. </w:t>
      </w:r>
      <w:proofErr w:type="spellStart"/>
      <w:r w:rsidR="00B13177">
        <w:t>Gley</w:t>
      </w:r>
      <w:proofErr w:type="spellEnd"/>
      <w:r w:rsidR="00B13177">
        <w:t xml:space="preserve"> soils only occurred on birch dominated sample plot. Here they have a</w:t>
      </w:r>
      <w:r w:rsidR="0093524A">
        <w:t xml:space="preserve"> higher structural diversity on (0.</w:t>
      </w:r>
      <w:r w:rsidR="003623C2">
        <w:t>2</w:t>
      </w:r>
      <w:r w:rsidR="00C448E0">
        <w:t>5</w:t>
      </w:r>
      <w:r w:rsidR="0093524A">
        <w:t> </w:t>
      </w:r>
      <w:r w:rsidR="0093524A">
        <w:rPr>
          <w:rFonts w:cstheme="minorHAnsi"/>
        </w:rPr>
        <w:t>± 0.</w:t>
      </w:r>
      <w:r w:rsidR="003623C2">
        <w:rPr>
          <w:rFonts w:cstheme="minorHAnsi"/>
        </w:rPr>
        <w:t>0</w:t>
      </w:r>
      <w:r w:rsidR="00C448E0">
        <w:rPr>
          <w:rFonts w:cstheme="minorHAnsi"/>
        </w:rPr>
        <w:t>5</w:t>
      </w:r>
      <w:r w:rsidR="0093524A">
        <w:t>) than on fens (0.</w:t>
      </w:r>
      <w:r w:rsidR="003623C2">
        <w:t>1</w:t>
      </w:r>
      <w:r w:rsidR="0093524A">
        <w:t>9 </w:t>
      </w:r>
      <w:r w:rsidR="0093524A">
        <w:rPr>
          <w:rFonts w:cstheme="minorHAnsi"/>
        </w:rPr>
        <w:t>± 0.</w:t>
      </w:r>
      <w:r w:rsidR="003623C2">
        <w:rPr>
          <w:rFonts w:cstheme="minorHAnsi"/>
        </w:rPr>
        <w:t>15</w:t>
      </w:r>
      <w:r w:rsidR="0093524A">
        <w:rPr>
          <w:rFonts w:cstheme="minorHAnsi"/>
        </w:rPr>
        <w:t>)</w:t>
      </w:r>
      <w:r w:rsidR="00B13177">
        <w:rPr>
          <w:rFonts w:cstheme="minorHAnsi"/>
        </w:rPr>
        <w:t xml:space="preserve"> or raised bogs</w:t>
      </w:r>
      <w:r w:rsidR="00C448E0">
        <w:rPr>
          <w:rFonts w:cstheme="minorHAnsi"/>
        </w:rPr>
        <w:t xml:space="preserve"> (</w:t>
      </w:r>
      <w:r w:rsidR="00C448E0">
        <w:t>0.12</w:t>
      </w:r>
      <w:r w:rsidR="00C448E0">
        <w:rPr>
          <w:rFonts w:cstheme="minorHAnsi"/>
        </w:rPr>
        <w:t>)</w:t>
      </w:r>
      <w:r w:rsidR="0093524A">
        <w:t>.</w:t>
      </w:r>
      <w:r w:rsidR="003623C2">
        <w:t xml:space="preserve"> The differences between the peatland types are not significant.</w:t>
      </w:r>
    </w:p>
    <w:p w14:paraId="1D71BC46" w14:textId="77777777" w:rsidR="003E694F" w:rsidRDefault="003E694F" w:rsidP="003E694F">
      <w:pPr>
        <w:keepNext/>
      </w:pPr>
      <w:r>
        <w:rPr>
          <w:noProof/>
        </w:rPr>
        <w:drawing>
          <wp:inline distT="0" distB="0" distL="0" distR="0" wp14:anchorId="3EFF9481" wp14:editId="6DF0EBA8">
            <wp:extent cx="5760720" cy="3362392"/>
            <wp:effectExtent l="0" t="0" r="0" b="9525"/>
            <wp:docPr id="2112639373" name="Picture 8" descr="A diagram of a tree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9373" name="Picture 8" descr="A diagram of a tree speci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2F5084B3" w14:textId="77777777" w:rsidR="003E694F" w:rsidRDefault="003E694F" w:rsidP="003E694F">
      <w:pPr>
        <w:pStyle w:val="Beschriftung"/>
      </w:pPr>
      <w:bookmarkStart w:id="90" w:name="_Ref152421735"/>
      <w:bookmarkStart w:id="91" w:name="_Toc152595686"/>
      <w:r>
        <w:t>Fig. </w:t>
      </w:r>
      <w:r>
        <w:fldChar w:fldCharType="begin"/>
      </w:r>
      <w:r>
        <w:instrText xml:space="preserve"> SEQ Fig. \* ARABIC </w:instrText>
      </w:r>
      <w:r>
        <w:fldChar w:fldCharType="separate"/>
      </w:r>
      <w:r>
        <w:rPr>
          <w:noProof/>
        </w:rPr>
        <w:t>10</w:t>
      </w:r>
      <w:r>
        <w:fldChar w:fldCharType="end"/>
      </w:r>
      <w:bookmarkEnd w:id="90"/>
      <w:r>
        <w:t> – Median Forest Structure Indices for each peatland type grouped by tree species</w:t>
      </w:r>
      <w:bookmarkEnd w:id="91"/>
    </w:p>
    <w:p w14:paraId="124A4498" w14:textId="0EF335F8" w:rsidR="00740C61" w:rsidRPr="00740C61" w:rsidRDefault="00824655" w:rsidP="00740C61">
      <w:r>
        <w:t>Peatlands forests tend to develop more structural richness on drained (0.36 </w:t>
      </w:r>
      <w:r>
        <w:rPr>
          <w:rFonts w:cstheme="minorHAnsi"/>
        </w:rPr>
        <w:t>± 0.12</w:t>
      </w:r>
      <w:r>
        <w:t>) than on wet soils (0.30 </w:t>
      </w:r>
      <w:r>
        <w:rPr>
          <w:rFonts w:cstheme="minorHAnsi"/>
        </w:rPr>
        <w:t>± 0.16</w:t>
      </w:r>
      <w:r>
        <w:t>) (</w:t>
      </w:r>
      <w:r>
        <w:fldChar w:fldCharType="begin"/>
      </w:r>
      <w:r>
        <w:instrText xml:space="preserve"> REF _Ref152422188 \h </w:instrText>
      </w:r>
      <w:r>
        <w:fldChar w:fldCharType="separate"/>
      </w:r>
      <w:r>
        <w:t>Fig. </w:t>
      </w:r>
      <w:r>
        <w:rPr>
          <w:noProof/>
        </w:rPr>
        <w:t>11</w:t>
      </w:r>
      <w:r>
        <w:fldChar w:fldCharType="end"/>
      </w:r>
      <w:r>
        <w:t>). In spruce stands the forest structure on drained plots is significantly higher (p = 0.009) than on wet ones. Only alder forests show more structural diversity on more natural and wetter peatlands sites (drained: 0.31 </w:t>
      </w:r>
      <w:r>
        <w:rPr>
          <w:rFonts w:cstheme="minorHAnsi"/>
        </w:rPr>
        <w:t xml:space="preserve">± 0.10; wet: </w:t>
      </w:r>
      <w:r>
        <w:t>0.40 </w:t>
      </w:r>
      <w:r>
        <w:rPr>
          <w:rFonts w:cstheme="minorHAnsi"/>
        </w:rPr>
        <w:t>± 0.14</w:t>
      </w:r>
      <w:r>
        <w:t>).</w:t>
      </w:r>
    </w:p>
    <w:p w14:paraId="77F568A8" w14:textId="1F81D402" w:rsidR="003B3EFA" w:rsidRDefault="00272DE9" w:rsidP="003B3EFA">
      <w:pPr>
        <w:keepNext/>
      </w:pPr>
      <w:r>
        <w:rPr>
          <w:noProof/>
        </w:rPr>
        <w:lastRenderedPageBreak/>
        <w:drawing>
          <wp:inline distT="0" distB="0" distL="0" distR="0" wp14:anchorId="52AF0780" wp14:editId="346F5CEF">
            <wp:extent cx="5760720" cy="3362392"/>
            <wp:effectExtent l="0" t="0" r="0" b="9525"/>
            <wp:docPr id="372933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3054"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3B53A96" w14:textId="1B4C4477" w:rsidR="003B3EFA" w:rsidRDefault="003B3EFA" w:rsidP="003B3EFA">
      <w:pPr>
        <w:pStyle w:val="Beschriftung"/>
      </w:pPr>
      <w:bookmarkStart w:id="92" w:name="_Ref152422188"/>
      <w:bookmarkStart w:id="93" w:name="_Toc152595687"/>
      <w:r>
        <w:t>Fig.</w:t>
      </w:r>
      <w:r w:rsidR="00005710">
        <w:t> </w:t>
      </w:r>
      <w:r>
        <w:fldChar w:fldCharType="begin"/>
      </w:r>
      <w:r>
        <w:instrText xml:space="preserve"> SEQ Fig. \* ARABIC </w:instrText>
      </w:r>
      <w:r>
        <w:fldChar w:fldCharType="separate"/>
      </w:r>
      <w:r w:rsidR="00262F45">
        <w:rPr>
          <w:noProof/>
        </w:rPr>
        <w:t>11</w:t>
      </w:r>
      <w:r>
        <w:fldChar w:fldCharType="end"/>
      </w:r>
      <w:bookmarkEnd w:id="92"/>
      <w:r>
        <w:t> – Median Forest Structure Indices for each hydrological condition grouped by tree species</w:t>
      </w:r>
      <w:bookmarkEnd w:id="93"/>
    </w:p>
    <w:p w14:paraId="694E5A1B" w14:textId="77777777" w:rsidR="00740C61" w:rsidRPr="00740C61" w:rsidRDefault="00740C61" w:rsidP="00740C61"/>
    <w:p w14:paraId="5232E8BD" w14:textId="4D550498" w:rsidR="003B3EFA" w:rsidRPr="003B3EFA" w:rsidRDefault="00E1150C" w:rsidP="003B3EFA">
      <w:r>
        <w:t>The correlation of Forest Structure Index and forest biomass (</w:t>
      </w:r>
      <w:r>
        <w:fldChar w:fldCharType="begin"/>
      </w:r>
      <w:r>
        <w:instrText xml:space="preserve"> REF _Ref151914770 \h </w:instrText>
      </w:r>
      <w:r>
        <w:fldChar w:fldCharType="separate"/>
      </w:r>
      <w:r>
        <w:t>Fig. </w:t>
      </w:r>
      <w:r>
        <w:rPr>
          <w:noProof/>
        </w:rPr>
        <w:t>10</w:t>
      </w:r>
      <w:r>
        <w:fldChar w:fldCharType="end"/>
      </w:r>
      <w:r>
        <w:t>) show a positive correlation of both parameters. By comparing the R</w:t>
      </w:r>
      <w:r w:rsidRPr="00E1150C">
        <w:rPr>
          <w:vertAlign w:val="superscript"/>
        </w:rPr>
        <w:t>2</w:t>
      </w:r>
      <w:r>
        <w:t xml:space="preserve">-value, the exponential regression shows a slightly better fit than the linear one. This and the fact of non-normal distribution of the sampled data justifies the decision for a non-parametric Spearman correlation test over the parametric one from Bravais-Pearson. The subsequent Spearman correlation coefficient </w:t>
      </w:r>
      <w:r>
        <w:rPr>
          <w:rFonts w:cstheme="minorHAnsi"/>
        </w:rPr>
        <w:t>ρ </w:t>
      </w:r>
      <w:r>
        <w:t>= 0.688 identifies a highly positive and significant (p = 1.218*10</w:t>
      </w:r>
      <w:r w:rsidRPr="00E1150C">
        <w:rPr>
          <w:vertAlign w:val="superscript"/>
        </w:rPr>
        <w:t>-5</w:t>
      </w:r>
      <w:r>
        <w:t>) correlation between the tested parameters and thus approves the assumption from the regression before.</w:t>
      </w:r>
    </w:p>
    <w:p w14:paraId="12564B7A" w14:textId="0C3C9A05" w:rsidR="001F6460" w:rsidRDefault="00272DE9" w:rsidP="001F6460">
      <w:pPr>
        <w:keepNext/>
      </w:pPr>
      <w:r>
        <w:rPr>
          <w:noProof/>
        </w:rPr>
        <w:lastRenderedPageBreak/>
        <w:drawing>
          <wp:inline distT="0" distB="0" distL="0" distR="0" wp14:anchorId="0BED6166" wp14:editId="607CF27C">
            <wp:extent cx="5760720" cy="3362392"/>
            <wp:effectExtent l="0" t="0" r="0" b="9525"/>
            <wp:docPr id="1563490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614"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7E5AFC6F" w14:textId="21850F32" w:rsidR="00AD461F" w:rsidRPr="009179FB" w:rsidRDefault="001F6460" w:rsidP="001F6460">
      <w:pPr>
        <w:pStyle w:val="Beschriftung"/>
      </w:pPr>
      <w:bookmarkStart w:id="94" w:name="_Ref151914770"/>
      <w:bookmarkStart w:id="95" w:name="_Toc152595688"/>
      <w:r>
        <w:t>Fig.</w:t>
      </w:r>
      <w:r w:rsidR="00005710">
        <w:t> </w:t>
      </w:r>
      <w:r>
        <w:fldChar w:fldCharType="begin"/>
      </w:r>
      <w:r>
        <w:instrText xml:space="preserve"> SEQ Fig. \* ARABIC </w:instrText>
      </w:r>
      <w:r>
        <w:fldChar w:fldCharType="separate"/>
      </w:r>
      <w:r w:rsidR="00262F45">
        <w:rPr>
          <w:noProof/>
        </w:rPr>
        <w:t>12</w:t>
      </w:r>
      <w:r>
        <w:fldChar w:fldCharType="end"/>
      </w:r>
      <w:bookmarkEnd w:id="94"/>
      <w:r w:rsidR="00005710">
        <w:t> </w:t>
      </w:r>
      <w:r w:rsidR="009A455A">
        <w:t>–</w:t>
      </w:r>
      <w:r w:rsidR="00005710">
        <w:t> </w:t>
      </w:r>
      <w:r w:rsidR="009A455A">
        <w:t>Correlation between forest biomass volume and forest structure diversity. The red regression line blue standard error interval indicates a linear relationship and the green graph with the orange SE interval indicates an exponential relation.</w:t>
      </w:r>
      <w:bookmarkEnd w:id="95"/>
    </w:p>
    <w:p w14:paraId="072C824A" w14:textId="77777777" w:rsidR="007F6603" w:rsidRPr="009179FB" w:rsidRDefault="007F6603">
      <w:pPr>
        <w:spacing w:line="259" w:lineRule="auto"/>
        <w:jc w:val="left"/>
        <w:rPr>
          <w:rFonts w:asciiTheme="majorHAnsi" w:eastAsiaTheme="majorEastAsia" w:hAnsiTheme="majorHAnsi" w:cstheme="majorBidi"/>
          <w:color w:val="538135" w:themeColor="accent6" w:themeShade="BF"/>
          <w:sz w:val="32"/>
          <w:szCs w:val="32"/>
        </w:rPr>
      </w:pPr>
      <w:r w:rsidRPr="009179FB">
        <w:br w:type="page"/>
      </w:r>
    </w:p>
    <w:p w14:paraId="24B292C4" w14:textId="539E9E52" w:rsidR="00AD461F" w:rsidRPr="009179FB" w:rsidRDefault="00AD461F" w:rsidP="00AD461F">
      <w:pPr>
        <w:pStyle w:val="berschrift1"/>
      </w:pPr>
      <w:bookmarkStart w:id="96" w:name="_Toc152595789"/>
      <w:r w:rsidRPr="009179FB">
        <w:lastRenderedPageBreak/>
        <w:t>Discussion</w:t>
      </w:r>
      <w:bookmarkEnd w:id="96"/>
    </w:p>
    <w:p w14:paraId="7D6F6E0B" w14:textId="264FE50B" w:rsidR="00C452D3" w:rsidRDefault="00C452D3">
      <w:pPr>
        <w:spacing w:line="259" w:lineRule="auto"/>
        <w:jc w:val="left"/>
        <w:rPr>
          <w:rFonts w:asciiTheme="majorHAnsi" w:eastAsiaTheme="majorEastAsia" w:hAnsiTheme="majorHAnsi" w:cstheme="majorBidi"/>
          <w:color w:val="538135" w:themeColor="accent6" w:themeShade="BF"/>
          <w:sz w:val="32"/>
          <w:szCs w:val="32"/>
        </w:rPr>
      </w:pPr>
      <w:r>
        <w:rPr>
          <w:rFonts w:asciiTheme="majorHAnsi" w:eastAsiaTheme="majorEastAsia" w:hAnsiTheme="majorHAnsi" w:cstheme="majorBidi"/>
          <w:color w:val="538135" w:themeColor="accent6" w:themeShade="BF"/>
          <w:sz w:val="32"/>
          <w:szCs w:val="32"/>
        </w:rPr>
        <w:br w:type="page"/>
      </w:r>
    </w:p>
    <w:p w14:paraId="7DE92EAC" w14:textId="4FB5684F" w:rsidR="005F169E" w:rsidRPr="009179FB" w:rsidRDefault="00AD461F" w:rsidP="00AD461F">
      <w:pPr>
        <w:pStyle w:val="berschrift1"/>
      </w:pPr>
      <w:bookmarkStart w:id="97" w:name="_Toc152595790"/>
      <w:r w:rsidRPr="009179FB">
        <w:lastRenderedPageBreak/>
        <w:t>Conclusion</w:t>
      </w:r>
      <w:bookmarkEnd w:id="97"/>
    </w:p>
    <w:p w14:paraId="45C7EADF" w14:textId="2D7AF6F6" w:rsidR="00AD461F" w:rsidRPr="009179FB" w:rsidRDefault="00AD461F">
      <w:pPr>
        <w:spacing w:line="259" w:lineRule="auto"/>
        <w:jc w:val="left"/>
        <w:sectPr w:rsidR="00AD461F" w:rsidRPr="009179FB" w:rsidSect="00566710">
          <w:headerReference w:type="even" r:id="rId26"/>
          <w:headerReference w:type="default" r:id="rId27"/>
          <w:footnotePr>
            <w:pos w:val="beneathText"/>
          </w:footnotePr>
          <w:endnotePr>
            <w:numFmt w:val="decimal"/>
          </w:endnotePr>
          <w:pgSz w:w="11906" w:h="16838"/>
          <w:pgMar w:top="1417" w:right="1417" w:bottom="1134" w:left="1417" w:header="708" w:footer="708" w:gutter="0"/>
          <w:pgNumType w:start="1"/>
          <w:cols w:space="708"/>
          <w:docGrid w:linePitch="360"/>
        </w:sectPr>
      </w:pPr>
    </w:p>
    <w:sdt>
      <w:sdtPr>
        <w:rPr>
          <w:rFonts w:asciiTheme="minorHAnsi" w:eastAsiaTheme="minorHAnsi" w:hAnsiTheme="minorHAnsi" w:cstheme="minorBidi"/>
          <w:color w:val="auto"/>
          <w:sz w:val="24"/>
          <w:szCs w:val="22"/>
        </w:rPr>
        <w:tag w:val="CitaviBibliography"/>
        <w:id w:val="232121000"/>
        <w:placeholder>
          <w:docPart w:val="DF70960404524B37A372A69EC59DB0B8"/>
        </w:placeholder>
      </w:sdtPr>
      <w:sdtEndPr/>
      <w:sdtContent>
        <w:sdt>
          <w:sdtPr>
            <w:rPr>
              <w:rFonts w:asciiTheme="minorHAnsi" w:eastAsiaTheme="minorEastAsia" w:hAnsiTheme="minorHAnsi" w:cstheme="minorBidi"/>
              <w:color w:val="auto"/>
              <w:sz w:val="22"/>
              <w:szCs w:val="22"/>
            </w:rPr>
            <w:alias w:val=""/>
            <w:tag w:val="CitaviBibliography"/>
            <w:id w:val="976882781"/>
          </w:sdtPr>
          <w:sdtEndPr>
            <w:rPr>
              <w:rFonts w:eastAsiaTheme="minorHAnsi"/>
              <w:sz w:val="24"/>
            </w:rPr>
          </w:sdtEndPr>
          <w:sdtContent>
            <w:p w14:paraId="42F3633D" w14:textId="77777777" w:rsidR="00C452D3" w:rsidRDefault="006053BB" w:rsidP="00C452D3">
              <w:pPr>
                <w:pStyle w:val="CitaviBibliographyHeading"/>
              </w:pPr>
              <w:r>
                <w:fldChar w:fldCharType="begin"/>
              </w:r>
              <w:r w:rsidRPr="005F3F45">
                <w:instrText>ADDIN CitaviBibliography</w:instrText>
              </w:r>
              <w:r>
                <w:fldChar w:fldCharType="separate"/>
              </w:r>
              <w:bookmarkStart w:id="98" w:name="_Toc152595791"/>
              <w:r w:rsidR="00C452D3">
                <w:t>References</w:t>
              </w:r>
              <w:bookmarkEnd w:id="98"/>
            </w:p>
            <w:p w14:paraId="1D4804B2" w14:textId="77777777" w:rsidR="00C452D3" w:rsidRDefault="00C452D3" w:rsidP="00C452D3">
              <w:pPr>
                <w:pStyle w:val="CitaviBibliographyEntry"/>
              </w:pPr>
              <w:bookmarkStart w:id="99" w:name="_CTVL001a1bc656f57ed493691d3f3f0158804cd"/>
              <w:r>
                <w:t>Aerts R, Ludwig F (1997) Water-table changes and nutritional status affect trace gas emissions from laboratory columns of peatland soils. Soil Biology and Biochemistry 29:1691–1698. https://www.sciencedirect.com/science/article/pii/S0038071797000746</w:t>
              </w:r>
            </w:p>
            <w:p w14:paraId="41C7723E" w14:textId="77777777" w:rsidR="00C452D3" w:rsidRPr="00C452D3" w:rsidRDefault="00C452D3" w:rsidP="00C452D3">
              <w:pPr>
                <w:pStyle w:val="CitaviBibliographyEntry"/>
                <w:rPr>
                  <w:lang w:val="de-DE"/>
                </w:rPr>
              </w:pPr>
              <w:bookmarkStart w:id="100" w:name="_CTVL0019ab6c4895c47446da58c568da3eaae7f"/>
              <w:bookmarkEnd w:id="99"/>
              <w:r w:rsidRPr="00C452D3">
                <w:rPr>
                  <w:lang w:val="de-DE"/>
                </w:rPr>
                <w:t>AG Boden (ed) (2005) Bodenkundliche Kartieranleitung. Mit 103 Tabellen. Schweizerbart, Stuttgart</w:t>
              </w:r>
            </w:p>
            <w:p w14:paraId="6FA5A43C" w14:textId="77777777" w:rsidR="00C452D3" w:rsidRPr="00C452D3" w:rsidRDefault="00C452D3" w:rsidP="00C452D3">
              <w:pPr>
                <w:pStyle w:val="CitaviBibliographyEntry"/>
                <w:rPr>
                  <w:lang w:val="de-DE"/>
                </w:rPr>
              </w:pPr>
              <w:bookmarkStart w:id="101" w:name="_CTVL001693d29d844fa48e78c65e799207c439c"/>
              <w:bookmarkEnd w:id="100"/>
              <w:r w:rsidRPr="00C452D3">
                <w:rPr>
                  <w:lang w:val="de-DE"/>
                </w:rPr>
                <w:t xml:space="preserve">Albert M, Nagel J, Schmidt </w:t>
              </w:r>
              <w:bookmarkEnd w:id="101"/>
              <w:r w:rsidRPr="00C452D3">
                <w:rPr>
                  <w:lang w:val="de-DE"/>
                </w:rPr>
                <w:t>M</w:t>
              </w:r>
              <w:r w:rsidRPr="00C452D3">
                <w:rPr>
                  <w:i/>
                  <w:lang w:val="de-DE"/>
                </w:rPr>
                <w:t xml:space="preserve"> et al </w:t>
              </w:r>
              <w:r w:rsidRPr="00C452D3">
                <w:rPr>
                  <w:lang w:val="de-DE"/>
                </w:rPr>
                <w:t>(2021) Nutzerhinweise zum Geleit: Eine neue Generation von Ertragstafeln für die Baumarten Eiche, Buche, Fichte, Douglasie und Kiefer. Nordwestdeutsche Forstliche Versuchsanstalt. Available via https://www.nw-fva.de/fileadmin/nwfva/common/unterstuetzen/pdf/Nutzerhinweise_zum_Geleit.pdf. Accessed 28 Oct 2023</w:t>
              </w:r>
            </w:p>
            <w:p w14:paraId="6FEF5245" w14:textId="77777777" w:rsidR="00C452D3" w:rsidRDefault="00C452D3" w:rsidP="00C452D3">
              <w:pPr>
                <w:pStyle w:val="CitaviBibliographyEntry"/>
              </w:pPr>
              <w:bookmarkStart w:id="102" w:name="_CTVL001393553a45f564fbca6c6bf041b50111b"/>
              <w:r>
                <w:t>Ali A, Wang L-Q (2021) Big-sized trees and forest functioning: Current knowledge and future perspectives. Ecological Indicators 127:107760. https://www.sciencedirect.com/science/article/pii/S1470160X21004258</w:t>
              </w:r>
            </w:p>
            <w:p w14:paraId="76DB1256" w14:textId="77777777" w:rsidR="00C452D3" w:rsidRDefault="00C452D3" w:rsidP="00C452D3">
              <w:pPr>
                <w:pStyle w:val="CitaviBibliographyEntry"/>
              </w:pPr>
              <w:bookmarkStart w:id="103" w:name="_CTVL001dd7d6b3e1de8411f97ae414a03dbd3e1"/>
              <w:bookmarkEnd w:id="102"/>
              <w:r>
                <w:t xml:space="preserve">Barbier S, Chevalier R, Loussot </w:t>
              </w:r>
              <w:bookmarkEnd w:id="103"/>
              <w:r>
                <w:t>P</w:t>
              </w:r>
              <w:r w:rsidRPr="00C452D3">
                <w:rPr>
                  <w:i/>
                </w:rPr>
                <w:t xml:space="preserve"> et al </w:t>
              </w:r>
              <w:r w:rsidRPr="00C452D3">
                <w:t>(2009) Improving biodiversity indicators of sustainable forest management: Tree genus abundance rather than tree genus richness and dominance for understory vegetation in French lowland oak hornbeam forests. Forest Ecology and Management 258:S176-S186. https://www.sciencedirect.com/science/article/pii/S0378112709006331</w:t>
              </w:r>
            </w:p>
            <w:p w14:paraId="2A243D56" w14:textId="77777777" w:rsidR="00C452D3" w:rsidRDefault="00C452D3" w:rsidP="00C452D3">
              <w:pPr>
                <w:pStyle w:val="CitaviBibliographyEntry"/>
              </w:pPr>
              <w:bookmarkStart w:id="104" w:name="_CTVL001e7eb241b9f6845d29833fdc2e2c95966"/>
              <w:r>
                <w:t>Barbier S, Gosselin F, Balandier P (2008) Influence of tree species on understory vegetation diversity and mechanisms involved—A critical review for temperate and boreal forests. Forest Ecology and Management 254:1–15. https://www.sciencedirect.com/science/article/pii/S0378112707007025</w:t>
              </w:r>
            </w:p>
            <w:p w14:paraId="564ED87F" w14:textId="77777777" w:rsidR="00C452D3" w:rsidRPr="00C452D3" w:rsidRDefault="00C452D3" w:rsidP="00C452D3">
              <w:pPr>
                <w:pStyle w:val="CitaviBibliographyEntry"/>
                <w:rPr>
                  <w:lang w:val="de-DE"/>
                </w:rPr>
              </w:pPr>
              <w:bookmarkStart w:id="105" w:name="_CTVL001bdc1514e32a347089898e7919267eeea"/>
              <w:bookmarkEnd w:id="104"/>
              <w:r>
                <w:t xml:space="preserve">Bates D, Mächler M, Bolker </w:t>
              </w:r>
              <w:bookmarkEnd w:id="105"/>
              <w:r>
                <w:t>B</w:t>
              </w:r>
              <w:r w:rsidRPr="00C452D3">
                <w:rPr>
                  <w:i/>
                </w:rPr>
                <w:t xml:space="preserve"> et al </w:t>
              </w:r>
              <w:r w:rsidRPr="00C452D3">
                <w:t xml:space="preserve">(2015) Fitting Linear Mixed-Effects Models Using lme4. </w:t>
              </w:r>
              <w:r w:rsidRPr="00C452D3">
                <w:rPr>
                  <w:lang w:val="de-DE"/>
                </w:rPr>
                <w:t>J. Stat. Soft. 67:1–48</w:t>
              </w:r>
            </w:p>
            <w:p w14:paraId="1CFBF18E" w14:textId="77777777" w:rsidR="00C452D3" w:rsidRPr="00C452D3" w:rsidRDefault="00C452D3" w:rsidP="00C452D3">
              <w:pPr>
                <w:pStyle w:val="CitaviBibliographyEntry"/>
                <w:rPr>
                  <w:lang w:val="de-DE"/>
                </w:rPr>
              </w:pPr>
              <w:bookmarkStart w:id="106" w:name="_CTVL00124a9da17ff6d4975bee29b0c79833c4e"/>
              <w:r w:rsidRPr="00C452D3">
                <w:rPr>
                  <w:lang w:val="de-DE"/>
                </w:rPr>
                <w:t>Blum WE (2020) Bodenkunde in Stichworten, 7th edn. Schweizerbart Textbooks, Stuttgart</w:t>
              </w:r>
            </w:p>
            <w:p w14:paraId="6690BF59" w14:textId="77777777" w:rsidR="00C452D3" w:rsidRPr="00C452D3" w:rsidRDefault="00C452D3" w:rsidP="00C452D3">
              <w:pPr>
                <w:pStyle w:val="CitaviBibliographyEntry"/>
                <w:rPr>
                  <w:lang w:val="de-DE"/>
                </w:rPr>
              </w:pPr>
              <w:bookmarkStart w:id="107" w:name="_CTVL0011a2d3266514440dd9c83017fe0b51148"/>
              <w:bookmarkEnd w:id="106"/>
              <w:r w:rsidRPr="00C452D3">
                <w:rPr>
                  <w:lang w:val="de-DE"/>
                </w:rPr>
                <w:t>BMUV Nationale Moorschutzstrategie. https://www.bmuv.de/fileadmin/Daten_BMU/Download_PDF/Naturschutz/nationale_moorschutzstrategie_bf.pdf. Accessed 23 Nov 2023</w:t>
              </w:r>
            </w:p>
            <w:p w14:paraId="795CB92F" w14:textId="77777777" w:rsidR="00C452D3" w:rsidRPr="00C452D3" w:rsidRDefault="00C452D3" w:rsidP="00C452D3">
              <w:pPr>
                <w:pStyle w:val="CitaviBibliographyEntry"/>
                <w:rPr>
                  <w:lang w:val="de-DE"/>
                </w:rPr>
              </w:pPr>
              <w:bookmarkStart w:id="108" w:name="_CTVL0010ee0c90443a14d218992a78ec2a351d2"/>
              <w:bookmarkEnd w:id="107"/>
              <w:r w:rsidRPr="00C452D3">
                <w:rPr>
                  <w:lang w:val="de-DE"/>
                </w:rPr>
                <w:t xml:space="preserve">Bolte A, Hertel D, Ammer </w:t>
              </w:r>
              <w:bookmarkEnd w:id="108"/>
              <w:r w:rsidRPr="00C452D3">
                <w:rPr>
                  <w:lang w:val="de-DE"/>
                </w:rPr>
                <w:t>C</w:t>
              </w:r>
              <w:r w:rsidRPr="00C452D3">
                <w:rPr>
                  <w:i/>
                  <w:lang w:val="de-DE"/>
                </w:rPr>
                <w:t xml:space="preserve"> et al </w:t>
              </w:r>
              <w:r w:rsidRPr="00C452D3">
                <w:rPr>
                  <w:lang w:val="de-DE"/>
                </w:rPr>
                <w:t>(2003) Freilandmethoden zur Untersuchung von Baumwurzeln. Forstarchiv 74:240–262</w:t>
              </w:r>
            </w:p>
            <w:p w14:paraId="40B8F866" w14:textId="77777777" w:rsidR="00C452D3" w:rsidRPr="00C452D3" w:rsidRDefault="00C452D3" w:rsidP="00C452D3">
              <w:pPr>
                <w:pStyle w:val="CitaviBibliographyEntry"/>
                <w:rPr>
                  <w:lang w:val="de-DE"/>
                </w:rPr>
              </w:pPr>
              <w:bookmarkStart w:id="109" w:name="_CTVL00123330b1f62db497fa82e550e3b7c4fa0"/>
              <w:r w:rsidRPr="00C452D3">
                <w:rPr>
                  <w:lang w:val="de-DE"/>
                </w:rPr>
                <w:lastRenderedPageBreak/>
                <w:t xml:space="preserve">Bonn A, Berghöfer A, Couwenberg </w:t>
              </w:r>
              <w:bookmarkEnd w:id="109"/>
              <w:r w:rsidRPr="00C452D3">
                <w:rPr>
                  <w:lang w:val="de-DE"/>
                </w:rPr>
                <w:t>J</w:t>
              </w:r>
              <w:r w:rsidRPr="00C452D3">
                <w:rPr>
                  <w:i/>
                  <w:lang w:val="de-DE"/>
                </w:rPr>
                <w:t xml:space="preserve"> et al </w:t>
              </w:r>
              <w:r w:rsidRPr="00C452D3">
                <w:rPr>
                  <w:lang w:val="de-DE"/>
                </w:rPr>
                <w:t>(2015) Klimaschutz durch Wiedervernässung von kohlenstoffreichen Böden. In: Naturkapital Deutschland - TEEB DE (ed) Naturkapital und Klimapolitik - Synergien und Konflikte, 1000th edn. Merkur Druck- und Kopierzentrum GmbH &amp; Co KG, Leipzig, pp 127–147</w:t>
              </w:r>
            </w:p>
            <w:p w14:paraId="64ACFFC0" w14:textId="77777777" w:rsidR="00C452D3" w:rsidRPr="00C452D3" w:rsidRDefault="00C452D3" w:rsidP="00C452D3">
              <w:pPr>
                <w:pStyle w:val="CitaviBibliographyEntry"/>
                <w:rPr>
                  <w:lang w:val="de-DE"/>
                </w:rPr>
              </w:pPr>
              <w:bookmarkStart w:id="110" w:name="_CTVL0011869d1a5188f4ef7a4b410d20172ed2c"/>
              <w:r w:rsidRPr="00C452D3">
                <w:rPr>
                  <w:lang w:val="de-DE"/>
                </w:rPr>
                <w:t>Braga SR, Oliveira ML de, Gorgens EB (2023a) forestmangr: Forest Mensuration and Management</w:t>
              </w:r>
            </w:p>
            <w:p w14:paraId="10A7AFCA" w14:textId="77777777" w:rsidR="00C452D3" w:rsidRDefault="00C452D3" w:rsidP="00C452D3">
              <w:pPr>
                <w:pStyle w:val="CitaviBibliographyEntry"/>
              </w:pPr>
              <w:bookmarkStart w:id="111" w:name="_CTVL00143a91fb8012f4b7ca06d813be42f2781"/>
              <w:bookmarkEnd w:id="110"/>
              <w:r>
                <w:t>Braga SR, Oliveira ML de, Gorgens EB (2023b) Fitting linear and non-linear equations by group". Available via https://rdrr.io/cran/forestmangr/f/vignettes/eq_group_fit_en.Rmd. Accessed 20 Sep 2023</w:t>
              </w:r>
            </w:p>
            <w:p w14:paraId="281936A6" w14:textId="77777777" w:rsidR="00C452D3" w:rsidRDefault="00C452D3" w:rsidP="00C452D3">
              <w:pPr>
                <w:pStyle w:val="CitaviBibliographyEntry"/>
              </w:pPr>
              <w:bookmarkStart w:id="112" w:name="_CTVL001aaf0d9ff341643e6aaa166ed8ef2c7d3"/>
              <w:bookmarkEnd w:id="111"/>
              <w:r>
                <w:t xml:space="preserve">Brunialti G, Frati L, Aleffi </w:t>
              </w:r>
              <w:bookmarkEnd w:id="112"/>
              <w:r>
                <w:t>M</w:t>
              </w:r>
              <w:r w:rsidRPr="00C452D3">
                <w:rPr>
                  <w:i/>
                </w:rPr>
                <w:t xml:space="preserve"> et al </w:t>
              </w:r>
              <w:r w:rsidRPr="00C452D3">
                <w:t>(2010) Lichens and bryophytes as indicators of old‐growth features in Mediterranean forests. Plant Biosystems - An International Journal Dealing with all Aspects of Plant Biology 144:221–233</w:t>
              </w:r>
            </w:p>
            <w:p w14:paraId="16F26FFD" w14:textId="77777777" w:rsidR="00C452D3" w:rsidRDefault="00C452D3" w:rsidP="00C452D3">
              <w:pPr>
                <w:pStyle w:val="CitaviBibliographyEntry"/>
              </w:pPr>
              <w:bookmarkStart w:id="113" w:name="_CTVL001e04a5c09de084ab4a64d8f05f5e9a28f"/>
              <w:r w:rsidRPr="00C452D3">
                <w:rPr>
                  <w:lang w:val="de-DE"/>
                </w:rPr>
                <w:t xml:space="preserve">Burmeister EG, Göttlich K, Grospietsch </w:t>
              </w:r>
              <w:bookmarkEnd w:id="113"/>
              <w:r w:rsidRPr="00C452D3">
                <w:rPr>
                  <w:lang w:val="de-DE"/>
                </w:rPr>
                <w:t>T</w:t>
              </w:r>
              <w:r w:rsidRPr="00C452D3">
                <w:rPr>
                  <w:i/>
                  <w:lang w:val="de-DE"/>
                </w:rPr>
                <w:t xml:space="preserve"> et al </w:t>
              </w:r>
              <w:r w:rsidRPr="00C452D3">
                <w:rPr>
                  <w:lang w:val="de-DE"/>
                </w:rPr>
                <w:t xml:space="preserve">(1990) Begriffsbestimmung anhand der Moortypen Mitteleuropas. In: Göttlich K (ed) Moor- und Torfkunde. Mit 63 Tab. im Text, 3rd edn. </w:t>
              </w:r>
              <w:r w:rsidRPr="00C452D3">
                <w:t>Schweizerbart, Hannover, Stuttgart, pp 1–56</w:t>
              </w:r>
            </w:p>
            <w:p w14:paraId="6AABFBBA" w14:textId="77777777" w:rsidR="00C452D3" w:rsidRDefault="00C452D3" w:rsidP="00C452D3">
              <w:pPr>
                <w:pStyle w:val="CitaviBibliographyEntry"/>
              </w:pPr>
              <w:bookmarkStart w:id="114" w:name="_CTVL001ae1fab653c6f47c6932c4967def9d8bc"/>
              <w:r>
                <w:t>Burrascano S, Keeton WS, Sabatini F</w:t>
              </w:r>
              <w:bookmarkEnd w:id="114"/>
              <w:r>
                <w:t>M</w:t>
              </w:r>
              <w:r w:rsidRPr="00C452D3">
                <w:rPr>
                  <w:i/>
                </w:rPr>
                <w:t xml:space="preserve"> et al </w:t>
              </w:r>
              <w:r w:rsidRPr="00C452D3">
                <w:t>(2013) Commonality and variability in the structural attributes of moist temperate old-growth forests: A global review. Forest Ecology and Management 291:458–479. https://www.sciencedirect.com/science/article/pii/S0378112712006962</w:t>
              </w:r>
            </w:p>
            <w:p w14:paraId="365E2797" w14:textId="77777777" w:rsidR="00C452D3" w:rsidRDefault="00C452D3" w:rsidP="00C452D3">
              <w:pPr>
                <w:pStyle w:val="CitaviBibliographyEntry"/>
              </w:pPr>
              <w:bookmarkStart w:id="115" w:name="_CTVL001169bf016067c4497874570bf694b25c2"/>
              <w:r>
                <w:t>Burrascano S, Sabatini FM, Blasi C (2011) Testing indicators of sustainable forest management on understorey composition and diversity in southern Italy through variation partitioning. Plant Ecol 212:829–841. https://link.springer.com/article/10.1007/s11258-010-9866-y</w:t>
              </w:r>
            </w:p>
            <w:p w14:paraId="72506E77" w14:textId="77777777" w:rsidR="00C452D3" w:rsidRDefault="00C452D3" w:rsidP="00C452D3">
              <w:pPr>
                <w:pStyle w:val="CitaviBibliographyEntry"/>
              </w:pPr>
              <w:bookmarkStart w:id="116" w:name="_CTVL001a19f4ceb915540ab82dba19c1ac5a805"/>
              <w:bookmarkEnd w:id="115"/>
              <w:r>
                <w:t xml:space="preserve">Bütler R, Lachat T, Larrieu </w:t>
              </w:r>
              <w:bookmarkEnd w:id="116"/>
              <w:r>
                <w:t>L</w:t>
              </w:r>
              <w:r w:rsidRPr="00C452D3">
                <w:rPr>
                  <w:i/>
                </w:rPr>
                <w:t xml:space="preserve"> et al </w:t>
              </w:r>
              <w:r w:rsidRPr="00C452D3">
                <w:t>(2013) Habitat trees: Key elements for forest biodiversity. Integrative Approaches as an Opportunity for the Conservation of Forest Biodiversity. In: Kraus D, Krumm F (eds) Integrative approaches as an opportunity for the conservation of forest biodiversity. European Forest Institute, [Joensuu]</w:t>
              </w:r>
            </w:p>
            <w:p w14:paraId="50C6F984" w14:textId="77777777" w:rsidR="00C452D3" w:rsidRDefault="00C452D3" w:rsidP="00C452D3">
              <w:pPr>
                <w:pStyle w:val="CitaviBibliographyEntry"/>
              </w:pPr>
              <w:bookmarkStart w:id="117" w:name="_CTVL001cc88fad2608745d6b2aabb2b7657be17"/>
              <w:r>
                <w:t xml:space="preserve">Castagneri D, Garbarino M, Berretti </w:t>
              </w:r>
              <w:bookmarkEnd w:id="117"/>
              <w:r>
                <w:t>R</w:t>
              </w:r>
              <w:r w:rsidRPr="00C452D3">
                <w:rPr>
                  <w:i/>
                </w:rPr>
                <w:t xml:space="preserve"> et al </w:t>
              </w:r>
              <w:r w:rsidRPr="00C452D3">
                <w:t>(2010) Site and stand effects on coarse woody debris in montane mixed forests of Eastern Italian Alps. Forest Ecology and Management 260:1592–1598. https://www.sciencedirect.com/science/article/pii/S0378112710004548</w:t>
              </w:r>
            </w:p>
            <w:p w14:paraId="3248C5BB" w14:textId="77777777" w:rsidR="00C452D3" w:rsidRDefault="00C452D3" w:rsidP="00C452D3">
              <w:pPr>
                <w:pStyle w:val="CitaviBibliographyEntry"/>
              </w:pPr>
              <w:bookmarkStart w:id="118" w:name="_CTVL001547ddb0954f04d1da39c9e9fc534eb78"/>
              <w:r>
                <w:t xml:space="preserve">Clymo RS (1984) Sphagnum-Dominated Peat Bog. A Naturally Acid Ecosystem. Philosophical Transactions of the Royal Society of London:487–499. </w:t>
              </w:r>
              <w:r>
                <w:lastRenderedPageBreak/>
                <w:t>http://research.sbcs.qmul.ac.uk/r.clymo/Clymo-article-PDFs/26-Clymo-1984-Natural-acidity.pdf</w:t>
              </w:r>
            </w:p>
            <w:p w14:paraId="4D9ACE81" w14:textId="77777777" w:rsidR="00C452D3" w:rsidRDefault="00C452D3" w:rsidP="00C452D3">
              <w:pPr>
                <w:pStyle w:val="CitaviBibliographyEntry"/>
              </w:pPr>
              <w:bookmarkStart w:id="119" w:name="_CTVL0012b8c9643149d4b8b928bde7c275a9355"/>
              <w:bookmarkEnd w:id="118"/>
              <w:r>
                <w:t>Curtis RO (1967) Height-Diameter and Height-Diameter-Age Equations For Second-Growth Douglas-Fir. for sci 13:365–375</w:t>
              </w:r>
            </w:p>
            <w:p w14:paraId="7A217602" w14:textId="77777777" w:rsidR="00C452D3" w:rsidRDefault="00C452D3" w:rsidP="00C452D3">
              <w:pPr>
                <w:pStyle w:val="CitaviBibliographyEntry"/>
              </w:pPr>
              <w:bookmarkStart w:id="120" w:name="_CTVL001e5201bb4280f45298153480f55f447bf"/>
              <w:bookmarkEnd w:id="119"/>
              <w:r>
                <w:t>Curtis RO, Marshall DD (2000) Technical Note: Why Quadratic Mean Diameter? Western Journal of Applied Forestry:137–139. https://www.fs.usda.gov/pnw/olympia/silv/publications/opt/436_CurtisMarshall2000.pdf</w:t>
              </w:r>
            </w:p>
            <w:p w14:paraId="652545D3" w14:textId="77777777" w:rsidR="00C452D3" w:rsidRPr="00C452D3" w:rsidRDefault="00C452D3" w:rsidP="00C452D3">
              <w:pPr>
                <w:pStyle w:val="CitaviBibliographyEntry"/>
                <w:rPr>
                  <w:lang w:val="de-DE"/>
                </w:rPr>
              </w:pPr>
              <w:bookmarkStart w:id="121" w:name="_CTVL0015db70c3d4e4c46bf9c63bcb38edd6eeb"/>
              <w:bookmarkEnd w:id="120"/>
              <w:r w:rsidRPr="00C452D3">
                <w:rPr>
                  <w:lang w:val="de-DE"/>
                </w:rPr>
                <w:t>Dahm S (2006) Auswertungsalgorithmen für die zweite Bundeswaldinventur. Bundesforschungsanstalt für Forst- und Holzwirtschaft Hamburg, Eberswalde</w:t>
              </w:r>
            </w:p>
            <w:p w14:paraId="1245F7AB" w14:textId="77777777" w:rsidR="00C452D3" w:rsidRDefault="00C452D3" w:rsidP="00C452D3">
              <w:pPr>
                <w:pStyle w:val="CitaviBibliographyEntry"/>
              </w:pPr>
              <w:bookmarkStart w:id="122" w:name="_CTVL001754ca4685fbd47ffb094eaa0ba2802fe"/>
              <w:bookmarkEnd w:id="121"/>
              <w:r w:rsidRPr="00C452D3">
                <w:rPr>
                  <w:lang w:val="de-DE"/>
                </w:rPr>
                <w:t xml:space="preserve">Drexhage M, Colin F (2001) Estimating root system biomass from breast-height diameters. </w:t>
              </w:r>
              <w:r>
                <w:t>Forestry: An International Journal of Forest Research 74:491–497</w:t>
              </w:r>
            </w:p>
            <w:p w14:paraId="5E220F41" w14:textId="77777777" w:rsidR="00C452D3" w:rsidRPr="00623418" w:rsidRDefault="00C452D3" w:rsidP="00C452D3">
              <w:pPr>
                <w:pStyle w:val="CitaviBibliographyEntry"/>
              </w:pPr>
              <w:bookmarkStart w:id="123" w:name="_CTVL0012c930ca2d971452eb8ae740cab020cbc"/>
              <w:bookmarkEnd w:id="122"/>
              <w:r>
                <w:t xml:space="preserve">DWS (2022) Moore, Auen, Sümpfe. </w:t>
              </w:r>
              <w:r w:rsidRPr="00C452D3">
                <w:rPr>
                  <w:lang w:val="de-DE"/>
                </w:rPr>
                <w:t xml:space="preserve">Warum Feuchtgebiete so wichtig für den Natur- und Artenschutz sind. </w:t>
              </w:r>
              <w:r>
                <w:t xml:space="preserve">Available via https://www.deutschewildtierstiftung.de/aktuelles/moor-aue-sumpf. </w:t>
              </w:r>
              <w:r w:rsidRPr="00623418">
                <w:t>Accessed 16 Oct 2023</w:t>
              </w:r>
            </w:p>
            <w:p w14:paraId="52FA270E" w14:textId="77777777" w:rsidR="00C452D3" w:rsidRPr="00C452D3" w:rsidRDefault="00C452D3" w:rsidP="00C452D3">
              <w:pPr>
                <w:pStyle w:val="CitaviBibliographyEntry"/>
                <w:rPr>
                  <w:lang w:val="de-DE"/>
                </w:rPr>
              </w:pPr>
              <w:bookmarkStart w:id="124" w:name="_CTVL001a91121ef71fb48f28cd7d14d0244387d"/>
              <w:bookmarkEnd w:id="123"/>
              <w:r w:rsidRPr="00623418">
                <w:t xml:space="preserve">Eggelsmann R (1990a) Moor und Wasser. In: Göttlich K (ed) Moor- und Torfkunde. Mit 63 Tab. im Text, 3rd edn. </w:t>
              </w:r>
              <w:r w:rsidRPr="00C452D3">
                <w:rPr>
                  <w:lang w:val="de-DE"/>
                </w:rPr>
                <w:t>Schweizerbart, Hannover, Stuttgart, pp 288–319</w:t>
              </w:r>
            </w:p>
            <w:p w14:paraId="281F1D62" w14:textId="77777777" w:rsidR="00C452D3" w:rsidRPr="00C452D3" w:rsidRDefault="00C452D3" w:rsidP="00C452D3">
              <w:pPr>
                <w:pStyle w:val="CitaviBibliographyEntry"/>
                <w:rPr>
                  <w:lang w:val="de-DE"/>
                </w:rPr>
              </w:pPr>
              <w:bookmarkStart w:id="125" w:name="_CTVL001d80d6803759b45e5a199da3b3e3b2ae9"/>
              <w:bookmarkEnd w:id="124"/>
              <w:r w:rsidRPr="00C452D3">
                <w:rPr>
                  <w:lang w:val="de-DE"/>
                </w:rPr>
                <w:t>Eggelsmann R (1990b) Ökohydrologie und Moorschutz. In: Göttlich K (ed) Moor- und Torfkunde. Mit 63 Tab. im Text, 3rd edn. Schweizerbart, Hannover, Stuttgart, pp 357–373</w:t>
              </w:r>
            </w:p>
            <w:p w14:paraId="382C09A5" w14:textId="77777777" w:rsidR="00C452D3" w:rsidRDefault="00C452D3" w:rsidP="00C452D3">
              <w:pPr>
                <w:pStyle w:val="CitaviBibliographyEntry"/>
              </w:pPr>
              <w:bookmarkStart w:id="126" w:name="_CTVL00154570510cf16463ebfdf0f7a8f20d978"/>
              <w:bookmarkEnd w:id="125"/>
              <w:r w:rsidRPr="00C452D3">
                <w:rPr>
                  <w:lang w:val="de-DE"/>
                </w:rPr>
                <w:t xml:space="preserve">Eggelsmann R, Mäkelä T (1964) Einfluss von Entwässerung und landwirtschaftlicher Nutzung auf die Durchlässigkeit des Moorbodens. </w:t>
              </w:r>
              <w:r>
                <w:t>AFSci 36:77–84</w:t>
              </w:r>
            </w:p>
            <w:p w14:paraId="099D562B" w14:textId="77777777" w:rsidR="00C452D3" w:rsidRPr="00C452D3" w:rsidRDefault="00C452D3" w:rsidP="00C452D3">
              <w:pPr>
                <w:pStyle w:val="CitaviBibliographyEntry"/>
                <w:rPr>
                  <w:lang w:val="de-DE"/>
                </w:rPr>
              </w:pPr>
              <w:bookmarkStart w:id="127" w:name="_CTVL00130305fd4f2954b90b7cfd23f78c568b4"/>
              <w:bookmarkEnd w:id="126"/>
              <w:r>
                <w:t xml:space="preserve">Fox J, Weisberg S (2019) An R Companion to Applied Regression. </w:t>
              </w:r>
              <w:r w:rsidRPr="00C452D3">
                <w:rPr>
                  <w:lang w:val="de-DE"/>
                </w:rPr>
                <w:t>Sage, Thousand Oaks</w:t>
              </w:r>
            </w:p>
            <w:p w14:paraId="3DAFDFA7" w14:textId="77777777" w:rsidR="00C452D3" w:rsidRDefault="00C452D3" w:rsidP="00C452D3">
              <w:pPr>
                <w:pStyle w:val="CitaviBibliographyEntry"/>
              </w:pPr>
              <w:bookmarkStart w:id="128" w:name="_CTVL001bbd30a038762465cb026d8a2115fe33e"/>
              <w:bookmarkEnd w:id="127"/>
              <w:r w:rsidRPr="00C452D3">
                <w:rPr>
                  <w:lang w:val="de-DE"/>
                </w:rPr>
                <w:t xml:space="preserve">Gabriel M, Pfaffner N, Gärtner </w:t>
              </w:r>
              <w:bookmarkEnd w:id="128"/>
              <w:r w:rsidRPr="00C452D3">
                <w:rPr>
                  <w:lang w:val="de-DE"/>
                </w:rPr>
                <w:t>J</w:t>
              </w:r>
              <w:r w:rsidRPr="00C452D3">
                <w:rPr>
                  <w:i/>
                  <w:lang w:val="de-DE"/>
                </w:rPr>
                <w:t xml:space="preserve"> et al</w:t>
              </w:r>
              <w:r w:rsidRPr="00C452D3">
                <w:rPr>
                  <w:lang w:val="de-DE"/>
                </w:rPr>
                <w:t xml:space="preserve"> Methodenhandbuch für den Aufbau eines deutschlandweiten Moorbodenmonitorings für den Klimaschutz (MoMoK)- Teil 2: Wald. </w:t>
              </w:r>
              <w:r w:rsidRPr="00C452D3">
                <w:t>Thünen Working Paper, 1st edn., Eberswalde</w:t>
              </w:r>
            </w:p>
            <w:p w14:paraId="330CFCD8" w14:textId="77777777" w:rsidR="00C452D3" w:rsidRDefault="00C452D3" w:rsidP="00C452D3">
              <w:pPr>
                <w:pStyle w:val="CitaviBibliographyEntry"/>
              </w:pPr>
              <w:bookmarkStart w:id="129" w:name="_CTVL001aebe1f69912441e89ec6156fbc508fd2"/>
              <w:r>
                <w:t>GADM (2022) Germany, 4th edn.</w:t>
              </w:r>
            </w:p>
            <w:p w14:paraId="461D7D4D" w14:textId="77777777" w:rsidR="00C452D3" w:rsidRPr="00C452D3" w:rsidRDefault="00C452D3" w:rsidP="00C452D3">
              <w:pPr>
                <w:pStyle w:val="CitaviBibliographyEntry"/>
                <w:rPr>
                  <w:lang w:val="de-DE"/>
                </w:rPr>
              </w:pPr>
              <w:bookmarkStart w:id="130" w:name="_CTVL00130402ddb3c8744d6888c7349e7e27548"/>
              <w:bookmarkEnd w:id="129"/>
              <w:r w:rsidRPr="00C452D3">
                <w:rPr>
                  <w:lang w:val="de-DE"/>
                </w:rPr>
                <w:t>Gadow K von (2003) Waldstruktur und Wachstum. Beilage zur Vorlesung im Wintersemester 2003 / 2004. Reihe der Universitätsdrucke Göttingen. http://webdoc.sub.gwdg.de/ebook/y/2003/gadow/gadow_waldwachstum_2003.pdf</w:t>
              </w:r>
            </w:p>
            <w:p w14:paraId="327C853C" w14:textId="77777777" w:rsidR="00C452D3" w:rsidRDefault="00C452D3" w:rsidP="00C452D3">
              <w:pPr>
                <w:pStyle w:val="CitaviBibliographyEntry"/>
              </w:pPr>
              <w:bookmarkStart w:id="131" w:name="_CTVL0019af87d7f2d0743fcbfd3b96842f48f74"/>
              <w:bookmarkEnd w:id="130"/>
              <w:r>
                <w:t>Gärtner A, Jönsson AM, Metcalfe D</w:t>
              </w:r>
              <w:bookmarkEnd w:id="131"/>
              <w:r>
                <w:t>B</w:t>
              </w:r>
              <w:r w:rsidRPr="00C452D3">
                <w:rPr>
                  <w:i/>
                </w:rPr>
                <w:t xml:space="preserve"> et al </w:t>
              </w:r>
              <w:r w:rsidRPr="00C452D3">
                <w:t>(2023) Temperature and Tree Size Explain the Mean Time to Fall of Dead Standing Trees across Large Scales. Forests 14:1017</w:t>
              </w:r>
            </w:p>
            <w:p w14:paraId="63BF415D" w14:textId="77777777" w:rsidR="00C452D3" w:rsidRDefault="00C452D3" w:rsidP="00C452D3">
              <w:pPr>
                <w:pStyle w:val="CitaviBibliographyEntry"/>
              </w:pPr>
              <w:bookmarkStart w:id="132" w:name="_CTVL001bae9ddbb049e4ac58181a062a73e1423"/>
              <w:r>
                <w:lastRenderedPageBreak/>
                <w:t xml:space="preserve">Gilhen-Baker M, Roviello V, Beresford-Kroeger </w:t>
              </w:r>
              <w:bookmarkEnd w:id="132"/>
              <w:r>
                <w:t>D</w:t>
              </w:r>
              <w:r w:rsidRPr="00C452D3">
                <w:rPr>
                  <w:i/>
                </w:rPr>
                <w:t xml:space="preserve"> et al </w:t>
              </w:r>
              <w:r w:rsidRPr="00C452D3">
                <w:t>(2022) Old growth forests and large old trees as critical organisms connecting ecosystems and human health. A review. Environ Chem Lett 20:1529–1538. https://link.springer.com/article/10.1007/s10311-021-01372-y</w:t>
              </w:r>
            </w:p>
            <w:p w14:paraId="2A062483" w14:textId="77777777" w:rsidR="00C452D3" w:rsidRPr="00C452D3" w:rsidRDefault="00C452D3" w:rsidP="00C452D3">
              <w:pPr>
                <w:pStyle w:val="CitaviBibliographyEntry"/>
                <w:rPr>
                  <w:lang w:val="de-DE"/>
                </w:rPr>
              </w:pPr>
              <w:bookmarkStart w:id="133" w:name="_CTVL00186b0234dc0a847a4af8e7ff32494ae15"/>
              <w:r w:rsidRPr="00C452D3">
                <w:rPr>
                  <w:lang w:val="de-DE"/>
                </w:rPr>
                <w:t>Göttlich, K (ed) (1990) Moor- und Torfkunde. Mit 63 Tab. im Text. Schweizerbart, Hannover, Stuttgart</w:t>
              </w:r>
            </w:p>
            <w:p w14:paraId="212E859E" w14:textId="77777777" w:rsidR="00C452D3" w:rsidRPr="00C452D3" w:rsidRDefault="00C452D3" w:rsidP="00C452D3">
              <w:pPr>
                <w:pStyle w:val="CitaviBibliographyEntry"/>
                <w:rPr>
                  <w:lang w:val="de-DE"/>
                </w:rPr>
              </w:pPr>
              <w:bookmarkStart w:id="134" w:name="_CTVL001adc6e2e9f45548648436b457671a8ad0"/>
              <w:bookmarkEnd w:id="133"/>
              <w:r w:rsidRPr="00C452D3">
                <w:rPr>
                  <w:lang w:val="de-DE"/>
                </w:rPr>
                <w:t>Grützmacher F, Schulte-Eickholt A (2017) Entwicklung und Schutz unserer Moore. Zum Nutzen vn Mensch, Natur und Klima. Naturschutzbund Deutschland e.V. Available via https://www.nabu.de/imperia/md/content/nabude/naturschutz/moorschutz/190502-broschuere-moorschutz-2017.pdf. Accessed 6 Nov 2023</w:t>
              </w:r>
            </w:p>
            <w:p w14:paraId="36CFAAA9" w14:textId="77777777" w:rsidR="00C452D3" w:rsidRDefault="00C452D3" w:rsidP="00C452D3">
              <w:pPr>
                <w:pStyle w:val="CitaviBibliographyEntry"/>
              </w:pPr>
              <w:bookmarkStart w:id="135" w:name="_CTVL001141ed974fec94cf58e703c37857453e1"/>
              <w:bookmarkEnd w:id="134"/>
              <w:r>
                <w:t>Haglöf Vertex 5, Långsele. https://haglofsweden.com/wp-content/uploads/2021/02/Vertex-5-ENU_s.pdf. Accessed 6 Nov 2023</w:t>
              </w:r>
            </w:p>
            <w:p w14:paraId="765EF389" w14:textId="77777777" w:rsidR="00C452D3" w:rsidRDefault="00C452D3" w:rsidP="00C452D3">
              <w:pPr>
                <w:pStyle w:val="CitaviBibliographyEntry"/>
              </w:pPr>
              <w:bookmarkStart w:id="136" w:name="_CTVL001a43d22329c57422b901fd10bd865f139"/>
              <w:bookmarkEnd w:id="135"/>
              <w:r>
                <w:t xml:space="preserve">Hao Z, Zhang J, Song </w:t>
              </w:r>
              <w:bookmarkEnd w:id="136"/>
              <w:r>
                <w:t>B</w:t>
              </w:r>
              <w:r w:rsidRPr="00C452D3">
                <w:rPr>
                  <w:i/>
                </w:rPr>
                <w:t xml:space="preserve"> et al </w:t>
              </w:r>
              <w:r w:rsidRPr="00C452D3">
                <w:t>(2007) Vertical structure and spatial associations of dominant tree species in an old-growth temperate forest. Forest Ecology and Management 252:1–11. https://www.sciencedirect.com/science/article/pii/S0378112707004392</w:t>
              </w:r>
            </w:p>
            <w:p w14:paraId="44EF6555" w14:textId="77777777" w:rsidR="00C452D3" w:rsidRPr="00C452D3" w:rsidRDefault="00C452D3" w:rsidP="00C452D3">
              <w:pPr>
                <w:pStyle w:val="CitaviBibliographyEntry"/>
                <w:rPr>
                  <w:lang w:val="de-DE"/>
                </w:rPr>
              </w:pPr>
              <w:bookmarkStart w:id="137" w:name="_CTVL00194bdeafd45ea410d9c56d9a7932ffaf8"/>
              <w:r w:rsidRPr="00C452D3">
                <w:rPr>
                  <w:lang w:val="de-DE"/>
                </w:rPr>
                <w:t xml:space="preserve">Hasch B, Meier R, Luthardt </w:t>
              </w:r>
              <w:bookmarkEnd w:id="137"/>
              <w:r w:rsidRPr="00C452D3">
                <w:rPr>
                  <w:lang w:val="de-DE"/>
                </w:rPr>
                <w:t>V</w:t>
              </w:r>
              <w:r w:rsidRPr="00C452D3">
                <w:rPr>
                  <w:i/>
                  <w:lang w:val="de-DE"/>
                </w:rPr>
                <w:t xml:space="preserve"> et al </w:t>
              </w:r>
              <w:r w:rsidRPr="00C452D3">
                <w:rPr>
                  <w:lang w:val="de-DE"/>
                </w:rPr>
                <w:t>(2007) Renaturierung von Waldmooren in Brandenburg und erste Ergebnisse zum Aufbau eines Entscheidungsunterstützungssystems für das Management von Waldmooren. Telma:165–183. https://e-docs.geo-leo.de/bitstream/handle/11858/7346/TELMA%2037%20%282007%29%20Hasch%20et%20al.pdf?sequence=1&amp;isAllowed=y</w:t>
              </w:r>
            </w:p>
            <w:p w14:paraId="41B74920" w14:textId="77777777" w:rsidR="00C452D3" w:rsidRDefault="00C452D3" w:rsidP="00C452D3">
              <w:pPr>
                <w:pStyle w:val="CitaviBibliographyEntry"/>
              </w:pPr>
              <w:bookmarkStart w:id="138" w:name="_CTVL00157f54b3b0fd64eb4a25870bb9845030d"/>
              <w:r>
                <w:t>Hatanaka N, Wright W, Loyn R</w:t>
              </w:r>
              <w:bookmarkEnd w:id="138"/>
              <w:r>
                <w:t>H</w:t>
              </w:r>
              <w:r w:rsidRPr="00C452D3">
                <w:rPr>
                  <w:i/>
                </w:rPr>
                <w:t xml:space="preserve"> et al </w:t>
              </w:r>
              <w:r w:rsidRPr="00C452D3">
                <w:t>(2011) ‘Ecologically complex carbon’- linking biodiversity values, carbon storage and habitat structure in some austral temperate forests. Global Ecology and Biogeography 20:260–271. https://onlinelibrary.wiley.com/doi/10.1111/j.1466-8238.2010.00591.x</w:t>
              </w:r>
            </w:p>
            <w:p w14:paraId="506251F5" w14:textId="77777777" w:rsidR="00C452D3" w:rsidRDefault="00C452D3" w:rsidP="00C452D3">
              <w:pPr>
                <w:pStyle w:val="CitaviBibliographyEntry"/>
              </w:pPr>
              <w:bookmarkStart w:id="139" w:name="_CTVL001e296bc40078d4ecea7a3bb1c6d0a8a65"/>
              <w:r>
                <w:t>Hoover CM, Leak WB, Keel BG (2012) Benchmark carbon stocks from old-growth forests in northern New England, USA. Forest Ecology and Management 266:108–114. https://www.sciencedirect.com/science/article/pii/S0378112711006864</w:t>
              </w:r>
            </w:p>
            <w:p w14:paraId="5C0D0D99" w14:textId="77777777" w:rsidR="00C452D3" w:rsidRPr="00C452D3" w:rsidRDefault="00C452D3" w:rsidP="00C452D3">
              <w:pPr>
                <w:pStyle w:val="CitaviBibliographyEntry"/>
                <w:rPr>
                  <w:lang w:val="de-DE"/>
                </w:rPr>
              </w:pPr>
              <w:bookmarkStart w:id="140" w:name="_CTVL001a9605df797de4e5d8b85cca49b71f2ec"/>
              <w:bookmarkEnd w:id="139"/>
              <w:r w:rsidRPr="00C452D3">
                <w:rPr>
                  <w:lang w:val="de-DE"/>
                </w:rPr>
                <w:t>Höper H (2007) Freisetzung von Treibhausgasen aus deutschen Mooren</w:t>
              </w:r>
            </w:p>
            <w:p w14:paraId="0A024528" w14:textId="77777777" w:rsidR="00C452D3" w:rsidRDefault="00C452D3" w:rsidP="00C452D3">
              <w:pPr>
                <w:pStyle w:val="CitaviBibliographyEntry"/>
              </w:pPr>
              <w:bookmarkStart w:id="141" w:name="_CTVL00130ada76a83c64cf2b14dea93bc8e1885"/>
              <w:bookmarkEnd w:id="140"/>
              <w:r>
                <w:t>Hothorn T, Bretz F, Westfall P (2008) Simultaneous Inference in General Parametric Models. Biometrical Journal:346–363</w:t>
              </w:r>
            </w:p>
            <w:p w14:paraId="099873BE" w14:textId="77777777" w:rsidR="00C452D3" w:rsidRDefault="00C452D3" w:rsidP="00C452D3">
              <w:pPr>
                <w:pStyle w:val="CitaviBibliographyEntry"/>
              </w:pPr>
              <w:bookmarkStart w:id="142" w:name="_CTVL0010c2c9dff736b45508bca11097cda55b5"/>
              <w:bookmarkEnd w:id="141"/>
              <w:r>
                <w:t>Houghton RA (2005) Aboveground Forest Biomass and the Global Carbon Balance. Global Change Biology 11:945–958</w:t>
              </w:r>
            </w:p>
            <w:p w14:paraId="62A578D2" w14:textId="77777777" w:rsidR="00C452D3" w:rsidRDefault="00C452D3" w:rsidP="00C452D3">
              <w:pPr>
                <w:pStyle w:val="CitaviBibliographyEntry"/>
              </w:pPr>
              <w:bookmarkStart w:id="143" w:name="_CTVL0011dc16a517e7e48f7827f3ebf6b6105d5"/>
              <w:bookmarkEnd w:id="142"/>
              <w:r>
                <w:lastRenderedPageBreak/>
                <w:t>Hutchinson JN (1980) The Record of Peat Wastage in the East Anglian Fenlands at Holme Post, 1848-1978 A.D. The Journal of Ecology 68:229</w:t>
              </w:r>
            </w:p>
            <w:p w14:paraId="3D6BA8D2" w14:textId="77777777" w:rsidR="00C452D3" w:rsidRDefault="00C452D3" w:rsidP="00C452D3">
              <w:pPr>
                <w:pStyle w:val="CitaviBibliographyEntry"/>
              </w:pPr>
              <w:bookmarkStart w:id="144" w:name="_CTVL001ece708627efe40deb14f25aa495faefa"/>
              <w:bookmarkEnd w:id="143"/>
              <w:r>
                <w:t>IUCN Peatland Programme (2023) Peatland Damage. Available via https://www.iucn-uk-peatlandprogramme.org/about-peatlands/peatland-damage. Accessed 19 Oct 2023</w:t>
              </w:r>
            </w:p>
            <w:p w14:paraId="00C36E2B" w14:textId="77777777" w:rsidR="00C452D3" w:rsidRDefault="00C452D3" w:rsidP="00C452D3">
              <w:pPr>
                <w:pStyle w:val="CitaviBibliographyEntry"/>
              </w:pPr>
              <w:bookmarkStart w:id="145" w:name="_CTVL00172866e015c954a25acf35f5134a5dee4"/>
              <w:bookmarkEnd w:id="144"/>
              <w:r>
                <w:t>IUCN UK (2020) What's so special about peatlands? The truth behind the bog. IUCN UK - Peatland Programme. Available via https://www.iucn-uk-peatlandprogramme.org/sites/default/files/2019-06/Peatland_Leaflet_ONLINE_V2.pdf. Accessed 3 Jun 2023</w:t>
              </w:r>
            </w:p>
            <w:p w14:paraId="0B9440C5" w14:textId="77777777" w:rsidR="00C452D3" w:rsidRDefault="00C452D3" w:rsidP="00C452D3">
              <w:pPr>
                <w:pStyle w:val="CitaviBibliographyEntry"/>
              </w:pPr>
              <w:bookmarkStart w:id="146" w:name="_CTVL0010c7ea9bfb59b41f1b1772fabefa7bd1e"/>
              <w:bookmarkEnd w:id="145"/>
              <w:r>
                <w:t xml:space="preserve">Johansen OM, Andersen DK, Ejrnæs </w:t>
              </w:r>
              <w:bookmarkEnd w:id="146"/>
              <w:r>
                <w:t>R</w:t>
              </w:r>
              <w:r w:rsidRPr="00C452D3">
                <w:rPr>
                  <w:i/>
                </w:rPr>
                <w:t xml:space="preserve"> et al </w:t>
              </w:r>
              <w:r w:rsidRPr="00C452D3">
                <w:t>(2018) Relations between vegetation and water level in groundwater dependent terrestrial ecosystems (GWDTEs). Limnologica 68:130–141. https://www.sciencedirect.com/science/article/pii/S0075951117300452</w:t>
              </w:r>
            </w:p>
            <w:p w14:paraId="7BD32FAE" w14:textId="77777777" w:rsidR="00C452D3" w:rsidRDefault="00C452D3" w:rsidP="00C452D3">
              <w:pPr>
                <w:pStyle w:val="CitaviBibliographyEntry"/>
              </w:pPr>
              <w:bookmarkStart w:id="147" w:name="_CTVL0010fe2a4bd0aec422185f7a1ecc28f13eb"/>
              <w:r>
                <w:t>Johansson T, Hjelm B (2012) Stump and Root Biomass of Poplar Stands. Forests 3:166–178</w:t>
              </w:r>
            </w:p>
            <w:p w14:paraId="51491DDC" w14:textId="77777777" w:rsidR="00C452D3" w:rsidRDefault="00C452D3" w:rsidP="00C452D3">
              <w:pPr>
                <w:pStyle w:val="CitaviBibliographyEntry"/>
              </w:pPr>
              <w:bookmarkStart w:id="148" w:name="_CTVL001704187fc1bab4af49cb8633977fea5d9"/>
              <w:bookmarkEnd w:id="147"/>
              <w:r>
                <w:t>Johnson CW (1985) Bogs of the Northeast. University Press of New England, Hanover / London</w:t>
              </w:r>
            </w:p>
            <w:p w14:paraId="07D728E2" w14:textId="77777777" w:rsidR="00C452D3" w:rsidRPr="00C452D3" w:rsidRDefault="00C452D3" w:rsidP="00C452D3">
              <w:pPr>
                <w:pStyle w:val="CitaviBibliographyEntry"/>
                <w:rPr>
                  <w:lang w:val="de-DE"/>
                </w:rPr>
              </w:pPr>
              <w:bookmarkStart w:id="149" w:name="_CTVL001e6c80d2c81cf4d32a1a2d6c86c3e91cf"/>
              <w:bookmarkEnd w:id="148"/>
              <w:r w:rsidRPr="00C452D3">
                <w:rPr>
                  <w:lang w:val="de-DE"/>
                </w:rPr>
                <w:t>Joosten H (1993) Denken wie ein Hochmoor: Hydrologische Selbstregulation von Hochmooren und deren Bedeutung für Wiedervernässung und Restauration. Berichte der Deutschen Gesellschaft für Moor- und Torfkunde</w:t>
              </w:r>
            </w:p>
            <w:p w14:paraId="2B44A170" w14:textId="77777777" w:rsidR="00C452D3" w:rsidRDefault="00C452D3" w:rsidP="00C452D3">
              <w:pPr>
                <w:pStyle w:val="CitaviBibliographyEntry"/>
              </w:pPr>
              <w:bookmarkStart w:id="150" w:name="_CTVL001f2205a1fcb4d407fa237c816e26d647c"/>
              <w:bookmarkEnd w:id="149"/>
              <w:r w:rsidRPr="00C452D3">
                <w:rPr>
                  <w:lang w:val="de-DE"/>
                </w:rPr>
                <w:t xml:space="preserve">Joosten J, Clarke D (2002) Wise use of mires and peatlands. </w:t>
              </w:r>
              <w:r>
                <w:t>Background and principles including a framework for decision-making. International Mire Conservation Group; International Peat Society, [S.l.], [Jyväskylä]</w:t>
              </w:r>
            </w:p>
            <w:p w14:paraId="7731519C" w14:textId="77777777" w:rsidR="00C452D3" w:rsidRPr="00C452D3" w:rsidRDefault="00C452D3" w:rsidP="00C452D3">
              <w:pPr>
                <w:pStyle w:val="CitaviBibliographyEntry"/>
                <w:rPr>
                  <w:lang w:val="de-DE"/>
                </w:rPr>
              </w:pPr>
              <w:bookmarkStart w:id="151" w:name="_CTVL001eea5b8af895846f19cabd8714e37df40"/>
              <w:bookmarkEnd w:id="150"/>
              <w:r>
                <w:t xml:space="preserve">Juchheim J, Ehbrecht M, Schall </w:t>
              </w:r>
              <w:bookmarkEnd w:id="151"/>
              <w:r>
                <w:t>P</w:t>
              </w:r>
              <w:r w:rsidRPr="00C452D3">
                <w:rPr>
                  <w:i/>
                </w:rPr>
                <w:t xml:space="preserve"> et al </w:t>
              </w:r>
              <w:r w:rsidRPr="00C452D3">
                <w:t xml:space="preserve">(2019) Effect of tree species mixing on stand structural complexity. </w:t>
              </w:r>
              <w:r w:rsidRPr="00C452D3">
                <w:rPr>
                  <w:lang w:val="de-DE"/>
                </w:rPr>
                <w:t>Forestry: An International Journal of Forest Research</w:t>
              </w:r>
            </w:p>
            <w:p w14:paraId="5C6E6164" w14:textId="77777777" w:rsidR="00C452D3" w:rsidRPr="00C452D3" w:rsidRDefault="00C452D3" w:rsidP="00C452D3">
              <w:pPr>
                <w:pStyle w:val="CitaviBibliographyEntry"/>
                <w:rPr>
                  <w:lang w:val="de-DE"/>
                </w:rPr>
              </w:pPr>
              <w:bookmarkStart w:id="152" w:name="_CTVL001db3a2d950a2949f7b775ef55e47dd726"/>
              <w:r w:rsidRPr="00C452D3">
                <w:rPr>
                  <w:lang w:val="de-DE"/>
                </w:rPr>
                <w:t>Kändler G, Bosch B (2013) Methodenentwicklung für die 3. Bundeswaldinventur. Modul 3 Überprüfung und Neukonzeption einer Biomassefunktion. Abschlussbericht</w:t>
              </w:r>
            </w:p>
            <w:p w14:paraId="69398283" w14:textId="77777777" w:rsidR="00C452D3" w:rsidRPr="00C452D3" w:rsidRDefault="00C452D3" w:rsidP="00C452D3">
              <w:pPr>
                <w:pStyle w:val="CitaviBibliographyEntry"/>
                <w:rPr>
                  <w:lang w:val="de-DE"/>
                </w:rPr>
              </w:pPr>
              <w:bookmarkStart w:id="153" w:name="_CTVL001bc8fe2dfd49547a68209fce4eb0aaa44"/>
              <w:bookmarkEnd w:id="152"/>
              <w:r w:rsidRPr="00C452D3">
                <w:rPr>
                  <w:lang w:val="de-DE"/>
                </w:rPr>
                <w:t>Kaule G (1973) Die Vegetation der Moore im Hinteren Bayerischen Wald</w:t>
              </w:r>
            </w:p>
            <w:p w14:paraId="5498EA93" w14:textId="77777777" w:rsidR="00C452D3" w:rsidRDefault="00C452D3" w:rsidP="00C452D3">
              <w:pPr>
                <w:pStyle w:val="CitaviBibliographyEntry"/>
              </w:pPr>
              <w:bookmarkStart w:id="154" w:name="_CTVL0018891eb9ec33e4c9e984344ec01c0c6f5"/>
              <w:bookmarkEnd w:id="153"/>
              <w:r>
                <w:t>Keeton WS (2006) Managing for late-successional/old-growth characteristics in northern hardwood-conifer forests. Forest Ecology and Management 235:129–142. https://www.sciencedirect.com/science/article/pii/S0378112706005214</w:t>
              </w:r>
            </w:p>
            <w:p w14:paraId="0C035F26" w14:textId="77777777" w:rsidR="00C452D3" w:rsidRDefault="00C452D3" w:rsidP="00C452D3">
              <w:pPr>
                <w:pStyle w:val="CitaviBibliographyEntry"/>
              </w:pPr>
              <w:bookmarkStart w:id="155" w:name="_CTVL001f5a4dee96eef4729bb009241e715671f"/>
              <w:bookmarkEnd w:id="154"/>
              <w:r w:rsidRPr="00C452D3">
                <w:rPr>
                  <w:lang w:val="de-DE"/>
                </w:rPr>
                <w:t xml:space="preserve">Kramer H, Akça A (2002) Leitfaden zur Waldmeßlehre, 4th edn. </w:t>
              </w:r>
              <w:r>
                <w:t>Sauerländer, Frankfurt am Main</w:t>
              </w:r>
            </w:p>
            <w:p w14:paraId="57840500" w14:textId="77777777" w:rsidR="00C452D3" w:rsidRPr="00C452D3" w:rsidRDefault="00C452D3" w:rsidP="00C452D3">
              <w:pPr>
                <w:pStyle w:val="CitaviBibliographyEntry"/>
                <w:rPr>
                  <w:lang w:val="de-DE"/>
                </w:rPr>
              </w:pPr>
              <w:bookmarkStart w:id="156" w:name="_CTVL00137a961de7ec04963b8a5d44305df7f45"/>
              <w:bookmarkEnd w:id="155"/>
              <w:r>
                <w:t xml:space="preserve">Lassauce A, Paillet Y, Jactel </w:t>
              </w:r>
              <w:bookmarkEnd w:id="156"/>
              <w:r>
                <w:t>H</w:t>
              </w:r>
              <w:r w:rsidRPr="00C452D3">
                <w:rPr>
                  <w:i/>
                </w:rPr>
                <w:t xml:space="preserve"> et al </w:t>
              </w:r>
              <w:r w:rsidRPr="00C452D3">
                <w:t xml:space="preserve">(2011) Deadwood as a surrogate for forest biodiversity: Meta-analysis of correlations between deadwood volume and species richness of </w:t>
              </w:r>
              <w:r w:rsidRPr="00C452D3">
                <w:lastRenderedPageBreak/>
                <w:t xml:space="preserve">saproxylic organisms. </w:t>
              </w:r>
              <w:r w:rsidRPr="00C452D3">
                <w:rPr>
                  <w:lang w:val="de-DE"/>
                </w:rPr>
                <w:t>Ecological Indicators 11:1027–1039. https://www.sciencedirect.com/science/article/pii/S1470160X11000380</w:t>
              </w:r>
            </w:p>
            <w:p w14:paraId="5BF9911F" w14:textId="77777777" w:rsidR="00C452D3" w:rsidRPr="00623418" w:rsidRDefault="00C452D3" w:rsidP="00C452D3">
              <w:pPr>
                <w:pStyle w:val="CitaviBibliographyEntry"/>
                <w:rPr>
                  <w:lang w:val="de-DE"/>
                </w:rPr>
              </w:pPr>
              <w:bookmarkStart w:id="157" w:name="_CTVL00144392d198dd84bb891a33b3f4e8f778b"/>
              <w:r w:rsidRPr="00C452D3">
                <w:rPr>
                  <w:lang w:val="de-DE"/>
                </w:rPr>
                <w:t xml:space="preserve">Lembcke G, Dittmar O, Knapp E Ertragstafel für die Kiefer (Pinus sylvestris, L.) im norddeutschen Tiefland. </w:t>
              </w:r>
              <w:r w:rsidRPr="00623418">
                <w:rPr>
                  <w:lang w:val="de-DE"/>
                </w:rPr>
                <w:t>Landesforstanstalt Eberswalde, Eberswalde. https://forst.brandenburg.de/sixcms/media.php/9/kieferetk.pdf. Accessed 20 Jul 2023</w:t>
              </w:r>
            </w:p>
            <w:p w14:paraId="451E64F4" w14:textId="77777777" w:rsidR="00C452D3" w:rsidRDefault="00C452D3" w:rsidP="00C452D3">
              <w:pPr>
                <w:pStyle w:val="CitaviBibliographyEntry"/>
              </w:pPr>
              <w:bookmarkStart w:id="158" w:name="_CTVL00185051c328a074bc6b1e4db73bd1ba19e"/>
              <w:bookmarkEnd w:id="157"/>
              <w:r>
                <w:t xml:space="preserve">Li C, Grayson R, Holden </w:t>
              </w:r>
              <w:bookmarkEnd w:id="158"/>
              <w:r>
                <w:t>J</w:t>
              </w:r>
              <w:r w:rsidRPr="00C452D3">
                <w:rPr>
                  <w:i/>
                </w:rPr>
                <w:t xml:space="preserve"> et al </w:t>
              </w:r>
              <w:r w:rsidRPr="00C452D3">
                <w:t>(2018) Erosion in peatlands: Recent research progress and future directions. Earth-Science Reviews 185:870–886. https://www.sciencedirect.com/science/article/pii/S0012825218300576</w:t>
              </w:r>
            </w:p>
            <w:p w14:paraId="5A870FB2" w14:textId="77777777" w:rsidR="00C452D3" w:rsidRPr="00C452D3" w:rsidRDefault="00C452D3" w:rsidP="00C452D3">
              <w:pPr>
                <w:pStyle w:val="CitaviBibliographyEntry"/>
                <w:rPr>
                  <w:lang w:val="de-DE"/>
                </w:rPr>
              </w:pPr>
              <w:bookmarkStart w:id="159" w:name="_CTVL001975a5b4eb8f347a89ac801bd0d19ce1c"/>
              <w:r w:rsidRPr="00C452D3">
                <w:rPr>
                  <w:lang w:val="de-DE"/>
                </w:rPr>
                <w:t xml:space="preserve">Lockow K-W Ertragstafel für die Roterle (Alnus glutinosa (L.) </w:t>
              </w:r>
              <w:r w:rsidRPr="00623418">
                <w:rPr>
                  <w:lang w:val="de-DE"/>
                </w:rPr>
                <w:t xml:space="preserve">Gaertn.) im nordostdeutschen Tiefland. </w:t>
              </w:r>
              <w:r w:rsidRPr="00C452D3">
                <w:rPr>
                  <w:lang w:val="de-DE"/>
                </w:rPr>
                <w:t>Forstliche Forschungsanstalt Eberswalde, Eberswalde. https://forst.brandenburg.de/sixcms/media.php/9/Roterle_ET.pdf. Accessed 20 Jul 2023</w:t>
              </w:r>
            </w:p>
            <w:p w14:paraId="40F3155E" w14:textId="77777777" w:rsidR="00C452D3" w:rsidRPr="00C452D3" w:rsidRDefault="00C452D3" w:rsidP="00C452D3">
              <w:pPr>
                <w:pStyle w:val="CitaviBibliographyEntry"/>
                <w:rPr>
                  <w:lang w:val="de-DE"/>
                </w:rPr>
              </w:pPr>
              <w:bookmarkStart w:id="160" w:name="_CTVL0015b88808399784ebba6dbf5d4df076cd7"/>
              <w:bookmarkEnd w:id="159"/>
              <w:r w:rsidRPr="00C452D3">
                <w:rPr>
                  <w:lang w:val="de-DE"/>
                </w:rPr>
                <w:t>Lockow K-W Ertragstafel für die Moorbirke (Betula pubescens Ehrh.) in Nordostdeutschland. Forstliche Forschungsanstalt Eberswalde, Eberswalde. https://forst.brandenburg.de/sixcms/media.php/9/Moorbirke_ET.pdf. Accessed 20 Jul 2023</w:t>
              </w:r>
            </w:p>
            <w:p w14:paraId="2985417C" w14:textId="77777777" w:rsidR="00C452D3" w:rsidRPr="00C452D3" w:rsidRDefault="00C452D3" w:rsidP="00C452D3">
              <w:pPr>
                <w:pStyle w:val="CitaviBibliographyEntry"/>
                <w:rPr>
                  <w:lang w:val="de-DE"/>
                </w:rPr>
              </w:pPr>
              <w:bookmarkStart w:id="161" w:name="_CTVL00187379d15bcc940e48f7900f8648d74af"/>
              <w:bookmarkEnd w:id="160"/>
              <w:r w:rsidRPr="00C452D3">
                <w:rPr>
                  <w:lang w:val="de-DE"/>
                </w:rPr>
                <w:t>Lockow K-W Ertragstafel für die Sandbirke (Betula pendula Roth) in Nordostdeutschland. Forstliche Forschungsanstalt Eberswalde, Eberswalde. https://forst.brandenburg.de/sixcms/media.php/9/Sandbirke_ET.pdf. Accessed 20 Jul 2023</w:t>
              </w:r>
            </w:p>
            <w:p w14:paraId="098E2B5C" w14:textId="77777777" w:rsidR="00C452D3" w:rsidRDefault="00C452D3" w:rsidP="00C452D3">
              <w:pPr>
                <w:pStyle w:val="CitaviBibliographyEntry"/>
              </w:pPr>
              <w:bookmarkStart w:id="162" w:name="_CTVL001e5b74e7b0af446d9a9451e7674cce240"/>
              <w:bookmarkEnd w:id="161"/>
              <w:r>
                <w:t xml:space="preserve">Lombardi F, COCOZZA C, LASSERRE </w:t>
              </w:r>
              <w:bookmarkEnd w:id="162"/>
              <w:r>
                <w:t>B</w:t>
              </w:r>
              <w:r w:rsidRPr="00C452D3">
                <w:rPr>
                  <w:i/>
                </w:rPr>
                <w:t xml:space="preserve"> et al </w:t>
              </w:r>
              <w:r w:rsidRPr="00C452D3">
                <w:t>(2011) Dendrochronological assessment of the time since death of dead wood in an old growth Magellan's beech forest, Navarino Island (Chile). Austral Ecology 36:329–340</w:t>
              </w:r>
            </w:p>
            <w:p w14:paraId="0A384252" w14:textId="77777777" w:rsidR="00C452D3" w:rsidRDefault="00C452D3" w:rsidP="00C452D3">
              <w:pPr>
                <w:pStyle w:val="CitaviBibliographyEntry"/>
              </w:pPr>
              <w:bookmarkStart w:id="163" w:name="_CTVL0019e226c1d82704d66a583181af5b504dd"/>
              <w:r>
                <w:t>Martins AC, Willig MR, Presley S</w:t>
              </w:r>
              <w:bookmarkEnd w:id="163"/>
              <w:r>
                <w:t>J</w:t>
              </w:r>
              <w:r w:rsidRPr="00C452D3">
                <w:rPr>
                  <w:i/>
                </w:rPr>
                <w:t xml:space="preserve"> et al </w:t>
              </w:r>
              <w:r w:rsidRPr="00C452D3">
                <w:t>(2017) Effects of forest height and vertical complexity on abundance and biodiversity of bats in Amazonia. Forest Ecology and Management 391:427–435. https://www.sciencedirect.com/science/article/pii/S0378112717302761</w:t>
              </w:r>
            </w:p>
            <w:p w14:paraId="6D547DCA" w14:textId="77777777" w:rsidR="00C452D3" w:rsidRDefault="00C452D3" w:rsidP="00C452D3">
              <w:pPr>
                <w:pStyle w:val="CitaviBibliographyEntry"/>
              </w:pPr>
              <w:bookmarkStart w:id="164" w:name="_CTVL0019ce41ae9c711402789392d72617c2bb1"/>
              <w:r>
                <w:t>Matsuo T, Hiura T, Onoda Y (2022) Vertical and horizontal light heterogeneity along gradients of secondary succession in cool- and warm-temperate forests. Journal of vegetation science : official organ of the International Association for Vegetation Science 33:e13135</w:t>
              </w:r>
            </w:p>
            <w:p w14:paraId="52D2F359" w14:textId="77777777" w:rsidR="00C452D3" w:rsidRPr="00C452D3" w:rsidRDefault="00C452D3" w:rsidP="00C452D3">
              <w:pPr>
                <w:pStyle w:val="CitaviBibliographyEntry"/>
                <w:rPr>
                  <w:lang w:val="de-DE"/>
                </w:rPr>
              </w:pPr>
              <w:bookmarkStart w:id="165" w:name="_CTVL00146c511015d1a40639e54f3bfaae5735d"/>
              <w:bookmarkEnd w:id="164"/>
              <w:r w:rsidRPr="00C452D3">
                <w:rPr>
                  <w:lang w:val="de-DE"/>
                </w:rPr>
                <w:t xml:space="preserve">Müller-Kroehling S, Riegert F, Hertel </w:t>
              </w:r>
              <w:bookmarkEnd w:id="165"/>
              <w:r w:rsidRPr="00C452D3">
                <w:rPr>
                  <w:lang w:val="de-DE"/>
                </w:rPr>
                <w:t>M</w:t>
              </w:r>
              <w:r w:rsidRPr="00C452D3">
                <w:rPr>
                  <w:i/>
                  <w:lang w:val="de-DE"/>
                </w:rPr>
                <w:t xml:space="preserve"> et al </w:t>
              </w:r>
              <w:r w:rsidRPr="00C452D3">
                <w:rPr>
                  <w:lang w:val="de-DE"/>
                </w:rPr>
                <w:t xml:space="preserve">(2023) Ultimativer Kohlenstoffspeicher: Klimaschutz braucht Moorwälder. Bayerisches Landwirtschaftliches Wochenblatt. </w:t>
              </w:r>
              <w:r w:rsidRPr="00C452D3">
                <w:rPr>
                  <w:lang w:val="de-DE"/>
                </w:rPr>
                <w:lastRenderedPageBreak/>
                <w:t>https://www.wochenblatt-dlv.de/feld-stall/wald/ultimativer-kohlenstoffspeicher-klimaschutz-braucht-moorwaelder-574840</w:t>
              </w:r>
            </w:p>
            <w:p w14:paraId="361EA20A" w14:textId="77777777" w:rsidR="00C452D3" w:rsidRPr="00C452D3" w:rsidRDefault="00C452D3" w:rsidP="00C452D3">
              <w:pPr>
                <w:pStyle w:val="CitaviBibliographyEntry"/>
                <w:rPr>
                  <w:lang w:val="de-DE"/>
                </w:rPr>
              </w:pPr>
              <w:bookmarkStart w:id="166" w:name="_CTVL00130f3d9fc308248b7bf1babe45de0f101"/>
              <w:r w:rsidRPr="00C452D3">
                <w:rPr>
                  <w:lang w:val="de-DE"/>
                </w:rPr>
                <w:t>Müller-Kroehling S, Zollner A (2015) Moorschutz im Wald - gestern, heute, morgen. Moor und Wald schließen sich keineswegs aus. Und: Moorwälder sind ganz besonders schützenswerte Landschaftselemente. LWF aktuell:21–25. https://www.researchgate.net/profile/Stefan-Mueller-Kroehling/publication/325545647_Moorschutz_im_Wald_-_gestern_heute_morgen/links/5b6d54bd45851546c9f9bbf4/Moorschutz-im-Wald-gestern-heute-morgen.pdf</w:t>
              </w:r>
            </w:p>
            <w:p w14:paraId="6B36AECC" w14:textId="77777777" w:rsidR="00C452D3" w:rsidRDefault="00C452D3" w:rsidP="00C452D3">
              <w:pPr>
                <w:pStyle w:val="CitaviBibliographyEntry"/>
              </w:pPr>
              <w:bookmarkStart w:id="167" w:name="_CTVL00171380541d16945eb820c1bf8d578b75a"/>
              <w:bookmarkEnd w:id="166"/>
              <w:r>
                <w:t>NABU (2023) Moore in Deutschland. Available via https://www.nabu.de/natur-und-landschaft/moore/deutschland/index.html. Accessed 18 Oct 2023</w:t>
              </w:r>
            </w:p>
            <w:p w14:paraId="193E951C" w14:textId="77777777" w:rsidR="00C452D3" w:rsidRPr="00C452D3" w:rsidRDefault="00C452D3" w:rsidP="00C452D3">
              <w:pPr>
                <w:pStyle w:val="CitaviBibliographyEntry"/>
                <w:rPr>
                  <w:lang w:val="de-DE"/>
                </w:rPr>
              </w:pPr>
              <w:bookmarkStart w:id="168" w:name="_CTVL001088b7a133df841e995d11ef622b97b35"/>
              <w:bookmarkEnd w:id="167"/>
              <w:r w:rsidRPr="00C452D3">
                <w:rPr>
                  <w:lang w:val="de-DE"/>
                </w:rPr>
                <w:t>Neubauer M, Demant B (2016) Wurzeln als Kohlenstoffspeicher: Untersuchungen zur unterirdischen Biomasse von Birke, Eiche und Kiefer. Universitätsdruckerei Freiburg, Freiburg im Breisgau</w:t>
              </w:r>
            </w:p>
            <w:p w14:paraId="2111ADFE" w14:textId="77777777" w:rsidR="00C452D3" w:rsidRPr="00C452D3" w:rsidRDefault="00C452D3" w:rsidP="00C452D3">
              <w:pPr>
                <w:pStyle w:val="CitaviBibliographyEntry"/>
                <w:rPr>
                  <w:lang w:val="de-DE"/>
                </w:rPr>
              </w:pPr>
              <w:bookmarkStart w:id="169" w:name="_CTVL001106d83aa52ef41829c36c1e9921f2acd"/>
              <w:bookmarkEnd w:id="168"/>
              <w:r w:rsidRPr="00C452D3">
                <w:rPr>
                  <w:lang w:val="de-DE"/>
                </w:rPr>
                <w:t>Neuwirth E (2022) RColorBrewer: ColorBrewer Palettes</w:t>
              </w:r>
            </w:p>
            <w:p w14:paraId="41E2D07C" w14:textId="77777777" w:rsidR="00C452D3" w:rsidRDefault="00C452D3" w:rsidP="00C452D3">
              <w:pPr>
                <w:pStyle w:val="CitaviBibliographyEntry"/>
              </w:pPr>
              <w:bookmarkStart w:id="170" w:name="_CTVL0010dd8db6265284a25be797f8e5aec1240"/>
              <w:bookmarkEnd w:id="169"/>
              <w:r w:rsidRPr="00C452D3">
                <w:rPr>
                  <w:lang w:val="de-DE"/>
                </w:rPr>
                <w:t xml:space="preserve">Norris C, Hobson P, Ibisch PL (2012) Microclimate and vegetation function as indicators of forest thermodynamic efficiency. </w:t>
              </w:r>
              <w:r>
                <w:t>Journal of Applied Ecology 49:562–570</w:t>
              </w:r>
            </w:p>
            <w:p w14:paraId="027BE86B" w14:textId="77777777" w:rsidR="00C452D3" w:rsidRDefault="00C452D3" w:rsidP="00C452D3">
              <w:pPr>
                <w:pStyle w:val="CitaviBibliographyEntry"/>
              </w:pPr>
              <w:bookmarkStart w:id="171" w:name="_CTVL001768144a8cc004a5d9e47b806498f6a0f"/>
              <w:bookmarkEnd w:id="170"/>
              <w:r>
                <w:t>Ogle DH, Doll JC, Wheeler A</w:t>
              </w:r>
              <w:bookmarkEnd w:id="171"/>
              <w:r>
                <w:t>P</w:t>
              </w:r>
              <w:r w:rsidRPr="00C452D3">
                <w:rPr>
                  <w:i/>
                </w:rPr>
                <w:t xml:space="preserve"> et al </w:t>
              </w:r>
              <w:r w:rsidRPr="00C452D3">
                <w:t>(2023) FSA: Simple Fisheries Stock Assessment Methods</w:t>
              </w:r>
            </w:p>
            <w:p w14:paraId="4EFC3423" w14:textId="77777777" w:rsidR="00C452D3" w:rsidRDefault="00C452D3" w:rsidP="00C452D3">
              <w:pPr>
                <w:pStyle w:val="CitaviBibliographyEntry"/>
              </w:pPr>
              <w:bookmarkStart w:id="172" w:name="_CTVL00119752c8249874969a8d7889a7470927f"/>
              <w:r>
                <w:t xml:space="preserve">Pan Y, Birdsey RA, Fang </w:t>
              </w:r>
              <w:bookmarkEnd w:id="172"/>
              <w:r>
                <w:t>J</w:t>
              </w:r>
              <w:r w:rsidRPr="00C452D3">
                <w:rPr>
                  <w:i/>
                </w:rPr>
                <w:t xml:space="preserve"> et al </w:t>
              </w:r>
              <w:r w:rsidRPr="00C452D3">
                <w:t>(2011) A large and persistent carbon sink in the world's forests. Science (New York, N.Y.) 333:988–993</w:t>
              </w:r>
            </w:p>
            <w:p w14:paraId="4782ED35" w14:textId="77777777" w:rsidR="00C452D3" w:rsidRDefault="00C452D3" w:rsidP="00C452D3">
              <w:pPr>
                <w:pStyle w:val="CitaviBibliographyEntry"/>
              </w:pPr>
              <w:bookmarkStart w:id="173" w:name="_CTVL001a7b9ec07ce2f469c9f6a1f81e4db2c64"/>
              <w:r>
                <w:t>Pedersen TL (2023) patchwork: The Composer of Plots</w:t>
              </w:r>
            </w:p>
            <w:p w14:paraId="071812FD" w14:textId="77777777" w:rsidR="00C452D3" w:rsidRDefault="00C452D3" w:rsidP="00C452D3">
              <w:pPr>
                <w:pStyle w:val="CitaviBibliographyEntry"/>
              </w:pPr>
              <w:bookmarkStart w:id="174" w:name="_CTVL00196d408b1aa584068bdf693e5c6cb4c51"/>
              <w:bookmarkEnd w:id="173"/>
              <w:r>
                <w:t xml:space="preserve">Persiani AM, Audisio P, Lunghini </w:t>
              </w:r>
              <w:bookmarkEnd w:id="174"/>
              <w:r>
                <w:t>D</w:t>
              </w:r>
              <w:r w:rsidRPr="00C452D3">
                <w:rPr>
                  <w:i/>
                </w:rPr>
                <w:t xml:space="preserve"> et al </w:t>
              </w:r>
              <w:r w:rsidRPr="00C452D3">
                <w:t>(2010) Linking taxonomical and functional biodiversity of saproxylic fungi and beetles in broad‐leaved forests in southern Italy with varying management histories. Plant Biosystems - An International Journal Dealing with all Aspects of Plant Biology 144:250–261</w:t>
              </w:r>
            </w:p>
            <w:p w14:paraId="35D83BA0" w14:textId="77777777" w:rsidR="00C452D3" w:rsidRDefault="00C452D3" w:rsidP="00C452D3">
              <w:pPr>
                <w:pStyle w:val="CitaviBibliographyEntry"/>
              </w:pPr>
              <w:bookmarkStart w:id="175" w:name="_CTVL0013db517156c8644658891340617b0d4b3"/>
              <w:r w:rsidRPr="00C452D3">
                <w:rPr>
                  <w:lang w:val="de-DE"/>
                </w:rPr>
                <w:t xml:space="preserve">Pickert E, Bräutigam T (2017) Bodenregion der Altmoränenlandschaften - Niedermoore. </w:t>
              </w:r>
              <w:r>
                <w:t>LfULG Sachsen, Dresden</w:t>
              </w:r>
            </w:p>
            <w:p w14:paraId="2BC9EDD7" w14:textId="77777777" w:rsidR="00C452D3" w:rsidRDefault="00C452D3" w:rsidP="00C452D3">
              <w:pPr>
                <w:pStyle w:val="CitaviBibliographyEntry"/>
              </w:pPr>
              <w:bookmarkStart w:id="176" w:name="_CTVL001bae646b949a34d45bb83740640e968b2"/>
              <w:bookmarkEnd w:id="175"/>
              <w:r>
                <w:t>Prescott CE (2002) The influence of the forest canopy on nutrient cycling. Tree physiology 22:1193–1200</w:t>
              </w:r>
            </w:p>
            <w:p w14:paraId="033E0C11" w14:textId="77777777" w:rsidR="00C452D3" w:rsidRDefault="00C452D3" w:rsidP="00C452D3">
              <w:pPr>
                <w:pStyle w:val="CitaviBibliographyEntry"/>
              </w:pPr>
              <w:bookmarkStart w:id="177" w:name="_CTVL00110c39c60a02148658cb0be6bb41d341f"/>
              <w:bookmarkEnd w:id="176"/>
              <w:r>
                <w:t>QGIS Development Team (2023) QGIS Geographic Information System. QGIS Association</w:t>
              </w:r>
            </w:p>
            <w:p w14:paraId="4BA3434C" w14:textId="77777777" w:rsidR="00C452D3" w:rsidRDefault="00C452D3" w:rsidP="00C452D3">
              <w:pPr>
                <w:pStyle w:val="CitaviBibliographyEntry"/>
              </w:pPr>
              <w:bookmarkStart w:id="178" w:name="_CTVL001da8af6832aa34287a95de724465d5c4e"/>
              <w:bookmarkEnd w:id="177"/>
              <w:r>
                <w:t>R Core Team (2023) R: A Language and Environment for Statistical Computing. R Foundation for Statistical Computing, Vienna</w:t>
              </w:r>
            </w:p>
            <w:p w14:paraId="5C219792" w14:textId="77777777" w:rsidR="00C452D3" w:rsidRPr="00C743E3" w:rsidRDefault="00C452D3" w:rsidP="00C452D3">
              <w:pPr>
                <w:pStyle w:val="CitaviBibliographyEntry"/>
                <w:rPr>
                  <w:lang w:val="de-DE"/>
                </w:rPr>
              </w:pPr>
              <w:bookmarkStart w:id="179" w:name="_CTVL00162f9d042dd894c93a491832b8e3ef9e9"/>
              <w:bookmarkEnd w:id="178"/>
              <w:r>
                <w:lastRenderedPageBreak/>
                <w:t xml:space="preserve">Ramchunder SJ, Brown LE, Holden J (2009) Environmental effects of drainage, drain-blocking and prescribed vegetation burning in UK upland peatlands. </w:t>
              </w:r>
              <w:r w:rsidRPr="00C743E3">
                <w:rPr>
                  <w:lang w:val="de-DE"/>
                </w:rPr>
                <w:t>Progress in Physical Geography: Earth and Environment 33:49–79</w:t>
              </w:r>
            </w:p>
            <w:p w14:paraId="3F98B9EB" w14:textId="77777777" w:rsidR="00C452D3" w:rsidRPr="00C743E3" w:rsidRDefault="00C452D3" w:rsidP="00C452D3">
              <w:pPr>
                <w:pStyle w:val="CitaviBibliographyEntry"/>
                <w:rPr>
                  <w:lang w:val="de-DE"/>
                </w:rPr>
              </w:pPr>
              <w:bookmarkStart w:id="180" w:name="_CTVL00193014aee9ba1436a8e85564ac628e814"/>
              <w:bookmarkEnd w:id="179"/>
              <w:r w:rsidRPr="00C743E3">
                <w:rPr>
                  <w:lang w:val="de-DE"/>
                </w:rPr>
                <w:t>Rattay M, Sengbusch P von, Konold W (2016) Die ökologischen Auswirkungen der Grabenverschließungen im Eschengrundmoos (Gemeinde Hinterzarten). Moorkundliche Untersuchung der ältesten Wiedervernässungsmaßnahme im Schwarzwald. Berichte der Naturforschenden Gesellschaft zu Freiburg. https://www.zobodat.at/pdf/Berichte-naturf-Ges-Freiburg-Br_106_0129-0172.pdf</w:t>
              </w:r>
            </w:p>
            <w:p w14:paraId="5ECF5E08" w14:textId="77777777" w:rsidR="00C452D3" w:rsidRPr="00C743E3" w:rsidRDefault="00C452D3" w:rsidP="00C452D3">
              <w:pPr>
                <w:pStyle w:val="CitaviBibliographyEntry"/>
                <w:rPr>
                  <w:lang w:val="de-DE"/>
                </w:rPr>
              </w:pPr>
              <w:bookmarkStart w:id="181" w:name="_CTVL001eca637e240d24982bf234fa075c8639a"/>
              <w:bookmarkEnd w:id="180"/>
              <w:r w:rsidRPr="00C743E3">
                <w:rPr>
                  <w:lang w:val="de-DE"/>
                </w:rPr>
                <w:t xml:space="preserve">Riedel T, Hennig P, Kroiher </w:t>
              </w:r>
              <w:bookmarkEnd w:id="181"/>
              <w:r w:rsidRPr="00C743E3">
                <w:rPr>
                  <w:lang w:val="de-DE"/>
                </w:rPr>
                <w:t>F</w:t>
              </w:r>
              <w:r w:rsidRPr="00C743E3">
                <w:rPr>
                  <w:i/>
                  <w:lang w:val="de-DE"/>
                </w:rPr>
                <w:t xml:space="preserve"> et al </w:t>
              </w:r>
              <w:r w:rsidRPr="00C743E3">
                <w:rPr>
                  <w:lang w:val="de-DE"/>
                </w:rPr>
                <w:t>(2017) Die dritte Bundeswaldinventur (BWI 2012). Inventur- und Auswertungsmethoden. Bundesministerium für Ernährung und Landwirtschaft, Eberswalde</w:t>
              </w:r>
            </w:p>
            <w:p w14:paraId="1F3B36E3" w14:textId="77777777" w:rsidR="00C452D3" w:rsidRDefault="00C452D3" w:rsidP="00C452D3">
              <w:pPr>
                <w:pStyle w:val="CitaviBibliographyEntry"/>
              </w:pPr>
              <w:bookmarkStart w:id="182" w:name="_CTVL001549b62e43f564301b9e627cf07c3c47f"/>
              <w:r w:rsidRPr="00C743E3">
                <w:rPr>
                  <w:lang w:val="de-DE"/>
                </w:rPr>
                <w:t xml:space="preserve">Roulet NT, Moore TR (1995) The effect of forestry drainage practices on the emission of methane from northern peatlands. </w:t>
              </w:r>
              <w:r>
                <w:t>Can. J. For. Res. 25:491–499</w:t>
              </w:r>
            </w:p>
            <w:p w14:paraId="0F308A36" w14:textId="77777777" w:rsidR="00C452D3" w:rsidRDefault="00C452D3" w:rsidP="00C452D3">
              <w:pPr>
                <w:pStyle w:val="CitaviBibliographyEntry"/>
              </w:pPr>
              <w:bookmarkStart w:id="183" w:name="_CTVL001e3ab9413a20c4959a2fa4139632364c2"/>
              <w:bookmarkEnd w:id="182"/>
              <w:r>
                <w:t>RStudio Team (2023) RStudio: Integrated Development Environment for R. RStudio, PBC, Boston, MA</w:t>
              </w:r>
            </w:p>
            <w:p w14:paraId="25C5EC41" w14:textId="77777777" w:rsidR="00C452D3" w:rsidRDefault="00C452D3" w:rsidP="00C452D3">
              <w:pPr>
                <w:pStyle w:val="CitaviBibliographyEntry"/>
              </w:pPr>
              <w:bookmarkStart w:id="184" w:name="_CTVL0013220838a8c70420fb661dac4bbdd5c71"/>
              <w:bookmarkEnd w:id="183"/>
              <w:r>
                <w:t xml:space="preserve">Sabatini FM, Burrascano S, Lombardi </w:t>
              </w:r>
              <w:bookmarkEnd w:id="184"/>
              <w:r>
                <w:t>F</w:t>
              </w:r>
              <w:r w:rsidRPr="00C452D3">
                <w:rPr>
                  <w:i/>
                </w:rPr>
                <w:t xml:space="preserve"> et al </w:t>
              </w:r>
              <w:r w:rsidRPr="00C452D3">
                <w:t>(2015) An index of structural complexity for Apennine beech forests. iForest 8:314–323</w:t>
              </w:r>
            </w:p>
            <w:p w14:paraId="737BF4AD" w14:textId="77777777" w:rsidR="00C452D3" w:rsidRPr="00C743E3" w:rsidRDefault="00C452D3" w:rsidP="00C452D3">
              <w:pPr>
                <w:pStyle w:val="CitaviBibliographyEntry"/>
                <w:rPr>
                  <w:lang w:val="de-DE"/>
                </w:rPr>
              </w:pPr>
              <w:bookmarkStart w:id="185" w:name="_CTVL0016eb1b64b70664fe38721e1fd42f07c71"/>
              <w:r w:rsidRPr="00C743E3">
                <w:rPr>
                  <w:lang w:val="de-DE"/>
                </w:rPr>
                <w:t>Sauerbrey R, Lehrkamp H, Holz C (2002) Zum Wandel der Bodenform in den Niedermoorgebieten Brandenburgs durch langjährige Nutzung. Telma:199–206. https://e-docs.geo-leo.de/bitstream/handle/11858/7194/Sauerbrey%2c%20R.pdf?sequence=1&amp;isAllowed=y</w:t>
              </w:r>
            </w:p>
            <w:p w14:paraId="2ABF90A5" w14:textId="77777777" w:rsidR="00C452D3" w:rsidRPr="00C743E3" w:rsidRDefault="00C452D3" w:rsidP="00C452D3">
              <w:pPr>
                <w:pStyle w:val="CitaviBibliographyEntry"/>
                <w:rPr>
                  <w:lang w:val="de-DE"/>
                </w:rPr>
              </w:pPr>
              <w:bookmarkStart w:id="186" w:name="_CTVL001005e229b806b488f9b567f6ee2922a74"/>
              <w:bookmarkEnd w:id="185"/>
              <w:r w:rsidRPr="00C743E3">
                <w:rPr>
                  <w:lang w:val="de-DE"/>
                </w:rPr>
                <w:t>Schober R (1995) Ertragstafeln wichtiger Baumarten bei verschiedener Durchforstung, 4th edn. Sauerländer, Frankfurt am Main</w:t>
              </w:r>
            </w:p>
            <w:p w14:paraId="29440BB5" w14:textId="77777777" w:rsidR="00C452D3" w:rsidRPr="00623418" w:rsidRDefault="00C452D3" w:rsidP="00C452D3">
              <w:pPr>
                <w:pStyle w:val="CitaviBibliographyEntry"/>
              </w:pPr>
              <w:bookmarkStart w:id="187" w:name="_CTVL0015f2b571be2204065bc63180fa55025c8"/>
              <w:bookmarkEnd w:id="186"/>
              <w:r w:rsidRPr="00C743E3">
                <w:rPr>
                  <w:lang w:val="de-DE"/>
                </w:rPr>
                <w:t xml:space="preserve">Schrautzer J, Trepel M Niedermoore im Östlichen Hügelland. </w:t>
              </w:r>
              <w:r w:rsidRPr="00623418">
                <w:t>Tuexenia Beiheft, Göttingen. https://www.researchgate.net/profile/Michael-Trepel/publication/265702714_Niedermoore_im_Ostlichen_Hugelland/links/549fe5510cf257a635fe8dc9/Niedermoore-im-Oestlichen-Huegelland.pdf. Accessed 5 Nov 2023</w:t>
              </w:r>
            </w:p>
            <w:p w14:paraId="71FAFC69" w14:textId="77777777" w:rsidR="00C452D3" w:rsidRPr="00C743E3" w:rsidRDefault="00C452D3" w:rsidP="00C452D3">
              <w:pPr>
                <w:pStyle w:val="CitaviBibliographyEntry"/>
                <w:rPr>
                  <w:lang w:val="de-DE"/>
                </w:rPr>
              </w:pPr>
              <w:bookmarkStart w:id="188" w:name="_CTVL00179ce439d27814848a7eae7624a46c84c"/>
              <w:bookmarkEnd w:id="187"/>
              <w:r w:rsidRPr="00C743E3">
                <w:rPr>
                  <w:lang w:val="de-DE"/>
                </w:rPr>
                <w:t>Sloboda J, Gaffrey D, Matsumura N (1993) Regionale und lokale Systeme von Höhenkurven gleichartiger Waldbestände. Allgemeine Forst und Jagdzeitung 12:225–228</w:t>
              </w:r>
            </w:p>
            <w:p w14:paraId="387A8B96" w14:textId="77777777" w:rsidR="00C452D3" w:rsidRDefault="00C452D3" w:rsidP="00C452D3">
              <w:pPr>
                <w:pStyle w:val="CitaviBibliographyEntry"/>
              </w:pPr>
              <w:bookmarkStart w:id="189" w:name="_CTVL001c200560856d34af0b461265e34805843"/>
              <w:bookmarkEnd w:id="188"/>
              <w:r w:rsidRPr="00C743E3">
                <w:rPr>
                  <w:lang w:val="de-DE"/>
                </w:rPr>
                <w:t xml:space="preserve">Stegink-Hindriks L (2022) Forstwirtschaftliche Nutzung. MoorIS. </w:t>
              </w:r>
              <w:r>
                <w:t>Available via https://mooris-niedersachsen.de/?pgId=27. Accessed 23 Nov 2023</w:t>
              </w:r>
            </w:p>
            <w:p w14:paraId="1A87B517" w14:textId="77777777" w:rsidR="00C452D3" w:rsidRDefault="00C452D3" w:rsidP="00C452D3">
              <w:pPr>
                <w:pStyle w:val="CitaviBibliographyEntry"/>
              </w:pPr>
              <w:bookmarkStart w:id="190" w:name="_CTVL00167f2af41b74244068001447c16c7ce02"/>
              <w:bookmarkEnd w:id="189"/>
              <w:r>
                <w:lastRenderedPageBreak/>
                <w:t xml:space="preserve">Stephenson NL, Das AJ, Condit </w:t>
              </w:r>
              <w:bookmarkEnd w:id="190"/>
              <w:r>
                <w:t>R</w:t>
              </w:r>
              <w:r w:rsidRPr="00C452D3">
                <w:rPr>
                  <w:i/>
                </w:rPr>
                <w:t xml:space="preserve"> et al </w:t>
              </w:r>
              <w:r w:rsidRPr="00C452D3">
                <w:t>(2014) Rate of tree carbon accumulation increases continuously with tree size. Nature 507:90–93. https://www.nature.com/articles/nature12914</w:t>
              </w:r>
            </w:p>
            <w:p w14:paraId="7D2B151C" w14:textId="77777777" w:rsidR="00C452D3" w:rsidRDefault="00C452D3" w:rsidP="00C452D3">
              <w:pPr>
                <w:pStyle w:val="CitaviBibliographyEntry"/>
              </w:pPr>
              <w:bookmarkStart w:id="191" w:name="_CTVL0017fd012d39cdd4db0be6545ee44464ff6"/>
              <w:r>
                <w:t>Storch F, Boch S, Gossner M</w:t>
              </w:r>
              <w:bookmarkEnd w:id="191"/>
              <w:r>
                <w:t>M</w:t>
              </w:r>
              <w:r w:rsidRPr="00C452D3">
                <w:rPr>
                  <w:i/>
                </w:rPr>
                <w:t xml:space="preserve"> et al </w:t>
              </w:r>
              <w:r w:rsidRPr="00C452D3">
                <w:t>(2023) Linking structure and species richness to support forest biodiversity monitoring at large scales. Annals of Forest Science 80</w:t>
              </w:r>
            </w:p>
            <w:p w14:paraId="5869E613" w14:textId="77777777" w:rsidR="00C452D3" w:rsidRPr="00C743E3" w:rsidRDefault="00C452D3" w:rsidP="00C452D3">
              <w:pPr>
                <w:pStyle w:val="CitaviBibliographyEntry"/>
                <w:rPr>
                  <w:lang w:val="de-DE"/>
                </w:rPr>
              </w:pPr>
              <w:bookmarkStart w:id="192" w:name="_CTVL0013d292efa821a48eeab49fb1df019d9f7"/>
              <w:r>
                <w:t xml:space="preserve">Storch F, Dormann CF, Bauhus J (2018) Quantifying forest structural diversity based on large-scale inventory data: a new approach to support biodiversity monitoring. </w:t>
              </w:r>
              <w:r w:rsidRPr="00C743E3">
                <w:rPr>
                  <w:lang w:val="de-DE"/>
                </w:rPr>
                <w:t>Forest Ecosystems 5</w:t>
              </w:r>
            </w:p>
            <w:p w14:paraId="47A7A94D" w14:textId="77777777" w:rsidR="00C452D3" w:rsidRPr="00C743E3" w:rsidRDefault="00C452D3" w:rsidP="00C452D3">
              <w:pPr>
                <w:pStyle w:val="CitaviBibliographyEntry"/>
                <w:rPr>
                  <w:lang w:val="de-DE"/>
                </w:rPr>
              </w:pPr>
              <w:bookmarkStart w:id="193" w:name="_CTVL00117daa1ef309143bea5876b0f95855981"/>
              <w:bookmarkEnd w:id="192"/>
              <w:r w:rsidRPr="00C743E3">
                <w:rPr>
                  <w:lang w:val="de-DE"/>
                </w:rPr>
                <w:t>Succow M, Jeschke L (2022) Deutschlands Moore. Ihr Schicksal in unserer Kulturlandschaft. Natur+Text, Rangsdorf</w:t>
              </w:r>
            </w:p>
            <w:p w14:paraId="168092B6" w14:textId="77777777" w:rsidR="00C452D3" w:rsidRDefault="00C452D3" w:rsidP="00C452D3">
              <w:pPr>
                <w:pStyle w:val="CitaviBibliographyEntry"/>
              </w:pPr>
              <w:bookmarkStart w:id="194" w:name="_CTVL0017f9d713ee2174ebf8f7720ca57528993"/>
              <w:bookmarkEnd w:id="193"/>
              <w:r w:rsidRPr="00C743E3">
                <w:rPr>
                  <w:lang w:val="de-DE"/>
                </w:rPr>
                <w:t xml:space="preserve">Thünen-Institut (2012) Dritte Bundeswaldinventur - Ergebnisdatenbank. 5.02 Zuwachs des Vorrates [m³/ha*a] nach Land und Baumartengruppe. </w:t>
              </w:r>
              <w:r>
                <w:t>Thünen-Institut für Waldökosysteme. Available via https://bwi.info/</w:t>
              </w:r>
            </w:p>
            <w:p w14:paraId="4702C6D7" w14:textId="77777777" w:rsidR="00C452D3" w:rsidRDefault="00C452D3" w:rsidP="00C452D3">
              <w:pPr>
                <w:pStyle w:val="CitaviBibliographyEntry"/>
              </w:pPr>
              <w:bookmarkStart w:id="195" w:name="_CTVL001ad3689e87bcd490d84aed54d44119f6e"/>
              <w:bookmarkEnd w:id="194"/>
              <w:r>
                <w:t>UN WFP (2019) World Administrative Boundaries. World Food Programme (UN Agency)</w:t>
              </w:r>
            </w:p>
            <w:p w14:paraId="615DA4E2" w14:textId="77777777" w:rsidR="00C452D3" w:rsidRDefault="00C452D3" w:rsidP="00C452D3">
              <w:pPr>
                <w:pStyle w:val="CitaviBibliographyEntry"/>
              </w:pPr>
              <w:bookmarkStart w:id="196" w:name="_CTVL001a7a97eda6e7847ad9eec8cce65e9c514"/>
              <w:bookmarkEnd w:id="195"/>
              <w:r>
                <w:t>van Laar A, Akça A (2007) Growth And Yield. In: van Laar A, Akça A (eds) Forest mensuration, 2nd edn. Springer, Dordrecht, pp 201–227</w:t>
              </w:r>
            </w:p>
            <w:p w14:paraId="6B755A0E" w14:textId="77777777" w:rsidR="00C452D3" w:rsidRDefault="00C452D3" w:rsidP="00C452D3">
              <w:pPr>
                <w:pStyle w:val="CitaviBibliographyEntry"/>
              </w:pPr>
              <w:bookmarkStart w:id="197" w:name="_CTVL001aa5da495f6164822b27a9e96cc6adc48"/>
              <w:bookmarkEnd w:id="196"/>
              <w:r>
                <w:t>Vonderach C, Kublin E, Kändler G (2023) TapeS: Tree Taper Curves and Sorting Based on 'TapeR'</w:t>
              </w:r>
            </w:p>
            <w:p w14:paraId="02D03E8E" w14:textId="77777777" w:rsidR="00C452D3" w:rsidRPr="00C743E3" w:rsidRDefault="00C452D3" w:rsidP="00C452D3">
              <w:pPr>
                <w:pStyle w:val="CitaviBibliographyEntry"/>
                <w:rPr>
                  <w:lang w:val="de-DE"/>
                </w:rPr>
              </w:pPr>
              <w:bookmarkStart w:id="198" w:name="_CTVL001aa0bd62b0214492589a4ddecad201b4e"/>
              <w:bookmarkEnd w:id="197"/>
              <w:r w:rsidRPr="00C743E3">
                <w:rPr>
                  <w:lang w:val="de-DE"/>
                </w:rPr>
                <w:t>Weis W, Kölling C, Schäff T (2016) Kronennutzung aus nährstoffkundlicher Siche. LWF aktuell:16–19. https://www.lwf.bayern.de/mam/cms04/boden-klima/dateien/a108_kronennutzung_aus_naehrstoffkundlicher_sicht_gesch.pdf</w:t>
              </w:r>
            </w:p>
            <w:p w14:paraId="7CC76D2B" w14:textId="77777777" w:rsidR="00C452D3" w:rsidRDefault="00C452D3" w:rsidP="00C452D3">
              <w:pPr>
                <w:pStyle w:val="CitaviBibliographyEntry"/>
              </w:pPr>
              <w:bookmarkStart w:id="199" w:name="_CTVL001415f4316414c4a0692add2d881e8cdeb"/>
              <w:bookmarkEnd w:id="198"/>
              <w:r w:rsidRPr="00C743E3">
                <w:rPr>
                  <w:lang w:val="de-DE"/>
                </w:rPr>
                <w:t xml:space="preserve">Wellbrock N, Makowski V, Bielefeldt </w:t>
              </w:r>
              <w:bookmarkEnd w:id="199"/>
              <w:r w:rsidRPr="00C743E3">
                <w:rPr>
                  <w:lang w:val="de-DE"/>
                </w:rPr>
                <w:t>J</w:t>
              </w:r>
              <w:r w:rsidRPr="00C743E3">
                <w:rPr>
                  <w:i/>
                  <w:lang w:val="de-DE"/>
                </w:rPr>
                <w:t xml:space="preserve"> et al </w:t>
              </w:r>
              <w:r w:rsidRPr="00C743E3">
                <w:rPr>
                  <w:lang w:val="de-DE"/>
                </w:rPr>
                <w:t xml:space="preserve">(2022) Arbeitsanleitung für die dritte Bodenzustandserhebung im Wald (BZE III). </w:t>
              </w:r>
              <w:r w:rsidRPr="00C452D3">
                <w:t>Thünen Working Paper. https://literatur.thuenen.de/digbib_extern/dn064965.pdf</w:t>
              </w:r>
            </w:p>
            <w:p w14:paraId="3C81A333" w14:textId="77777777" w:rsidR="00C452D3" w:rsidRPr="00C743E3" w:rsidRDefault="00C452D3" w:rsidP="00C452D3">
              <w:pPr>
                <w:pStyle w:val="CitaviBibliographyEntry"/>
                <w:rPr>
                  <w:lang w:val="de-DE"/>
                </w:rPr>
              </w:pPr>
              <w:bookmarkStart w:id="200" w:name="_CTVL00170969fbc285d41c7b97f0d3738d9035f"/>
              <w:r w:rsidRPr="00C743E3">
                <w:rPr>
                  <w:lang w:val="de-DE"/>
                </w:rPr>
                <w:t>Wende G, Schlenz S (2017) "Seilakt" im Moorwald. Seilbahnbringung bringt Waldnutzung und Waldnaturschutz auf sensiblen Moorstandorten unter einen Hut. LWF aktuell:42–44. https://www.lwf.bayern.de/mam/cms04/forsttechnik-holz/dateien/a115_schlenz_moorwald.pdf</w:t>
              </w:r>
            </w:p>
            <w:p w14:paraId="2D4B5D31" w14:textId="77777777" w:rsidR="00C452D3" w:rsidRDefault="00C452D3" w:rsidP="00C452D3">
              <w:pPr>
                <w:pStyle w:val="CitaviBibliographyEntry"/>
              </w:pPr>
              <w:bookmarkStart w:id="201" w:name="_CTVL0012ffe7efe8b244ae0a9efbdcdfd5266d9"/>
              <w:bookmarkEnd w:id="200"/>
              <w:r>
                <w:t>Wickham H (2016) ggplot2: Elegant Graphics for Data Analytics. Springer, New York</w:t>
              </w:r>
            </w:p>
            <w:p w14:paraId="0F5E282C" w14:textId="77777777" w:rsidR="00C452D3" w:rsidRDefault="00C452D3" w:rsidP="00C452D3">
              <w:pPr>
                <w:pStyle w:val="CitaviBibliographyEntry"/>
              </w:pPr>
              <w:bookmarkStart w:id="202" w:name="_CTVL001568edd0def67462faef4d05b2b323521"/>
              <w:bookmarkEnd w:id="201"/>
              <w:r>
                <w:t>Xintu L (2009) Conditions of Peat Formation. In: Jinsheng G (ed) Coal, Oil Shale, Natural Bitumen, Heavy Oil and Peat. EOLSS Publications, pp 298–308</w:t>
              </w:r>
            </w:p>
            <w:p w14:paraId="6D00A8DB" w14:textId="77777777" w:rsidR="00C452D3" w:rsidRDefault="00C452D3" w:rsidP="00C452D3">
              <w:pPr>
                <w:pStyle w:val="CitaviBibliographyEntry"/>
              </w:pPr>
              <w:bookmarkStart w:id="203" w:name="_CTVL0019e0494ee68994b18a292d14a366c1bf1"/>
              <w:bookmarkEnd w:id="202"/>
              <w:r>
                <w:lastRenderedPageBreak/>
                <w:t xml:space="preserve">Xu J, Morris PJ, Liu </w:t>
              </w:r>
              <w:bookmarkEnd w:id="203"/>
              <w:r>
                <w:t>J</w:t>
              </w:r>
              <w:r w:rsidRPr="00C452D3">
                <w:rPr>
                  <w:i/>
                </w:rPr>
                <w:t xml:space="preserve"> et al </w:t>
              </w:r>
              <w:r w:rsidRPr="00C452D3">
                <w:t>(2018) PEATMAP: Refining estimates of global peatland distribution based on a meta-analysis. CATENA 160:134–140</w:t>
              </w:r>
            </w:p>
            <w:p w14:paraId="497799E2" w14:textId="77777777" w:rsidR="00C452D3" w:rsidRPr="00C743E3" w:rsidRDefault="00C452D3" w:rsidP="00C452D3">
              <w:pPr>
                <w:pStyle w:val="CitaviBibliographyEntry"/>
                <w:rPr>
                  <w:lang w:val="de-DE"/>
                </w:rPr>
              </w:pPr>
              <w:bookmarkStart w:id="204" w:name="_CTVL001dffd241cb7154318ba9e0a852cf4a387"/>
              <w:r>
                <w:t>Yu Z, Loisel J, Brosseau D</w:t>
              </w:r>
              <w:bookmarkEnd w:id="204"/>
              <w:r>
                <w:t>P</w:t>
              </w:r>
              <w:r w:rsidRPr="00C452D3">
                <w:rPr>
                  <w:i/>
                </w:rPr>
                <w:t xml:space="preserve"> et al </w:t>
              </w:r>
              <w:r w:rsidRPr="00C452D3">
                <w:t xml:space="preserve">(2010) Global peatland dynamics since the Last Glacial Maximum. </w:t>
              </w:r>
              <w:r w:rsidRPr="00C743E3">
                <w:rPr>
                  <w:lang w:val="de-DE"/>
                </w:rPr>
                <w:t>Geophys. Res. Lett. 37:n/a-n/a</w:t>
              </w:r>
            </w:p>
            <w:p w14:paraId="408212D4" w14:textId="77777777" w:rsidR="00C452D3" w:rsidRPr="00C743E3" w:rsidRDefault="00C452D3" w:rsidP="00C452D3">
              <w:pPr>
                <w:pStyle w:val="CitaviBibliographyEntry"/>
                <w:rPr>
                  <w:lang w:val="de-DE"/>
                </w:rPr>
              </w:pPr>
              <w:bookmarkStart w:id="205" w:name="_CTVL001246818bfee2d498a868a16b5909abbb2"/>
              <w:r w:rsidRPr="00C743E3">
                <w:rPr>
                  <w:lang w:val="de-DE"/>
                </w:rPr>
                <w:t>Zollner A (1993) Renaturierung von bewaldeten Mooren im Oberbayerischen Staatswald</w:t>
              </w:r>
            </w:p>
            <w:p w14:paraId="41AE10D0" w14:textId="3444369D" w:rsidR="006053BB" w:rsidRPr="00454D70" w:rsidRDefault="00C452D3" w:rsidP="00C452D3">
              <w:pPr>
                <w:pStyle w:val="CitaviBibliographyEntry"/>
                <w:rPr>
                  <w:lang w:val="de-DE"/>
                </w:rPr>
              </w:pPr>
              <w:bookmarkStart w:id="206" w:name="_CTVL001580d238b6bbe42b097c1af0695ee779b"/>
              <w:bookmarkEnd w:id="205"/>
              <w:r w:rsidRPr="00C743E3">
                <w:rPr>
                  <w:lang w:val="de-DE"/>
                </w:rPr>
                <w:t>Zollner A, Cronauer H (1998) Wiedervernässung und Durchforstung als Maßnahmen zur Renaturierung bewaldeter Moore in Bayern. erste Versuchsergebnisse. Laufener Spezialbeiträge und Laufener Seminararbeitsräge (LSB):55–64. https://www.zobodat.at/pdf/Laufener-Spez-u-Seminarbeitr_6_1998_0055-0064.pd</w:t>
              </w:r>
              <w:bookmarkEnd w:id="206"/>
              <w:r w:rsidRPr="00C743E3">
                <w:rPr>
                  <w:lang w:val="de-DE"/>
                </w:rPr>
                <w:t>f</w:t>
              </w:r>
              <w:r w:rsidR="006053BB">
                <w:fldChar w:fldCharType="end"/>
              </w:r>
              <w:sdt>
                <w:sdtPr>
                  <w:alias w:val=""/>
                  <w:tag w:val="CitaviBibliographyEntries"/>
                  <w:id w:val="-1858183862"/>
                  <w15:appearance w15:val="hidden"/>
                </w:sdtPr>
                <w:sdtEndPr/>
                <w:sdtContent>
                  <w:sdt>
                    <w:sdtPr>
                      <w:alias w:val=""/>
                      <w:tag w:val="BibliographyEntry48"/>
                      <w:id w:val="-1840690405"/>
                      <w15:appearance w15:val="hidden"/>
                    </w:sdtPr>
                    <w:sdtEndPr/>
                    <w:sdtContent/>
                  </w:sdt>
                </w:sdtContent>
              </w:sdt>
            </w:p>
            <w:p w14:paraId="7818BEBF" w14:textId="4DC7CFC8" w:rsidR="000A3F19" w:rsidRPr="00557EE2" w:rsidRDefault="00EB54D1" w:rsidP="00A74A03">
              <w:pPr>
                <w:pStyle w:val="CitaviBibliographyEntry"/>
                <w:rPr>
                  <w:lang w:val="de-DE"/>
                </w:rPr>
              </w:pPr>
            </w:p>
          </w:sdtContent>
        </w:sdt>
      </w:sdtContent>
    </w:sdt>
    <w:p w14:paraId="1D03808B" w14:textId="33D495C9" w:rsidR="00012A71" w:rsidRPr="00557EE2" w:rsidRDefault="00012A71">
      <w:pPr>
        <w:spacing w:line="259" w:lineRule="auto"/>
        <w:jc w:val="left"/>
        <w:rPr>
          <w:lang w:val="de-DE"/>
        </w:rPr>
      </w:pPr>
      <w:r w:rsidRPr="00557EE2">
        <w:rPr>
          <w:lang w:val="de-DE"/>
        </w:rPr>
        <w:br w:type="page"/>
      </w:r>
    </w:p>
    <w:p w14:paraId="7D83034D" w14:textId="77777777" w:rsidR="00C01DE8" w:rsidRPr="00557EE2" w:rsidRDefault="00C01DE8">
      <w:pPr>
        <w:spacing w:line="259" w:lineRule="auto"/>
        <w:jc w:val="left"/>
        <w:rPr>
          <w:lang w:val="de-DE"/>
        </w:rPr>
      </w:pPr>
    </w:p>
    <w:p w14:paraId="3043DF6B" w14:textId="77777777" w:rsidR="00C01DE8" w:rsidRDefault="00C01DE8">
      <w:pPr>
        <w:spacing w:line="259" w:lineRule="auto"/>
        <w:jc w:val="left"/>
        <w:rPr>
          <w:lang w:val="de-DE"/>
        </w:rPr>
      </w:pPr>
    </w:p>
    <w:p w14:paraId="5808B56F" w14:textId="2AEB3957" w:rsidR="00BF76EF" w:rsidRPr="00557EE2" w:rsidRDefault="00BF76EF">
      <w:pPr>
        <w:spacing w:line="259" w:lineRule="auto"/>
        <w:jc w:val="left"/>
        <w:rPr>
          <w:lang w:val="de-DE"/>
        </w:rPr>
        <w:sectPr w:rsidR="00BF76EF" w:rsidRPr="00557EE2" w:rsidSect="000A3F19">
          <w:headerReference w:type="even" r:id="rId28"/>
          <w:headerReference w:type="default" r:id="rId2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3A48F9B3" w14:textId="77777777" w:rsidR="000A3F19" w:rsidRPr="009179FB" w:rsidRDefault="000A3F19" w:rsidP="000A3F19">
      <w:pPr>
        <w:pStyle w:val="Verzeichnisse"/>
      </w:pPr>
      <w:bookmarkStart w:id="207" w:name="_Toc152595792"/>
      <w:r w:rsidRPr="009179FB">
        <w:lastRenderedPageBreak/>
        <w:t>Figures</w:t>
      </w:r>
      <w:bookmarkEnd w:id="207"/>
    </w:p>
    <w:p w14:paraId="05D86D02" w14:textId="79B3A06C" w:rsidR="00C452D3" w:rsidRDefault="0013245F">
      <w:pPr>
        <w:pStyle w:val="Abbildungsverzeichnis"/>
        <w:tabs>
          <w:tab w:val="right" w:leader="dot" w:pos="9062"/>
        </w:tabs>
        <w:rPr>
          <w:rFonts w:eastAsiaTheme="minorEastAsia" w:cstheme="minorBidi"/>
          <w:smallCaps w:val="0"/>
          <w:noProof/>
          <w:kern w:val="2"/>
          <w:sz w:val="22"/>
          <w:szCs w:val="22"/>
          <w14:ligatures w14:val="standardContextual"/>
        </w:rPr>
      </w:pPr>
      <w:r w:rsidRPr="009179FB">
        <w:rPr>
          <w:smallCaps w:val="0"/>
        </w:rPr>
        <w:fldChar w:fldCharType="begin"/>
      </w:r>
      <w:r w:rsidRPr="009179FB">
        <w:rPr>
          <w:smallCaps w:val="0"/>
        </w:rPr>
        <w:instrText xml:space="preserve"> TOC \h \z \c "Fig." </w:instrText>
      </w:r>
      <w:r w:rsidRPr="009179FB">
        <w:rPr>
          <w:smallCaps w:val="0"/>
        </w:rPr>
        <w:fldChar w:fldCharType="separate"/>
      </w:r>
      <w:hyperlink w:anchor="_Toc152595677" w:history="1">
        <w:r w:rsidR="00C452D3" w:rsidRPr="00DB24D4">
          <w:rPr>
            <w:rStyle w:val="Hyperlink"/>
            <w:noProof/>
          </w:rPr>
          <w:t>Fig. 1 – Monitoring sites across Germany. The Map was created in QGIS (</w:t>
        </w:r>
        <w:r w:rsidR="00C452D3" w:rsidRPr="00DB24D4">
          <w:rPr>
            <w:rStyle w:val="Hyperlink"/>
            <w:rFonts w:ascii="Calibri" w:hAnsi="Calibri" w:cs="Calibri"/>
            <w:noProof/>
          </w:rPr>
          <w:t>QGIS Development Team (QGIS Development Team 2023))</w:t>
        </w:r>
        <w:r w:rsidR="00C452D3" w:rsidRPr="00DB24D4">
          <w:rPr>
            <w:rStyle w:val="Hyperlink"/>
            <w:noProof/>
          </w:rPr>
          <w:t xml:space="preserve"> using open source data from </w:t>
        </w:r>
        <w:r w:rsidR="00C452D3" w:rsidRPr="00DB24D4">
          <w:rPr>
            <w:rStyle w:val="Hyperlink"/>
            <w:rFonts w:ascii="Calibri" w:hAnsi="Calibri" w:cs="Calibri"/>
            <w:noProof/>
          </w:rPr>
          <w:t>GADM (2022)</w:t>
        </w:r>
        <w:r w:rsidR="00C452D3" w:rsidRPr="00DB24D4">
          <w:rPr>
            <w:rStyle w:val="Hyperlink"/>
            <w:noProof/>
          </w:rPr>
          <w:t xml:space="preserve"> and </w:t>
        </w:r>
        <w:r w:rsidR="00C452D3" w:rsidRPr="00DB24D4">
          <w:rPr>
            <w:rStyle w:val="Hyperlink"/>
            <w:rFonts w:ascii="Calibri" w:hAnsi="Calibri" w:cs="Calibri"/>
            <w:noProof/>
          </w:rPr>
          <w:t>UN WFP (2019)</w:t>
        </w:r>
        <w:r w:rsidR="00C452D3">
          <w:rPr>
            <w:noProof/>
            <w:webHidden/>
          </w:rPr>
          <w:tab/>
        </w:r>
        <w:r w:rsidR="00C452D3">
          <w:rPr>
            <w:noProof/>
            <w:webHidden/>
          </w:rPr>
          <w:fldChar w:fldCharType="begin"/>
        </w:r>
        <w:r w:rsidR="00C452D3">
          <w:rPr>
            <w:noProof/>
            <w:webHidden/>
          </w:rPr>
          <w:instrText xml:space="preserve"> PAGEREF _Toc152595677 \h </w:instrText>
        </w:r>
        <w:r w:rsidR="00C452D3">
          <w:rPr>
            <w:noProof/>
            <w:webHidden/>
          </w:rPr>
        </w:r>
        <w:r w:rsidR="00C452D3">
          <w:rPr>
            <w:noProof/>
            <w:webHidden/>
          </w:rPr>
          <w:fldChar w:fldCharType="separate"/>
        </w:r>
        <w:r w:rsidR="00C452D3">
          <w:rPr>
            <w:noProof/>
            <w:webHidden/>
          </w:rPr>
          <w:t>15</w:t>
        </w:r>
        <w:r w:rsidR="00C452D3">
          <w:rPr>
            <w:noProof/>
            <w:webHidden/>
          </w:rPr>
          <w:fldChar w:fldCharType="end"/>
        </w:r>
      </w:hyperlink>
    </w:p>
    <w:p w14:paraId="5ADA8EF0" w14:textId="1CE1D12D"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8" w:history="1">
        <w:r w:rsidR="00C452D3" w:rsidRPr="00DB24D4">
          <w:rPr>
            <w:rStyle w:val="Hyperlink"/>
            <w:noProof/>
          </w:rPr>
          <w:t>Fig. 2 – Plot design: Squared sampling plot (edge length: 50.00 m) with a circular forest inventory plot (radius: 12.62 m) and 4 satellite circular plots for the natural regeneration survey (radius: 5.00 m)</w:t>
        </w:r>
        <w:r w:rsidR="00C452D3">
          <w:rPr>
            <w:noProof/>
            <w:webHidden/>
          </w:rPr>
          <w:tab/>
        </w:r>
        <w:r w:rsidR="00C452D3">
          <w:rPr>
            <w:noProof/>
            <w:webHidden/>
          </w:rPr>
          <w:fldChar w:fldCharType="begin"/>
        </w:r>
        <w:r w:rsidR="00C452D3">
          <w:rPr>
            <w:noProof/>
            <w:webHidden/>
          </w:rPr>
          <w:instrText xml:space="preserve"> PAGEREF _Toc152595678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0DAA6349" w14:textId="15DFB617"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9" w:history="1">
        <w:r w:rsidR="00C452D3" w:rsidRPr="00DB24D4">
          <w:rPr>
            <w:rStyle w:val="Hyperlink"/>
            <w:noProof/>
          </w:rPr>
          <w:t>Fig. 3 – Median biomass volume for each peatland type grouped by forest stand’s main tree species</w:t>
        </w:r>
        <w:r w:rsidR="00C452D3">
          <w:rPr>
            <w:noProof/>
            <w:webHidden/>
          </w:rPr>
          <w:tab/>
        </w:r>
        <w:r w:rsidR="00C452D3">
          <w:rPr>
            <w:noProof/>
            <w:webHidden/>
          </w:rPr>
          <w:fldChar w:fldCharType="begin"/>
        </w:r>
        <w:r w:rsidR="00C452D3">
          <w:rPr>
            <w:noProof/>
            <w:webHidden/>
          </w:rPr>
          <w:instrText xml:space="preserve"> PAGEREF _Toc152595679 \h </w:instrText>
        </w:r>
        <w:r w:rsidR="00C452D3">
          <w:rPr>
            <w:noProof/>
            <w:webHidden/>
          </w:rPr>
        </w:r>
        <w:r w:rsidR="00C452D3">
          <w:rPr>
            <w:noProof/>
            <w:webHidden/>
          </w:rPr>
          <w:fldChar w:fldCharType="separate"/>
        </w:r>
        <w:r w:rsidR="00C452D3">
          <w:rPr>
            <w:noProof/>
            <w:webHidden/>
          </w:rPr>
          <w:t>28</w:t>
        </w:r>
        <w:r w:rsidR="00C452D3">
          <w:rPr>
            <w:noProof/>
            <w:webHidden/>
          </w:rPr>
          <w:fldChar w:fldCharType="end"/>
        </w:r>
      </w:hyperlink>
    </w:p>
    <w:p w14:paraId="5CAF8FAE" w14:textId="1D3B63D1"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0" w:history="1">
        <w:r w:rsidR="00C452D3" w:rsidRPr="00DB24D4">
          <w:rPr>
            <w:rStyle w:val="Hyperlink"/>
            <w:noProof/>
          </w:rPr>
          <w:t>Fig. 4 – Median biomass volume for each hydrological condition grouped by forest stand’s main tree species</w:t>
        </w:r>
        <w:r w:rsidR="00C452D3">
          <w:rPr>
            <w:noProof/>
            <w:webHidden/>
          </w:rPr>
          <w:tab/>
        </w:r>
        <w:r w:rsidR="00C452D3">
          <w:rPr>
            <w:noProof/>
            <w:webHidden/>
          </w:rPr>
          <w:fldChar w:fldCharType="begin"/>
        </w:r>
        <w:r w:rsidR="00C452D3">
          <w:rPr>
            <w:noProof/>
            <w:webHidden/>
          </w:rPr>
          <w:instrText xml:space="preserve"> PAGEREF _Toc152595680 \h </w:instrText>
        </w:r>
        <w:r w:rsidR="00C452D3">
          <w:rPr>
            <w:noProof/>
            <w:webHidden/>
          </w:rPr>
        </w:r>
        <w:r w:rsidR="00C452D3">
          <w:rPr>
            <w:noProof/>
            <w:webHidden/>
          </w:rPr>
          <w:fldChar w:fldCharType="separate"/>
        </w:r>
        <w:r w:rsidR="00C452D3">
          <w:rPr>
            <w:noProof/>
            <w:webHidden/>
          </w:rPr>
          <w:t>29</w:t>
        </w:r>
        <w:r w:rsidR="00C452D3">
          <w:rPr>
            <w:noProof/>
            <w:webHidden/>
          </w:rPr>
          <w:fldChar w:fldCharType="end"/>
        </w:r>
      </w:hyperlink>
    </w:p>
    <w:p w14:paraId="5627EDD6" w14:textId="5A7B5C06"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1" w:history="1">
        <w:r w:rsidR="00C452D3" w:rsidRPr="00DB24D4">
          <w:rPr>
            <w:rStyle w:val="Hyperlink"/>
            <w:noProof/>
          </w:rPr>
          <w:t>Fig. 5 – Median yield class for each peatland type grouped by hydrology and tree species</w:t>
        </w:r>
        <w:r w:rsidR="00C452D3">
          <w:rPr>
            <w:noProof/>
            <w:webHidden/>
          </w:rPr>
          <w:tab/>
        </w:r>
        <w:r w:rsidR="00C452D3">
          <w:rPr>
            <w:noProof/>
            <w:webHidden/>
          </w:rPr>
          <w:fldChar w:fldCharType="begin"/>
        </w:r>
        <w:r w:rsidR="00C452D3">
          <w:rPr>
            <w:noProof/>
            <w:webHidden/>
          </w:rPr>
          <w:instrText xml:space="preserve"> PAGEREF _Toc152595681 \h </w:instrText>
        </w:r>
        <w:r w:rsidR="00C452D3">
          <w:rPr>
            <w:noProof/>
            <w:webHidden/>
          </w:rPr>
        </w:r>
        <w:r w:rsidR="00C452D3">
          <w:rPr>
            <w:noProof/>
            <w:webHidden/>
          </w:rPr>
          <w:fldChar w:fldCharType="separate"/>
        </w:r>
        <w:r w:rsidR="00C452D3">
          <w:rPr>
            <w:noProof/>
            <w:webHidden/>
          </w:rPr>
          <w:t>30</w:t>
        </w:r>
        <w:r w:rsidR="00C452D3">
          <w:rPr>
            <w:noProof/>
            <w:webHidden/>
          </w:rPr>
          <w:fldChar w:fldCharType="end"/>
        </w:r>
      </w:hyperlink>
    </w:p>
    <w:p w14:paraId="54DC0C99" w14:textId="3A576D2B"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2" w:history="1">
        <w:r w:rsidR="00C452D3" w:rsidRPr="00DB24D4">
          <w:rPr>
            <w:rStyle w:val="Hyperlink"/>
            <w:noProof/>
          </w:rPr>
          <w:t>Fig. 6 – Median of variable indices</w:t>
        </w:r>
        <w:r w:rsidR="00C452D3">
          <w:rPr>
            <w:noProof/>
            <w:webHidden/>
          </w:rPr>
          <w:tab/>
        </w:r>
        <w:r w:rsidR="00C452D3">
          <w:rPr>
            <w:noProof/>
            <w:webHidden/>
          </w:rPr>
          <w:fldChar w:fldCharType="begin"/>
        </w:r>
        <w:r w:rsidR="00C452D3">
          <w:rPr>
            <w:noProof/>
            <w:webHidden/>
          </w:rPr>
          <w:instrText xml:space="preserve"> PAGEREF _Toc152595682 \h </w:instrText>
        </w:r>
        <w:r w:rsidR="00C452D3">
          <w:rPr>
            <w:noProof/>
            <w:webHidden/>
          </w:rPr>
        </w:r>
        <w:r w:rsidR="00C452D3">
          <w:rPr>
            <w:noProof/>
            <w:webHidden/>
          </w:rPr>
          <w:fldChar w:fldCharType="separate"/>
        </w:r>
        <w:r w:rsidR="00C452D3">
          <w:rPr>
            <w:noProof/>
            <w:webHidden/>
          </w:rPr>
          <w:t>31</w:t>
        </w:r>
        <w:r w:rsidR="00C452D3">
          <w:rPr>
            <w:noProof/>
            <w:webHidden/>
          </w:rPr>
          <w:fldChar w:fldCharType="end"/>
        </w:r>
      </w:hyperlink>
    </w:p>
    <w:p w14:paraId="18DC2BF7" w14:textId="31FC7B45"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3" w:history="1">
        <w:r w:rsidR="00C452D3" w:rsidRPr="00DB24D4">
          <w:rPr>
            <w:rStyle w:val="Hyperlink"/>
            <w:noProof/>
          </w:rPr>
          <w:t>Fig. 7 – Mean values and standard deviation of variables indices for each tree species</w:t>
        </w:r>
        <w:r w:rsidR="00C452D3">
          <w:rPr>
            <w:noProof/>
            <w:webHidden/>
          </w:rPr>
          <w:tab/>
        </w:r>
        <w:r w:rsidR="00C452D3">
          <w:rPr>
            <w:noProof/>
            <w:webHidden/>
          </w:rPr>
          <w:fldChar w:fldCharType="begin"/>
        </w:r>
        <w:r w:rsidR="00C452D3">
          <w:rPr>
            <w:noProof/>
            <w:webHidden/>
          </w:rPr>
          <w:instrText xml:space="preserve"> PAGEREF _Toc152595683 \h </w:instrText>
        </w:r>
        <w:r w:rsidR="00C452D3">
          <w:rPr>
            <w:noProof/>
            <w:webHidden/>
          </w:rPr>
        </w:r>
        <w:r w:rsidR="00C452D3">
          <w:rPr>
            <w:noProof/>
            <w:webHidden/>
          </w:rPr>
          <w:fldChar w:fldCharType="separate"/>
        </w:r>
        <w:r w:rsidR="00C452D3">
          <w:rPr>
            <w:noProof/>
            <w:webHidden/>
          </w:rPr>
          <w:t>32</w:t>
        </w:r>
        <w:r w:rsidR="00C452D3">
          <w:rPr>
            <w:noProof/>
            <w:webHidden/>
          </w:rPr>
          <w:fldChar w:fldCharType="end"/>
        </w:r>
      </w:hyperlink>
    </w:p>
    <w:p w14:paraId="518F692A" w14:textId="6AB1E59C"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4" w:history="1">
        <w:r w:rsidR="00C452D3" w:rsidRPr="00DB24D4">
          <w:rPr>
            <w:rStyle w:val="Hyperlink"/>
            <w:noProof/>
          </w:rPr>
          <w:t>Fig. 8 – Mean values and standard deviation of variables indices for each peatland type</w:t>
        </w:r>
        <w:r w:rsidR="00C452D3">
          <w:rPr>
            <w:noProof/>
            <w:webHidden/>
          </w:rPr>
          <w:tab/>
        </w:r>
        <w:r w:rsidR="00C452D3">
          <w:rPr>
            <w:noProof/>
            <w:webHidden/>
          </w:rPr>
          <w:fldChar w:fldCharType="begin"/>
        </w:r>
        <w:r w:rsidR="00C452D3">
          <w:rPr>
            <w:noProof/>
            <w:webHidden/>
          </w:rPr>
          <w:instrText xml:space="preserve"> PAGEREF _Toc152595684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5C24036" w14:textId="2B6C02A8"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5" w:history="1">
        <w:r w:rsidR="00C452D3" w:rsidRPr="00DB24D4">
          <w:rPr>
            <w:rStyle w:val="Hyperlink"/>
            <w:noProof/>
          </w:rPr>
          <w:t>Fig. 9 – Mean values and standard deviation of variables indices for drained and wet peatland sites</w:t>
        </w:r>
        <w:r w:rsidR="00C452D3">
          <w:rPr>
            <w:noProof/>
            <w:webHidden/>
          </w:rPr>
          <w:tab/>
        </w:r>
        <w:r w:rsidR="00C452D3">
          <w:rPr>
            <w:noProof/>
            <w:webHidden/>
          </w:rPr>
          <w:fldChar w:fldCharType="begin"/>
        </w:r>
        <w:r w:rsidR="00C452D3">
          <w:rPr>
            <w:noProof/>
            <w:webHidden/>
          </w:rPr>
          <w:instrText xml:space="preserve"> PAGEREF _Toc152595685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82603D4" w14:textId="087F6285"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6" w:history="1">
        <w:r w:rsidR="00C452D3" w:rsidRPr="00DB24D4">
          <w:rPr>
            <w:rStyle w:val="Hyperlink"/>
            <w:noProof/>
          </w:rPr>
          <w:t>Fig. 10 – Median Forest Structure Indices for each peatland type grouped by tree species</w:t>
        </w:r>
        <w:r w:rsidR="00C452D3">
          <w:rPr>
            <w:noProof/>
            <w:webHidden/>
          </w:rPr>
          <w:tab/>
        </w:r>
        <w:r w:rsidR="00C452D3">
          <w:rPr>
            <w:noProof/>
            <w:webHidden/>
          </w:rPr>
          <w:fldChar w:fldCharType="begin"/>
        </w:r>
        <w:r w:rsidR="00C452D3">
          <w:rPr>
            <w:noProof/>
            <w:webHidden/>
          </w:rPr>
          <w:instrText xml:space="preserve"> PAGEREF _Toc152595686 \h </w:instrText>
        </w:r>
        <w:r w:rsidR="00C452D3">
          <w:rPr>
            <w:noProof/>
            <w:webHidden/>
          </w:rPr>
        </w:r>
        <w:r w:rsidR="00C452D3">
          <w:rPr>
            <w:noProof/>
            <w:webHidden/>
          </w:rPr>
          <w:fldChar w:fldCharType="separate"/>
        </w:r>
        <w:r w:rsidR="00C452D3">
          <w:rPr>
            <w:noProof/>
            <w:webHidden/>
          </w:rPr>
          <w:t>34</w:t>
        </w:r>
        <w:r w:rsidR="00C452D3">
          <w:rPr>
            <w:noProof/>
            <w:webHidden/>
          </w:rPr>
          <w:fldChar w:fldCharType="end"/>
        </w:r>
      </w:hyperlink>
    </w:p>
    <w:p w14:paraId="356D95F0" w14:textId="69F6D4EB"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7" w:history="1">
        <w:r w:rsidR="00C452D3" w:rsidRPr="00DB24D4">
          <w:rPr>
            <w:rStyle w:val="Hyperlink"/>
            <w:noProof/>
          </w:rPr>
          <w:t>Fig. 11 – Median Forest Structure Indices for each hydrological condition grouped by tree species</w:t>
        </w:r>
        <w:r w:rsidR="00C452D3">
          <w:rPr>
            <w:noProof/>
            <w:webHidden/>
          </w:rPr>
          <w:tab/>
        </w:r>
        <w:r w:rsidR="00C452D3">
          <w:rPr>
            <w:noProof/>
            <w:webHidden/>
          </w:rPr>
          <w:fldChar w:fldCharType="begin"/>
        </w:r>
        <w:r w:rsidR="00C452D3">
          <w:rPr>
            <w:noProof/>
            <w:webHidden/>
          </w:rPr>
          <w:instrText xml:space="preserve"> PAGEREF _Toc152595687 \h </w:instrText>
        </w:r>
        <w:r w:rsidR="00C452D3">
          <w:rPr>
            <w:noProof/>
            <w:webHidden/>
          </w:rPr>
        </w:r>
        <w:r w:rsidR="00C452D3">
          <w:rPr>
            <w:noProof/>
            <w:webHidden/>
          </w:rPr>
          <w:fldChar w:fldCharType="separate"/>
        </w:r>
        <w:r w:rsidR="00C452D3">
          <w:rPr>
            <w:noProof/>
            <w:webHidden/>
          </w:rPr>
          <w:t>35</w:t>
        </w:r>
        <w:r w:rsidR="00C452D3">
          <w:rPr>
            <w:noProof/>
            <w:webHidden/>
          </w:rPr>
          <w:fldChar w:fldCharType="end"/>
        </w:r>
      </w:hyperlink>
    </w:p>
    <w:p w14:paraId="481DDB53" w14:textId="33294686"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8" w:history="1">
        <w:r w:rsidR="00C452D3" w:rsidRPr="00DB24D4">
          <w:rPr>
            <w:rStyle w:val="Hyperlink"/>
            <w:noProof/>
          </w:rPr>
          <w:t>Fig. 12 – Correlation between forest biomass volume and forest structure diversity. The red regression line blue standard error interval indicates a linear relationship and the green graph with the orange SE interval indicates an exponential relation.</w:t>
        </w:r>
        <w:r w:rsidR="00C452D3">
          <w:rPr>
            <w:noProof/>
            <w:webHidden/>
          </w:rPr>
          <w:tab/>
        </w:r>
        <w:r w:rsidR="00C452D3">
          <w:rPr>
            <w:noProof/>
            <w:webHidden/>
          </w:rPr>
          <w:fldChar w:fldCharType="begin"/>
        </w:r>
        <w:r w:rsidR="00C452D3">
          <w:rPr>
            <w:noProof/>
            <w:webHidden/>
          </w:rPr>
          <w:instrText xml:space="preserve"> PAGEREF _Toc152595688 \h </w:instrText>
        </w:r>
        <w:r w:rsidR="00C452D3">
          <w:rPr>
            <w:noProof/>
            <w:webHidden/>
          </w:rPr>
        </w:r>
        <w:r w:rsidR="00C452D3">
          <w:rPr>
            <w:noProof/>
            <w:webHidden/>
          </w:rPr>
          <w:fldChar w:fldCharType="separate"/>
        </w:r>
        <w:r w:rsidR="00C452D3">
          <w:rPr>
            <w:noProof/>
            <w:webHidden/>
          </w:rPr>
          <w:t>36</w:t>
        </w:r>
        <w:r w:rsidR="00C452D3">
          <w:rPr>
            <w:noProof/>
            <w:webHidden/>
          </w:rPr>
          <w:fldChar w:fldCharType="end"/>
        </w:r>
      </w:hyperlink>
    </w:p>
    <w:p w14:paraId="4644BB7B" w14:textId="77777777" w:rsidR="00C452D3" w:rsidRDefault="0013245F" w:rsidP="003629F9">
      <w:pPr>
        <w:pStyle w:val="Verzeichnisse"/>
        <w:rPr>
          <w:noProof/>
        </w:rPr>
      </w:pPr>
      <w:r w:rsidRPr="009179FB">
        <w:rPr>
          <w:rFonts w:cstheme="minorHAnsi"/>
          <w:smallCaps/>
          <w:sz w:val="20"/>
          <w:szCs w:val="20"/>
        </w:rPr>
        <w:fldChar w:fldCharType="end"/>
      </w:r>
      <w:bookmarkStart w:id="208" w:name="_Toc152595793"/>
      <w:r w:rsidR="003629F9" w:rsidRPr="003629F9">
        <w:t xml:space="preserve">Figures </w:t>
      </w:r>
      <w:r w:rsidR="003629F9">
        <w:t>(</w:t>
      </w:r>
      <w:r w:rsidR="003629F9" w:rsidRPr="003629F9">
        <w:t>Appendix</w:t>
      </w:r>
      <w:r w:rsidR="003629F9">
        <w:t>)</w:t>
      </w:r>
      <w:bookmarkEnd w:id="208"/>
      <w:r w:rsidR="003629F9">
        <w:rPr>
          <w:rFonts w:cstheme="minorHAnsi"/>
          <w:smallCaps/>
          <w:sz w:val="20"/>
          <w:szCs w:val="20"/>
        </w:rPr>
        <w:fldChar w:fldCharType="begin"/>
      </w:r>
      <w:r w:rsidR="003629F9">
        <w:rPr>
          <w:rFonts w:cstheme="minorHAnsi"/>
          <w:smallCaps/>
          <w:sz w:val="20"/>
          <w:szCs w:val="20"/>
        </w:rPr>
        <w:instrText xml:space="preserve"> TOC \h \z \c "Fig. A -" </w:instrText>
      </w:r>
      <w:r w:rsidR="003629F9">
        <w:rPr>
          <w:rFonts w:cstheme="minorHAnsi"/>
          <w:smallCaps/>
          <w:sz w:val="20"/>
          <w:szCs w:val="20"/>
        </w:rPr>
        <w:fldChar w:fldCharType="separate"/>
      </w:r>
    </w:p>
    <w:p w14:paraId="55D92670" w14:textId="3CCD665F"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9" w:history="1">
        <w:r w:rsidR="00C452D3" w:rsidRPr="00F36348">
          <w:rPr>
            <w:rStyle w:val="Hyperlink"/>
            <w:noProof/>
          </w:rPr>
          <w:t>Fig. A - 1 – Yield classes for Alnus glutinosa</w:t>
        </w:r>
        <w:r w:rsidR="00C452D3">
          <w:rPr>
            <w:noProof/>
            <w:webHidden/>
          </w:rPr>
          <w:tab/>
        </w:r>
        <w:r w:rsidR="00C452D3">
          <w:rPr>
            <w:noProof/>
            <w:webHidden/>
          </w:rPr>
          <w:fldChar w:fldCharType="begin"/>
        </w:r>
        <w:r w:rsidR="00C452D3">
          <w:rPr>
            <w:noProof/>
            <w:webHidden/>
          </w:rPr>
          <w:instrText xml:space="preserve"> PAGEREF _Toc152595689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06A47ED7" w14:textId="7F8C3119"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0" w:history="1">
        <w:r w:rsidR="00C452D3" w:rsidRPr="00F36348">
          <w:rPr>
            <w:rStyle w:val="Hyperlink"/>
            <w:noProof/>
          </w:rPr>
          <w:t>Fig. A - 2 – Yield classes for Betula pubescens (left) and Betula pendula (right)</w:t>
        </w:r>
        <w:r w:rsidR="00C452D3">
          <w:rPr>
            <w:noProof/>
            <w:webHidden/>
          </w:rPr>
          <w:tab/>
        </w:r>
        <w:r w:rsidR="00C452D3">
          <w:rPr>
            <w:noProof/>
            <w:webHidden/>
          </w:rPr>
          <w:fldChar w:fldCharType="begin"/>
        </w:r>
        <w:r w:rsidR="00C452D3">
          <w:rPr>
            <w:noProof/>
            <w:webHidden/>
          </w:rPr>
          <w:instrText xml:space="preserve"> PAGEREF _Toc152595690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6FA2C403" w14:textId="45D709B6"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1" w:history="1">
        <w:r w:rsidR="00C452D3" w:rsidRPr="00F36348">
          <w:rPr>
            <w:rStyle w:val="Hyperlink"/>
            <w:noProof/>
          </w:rPr>
          <w:t>Fig. A - 3 – Yield classes for Pinus sylvestris</w:t>
        </w:r>
        <w:r w:rsidR="00C452D3">
          <w:rPr>
            <w:noProof/>
            <w:webHidden/>
          </w:rPr>
          <w:tab/>
        </w:r>
        <w:r w:rsidR="00C452D3">
          <w:rPr>
            <w:noProof/>
            <w:webHidden/>
          </w:rPr>
          <w:fldChar w:fldCharType="begin"/>
        </w:r>
        <w:r w:rsidR="00C452D3">
          <w:rPr>
            <w:noProof/>
            <w:webHidden/>
          </w:rPr>
          <w:instrText xml:space="preserve"> PAGEREF _Toc152595691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524692FC" w14:textId="378F427E"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2" w:history="1">
        <w:r w:rsidR="00C452D3" w:rsidRPr="00F36348">
          <w:rPr>
            <w:rStyle w:val="Hyperlink"/>
            <w:noProof/>
          </w:rPr>
          <w:t>Fig. A - 4 – Yield classes for Picea abies</w:t>
        </w:r>
        <w:r w:rsidR="00C452D3">
          <w:rPr>
            <w:noProof/>
            <w:webHidden/>
          </w:rPr>
          <w:tab/>
        </w:r>
        <w:r w:rsidR="00C452D3">
          <w:rPr>
            <w:noProof/>
            <w:webHidden/>
          </w:rPr>
          <w:fldChar w:fldCharType="begin"/>
        </w:r>
        <w:r w:rsidR="00C452D3">
          <w:rPr>
            <w:noProof/>
            <w:webHidden/>
          </w:rPr>
          <w:instrText xml:space="preserve"> PAGEREF _Toc152595692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1CA02E28" w14:textId="27091E47" w:rsidR="000A3F19" w:rsidRPr="009179FB" w:rsidRDefault="003629F9" w:rsidP="000A3F19">
      <w:r>
        <w:rPr>
          <w:rFonts w:cstheme="minorHAnsi"/>
          <w:smallCaps/>
          <w:sz w:val="20"/>
          <w:szCs w:val="20"/>
        </w:rPr>
        <w:fldChar w:fldCharType="end"/>
      </w:r>
    </w:p>
    <w:p w14:paraId="48177E1C" w14:textId="77777777" w:rsidR="000A3F19" w:rsidRPr="009179FB" w:rsidRDefault="000A3F19" w:rsidP="000A3F19">
      <w:pPr>
        <w:spacing w:line="259" w:lineRule="auto"/>
        <w:jc w:val="left"/>
      </w:pPr>
      <w:r w:rsidRPr="009179FB">
        <w:br w:type="page"/>
      </w:r>
    </w:p>
    <w:p w14:paraId="484DE03F" w14:textId="77777777" w:rsidR="000A3F19" w:rsidRPr="009179FB" w:rsidRDefault="000A3F19" w:rsidP="000A3F19">
      <w:pPr>
        <w:spacing w:line="259" w:lineRule="auto"/>
        <w:jc w:val="left"/>
      </w:pPr>
      <w:r w:rsidRPr="009179FB">
        <w:lastRenderedPageBreak/>
        <w:br w:type="page"/>
      </w:r>
    </w:p>
    <w:p w14:paraId="6EA0B630" w14:textId="77777777" w:rsidR="000A3F19" w:rsidRPr="009179FB" w:rsidRDefault="000A3F19" w:rsidP="000A3F19">
      <w:pPr>
        <w:pStyle w:val="Verzeichnisse"/>
      </w:pPr>
      <w:bookmarkStart w:id="209" w:name="_Toc152595794"/>
      <w:r w:rsidRPr="009179FB">
        <w:lastRenderedPageBreak/>
        <w:t>Tables</w:t>
      </w:r>
      <w:bookmarkEnd w:id="209"/>
    </w:p>
    <w:p w14:paraId="0F1CA7C3" w14:textId="4A470951" w:rsidR="00C452D3" w:rsidRDefault="00095DF3">
      <w:pPr>
        <w:pStyle w:val="Abbildungsverzeichnis"/>
        <w:tabs>
          <w:tab w:val="right" w:leader="dot" w:pos="9062"/>
        </w:tabs>
        <w:rPr>
          <w:rFonts w:eastAsiaTheme="minorEastAsia" w:cstheme="minorBidi"/>
          <w:smallCaps w:val="0"/>
          <w:noProof/>
          <w:kern w:val="2"/>
          <w:sz w:val="22"/>
          <w:szCs w:val="22"/>
          <w14:ligatures w14:val="standardContextual"/>
        </w:rPr>
      </w:pPr>
      <w:r>
        <w:rPr>
          <w:smallCaps w:val="0"/>
        </w:rPr>
        <w:fldChar w:fldCharType="begin"/>
      </w:r>
      <w:r>
        <w:rPr>
          <w:smallCaps w:val="0"/>
        </w:rPr>
        <w:instrText xml:space="preserve"> TOC \h \z \c "Tab. " </w:instrText>
      </w:r>
      <w:r>
        <w:rPr>
          <w:smallCaps w:val="0"/>
        </w:rPr>
        <w:fldChar w:fldCharType="separate"/>
      </w:r>
      <w:hyperlink w:anchor="_Toc152595693" w:history="1">
        <w:r w:rsidR="00C452D3" w:rsidRPr="004042F3">
          <w:rPr>
            <w:rStyle w:val="Hyperlink"/>
            <w:noProof/>
          </w:rPr>
          <w:t xml:space="preserve">Tab. 1 – Age determination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_Toc152595693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595C9D4F" w14:textId="3A639065"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4" w:history="1">
        <w:r w:rsidR="00C452D3" w:rsidRPr="004042F3">
          <w:rPr>
            <w:rStyle w:val="Hyperlink"/>
            <w:noProof/>
          </w:rPr>
          <w:t xml:space="preserve">Tab. 2 – Deadwood types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_Toc152595694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510BC5C0" w14:textId="37B70F39"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5" w:history="1">
        <w:r w:rsidR="00C452D3" w:rsidRPr="004042F3">
          <w:rPr>
            <w:rStyle w:val="Hyperlink"/>
            <w:noProof/>
          </w:rPr>
          <w:t xml:space="preserve">Tab. 3 – Degree of decay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_Toc152595695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4BAE3FB9" w14:textId="463F72A2"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6" w:history="1">
        <w:r w:rsidR="00C452D3" w:rsidRPr="004042F3">
          <w:rPr>
            <w:rStyle w:val="Hyperlink"/>
            <w:noProof/>
          </w:rPr>
          <w:t xml:space="preserve">Tab. 4 – forest strata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_Toc152595696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76CF8867" w14:textId="73B51205"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7" w:history="1">
        <w:r w:rsidR="00C452D3" w:rsidRPr="004042F3">
          <w:rPr>
            <w:rStyle w:val="Hyperlink"/>
            <w:noProof/>
          </w:rPr>
          <w:t>Tab. 5 – Measurement tools and analysis software</w:t>
        </w:r>
        <w:r w:rsidR="00C452D3">
          <w:rPr>
            <w:noProof/>
            <w:webHidden/>
          </w:rPr>
          <w:tab/>
        </w:r>
        <w:r w:rsidR="00C452D3">
          <w:rPr>
            <w:noProof/>
            <w:webHidden/>
          </w:rPr>
          <w:fldChar w:fldCharType="begin"/>
        </w:r>
        <w:r w:rsidR="00C452D3">
          <w:rPr>
            <w:noProof/>
            <w:webHidden/>
          </w:rPr>
          <w:instrText xml:space="preserve"> PAGEREF _Toc152595697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12B0BC59" w14:textId="0E6C167B"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8" w:history="1">
        <w:r w:rsidR="00C452D3" w:rsidRPr="004042F3">
          <w:rPr>
            <w:rStyle w:val="Hyperlink"/>
            <w:noProof/>
          </w:rPr>
          <w:t xml:space="preserve">Tab. 6 – species related curve-fitting coefficients for SLOBODA height curves </w:t>
        </w:r>
        <w:r w:rsidR="00C452D3" w:rsidRPr="004042F3">
          <w:rPr>
            <w:rStyle w:val="Hyperlink"/>
            <w:rFonts w:ascii="Calibri" w:hAnsi="Calibri" w:cs="Calibri"/>
            <w:noProof/>
          </w:rPr>
          <w:t>(Dahm 2006)</w:t>
        </w:r>
        <w:r w:rsidR="00C452D3">
          <w:rPr>
            <w:noProof/>
            <w:webHidden/>
          </w:rPr>
          <w:tab/>
        </w:r>
        <w:r w:rsidR="00C452D3">
          <w:rPr>
            <w:noProof/>
            <w:webHidden/>
          </w:rPr>
          <w:fldChar w:fldCharType="begin"/>
        </w:r>
        <w:r w:rsidR="00C452D3">
          <w:rPr>
            <w:noProof/>
            <w:webHidden/>
          </w:rPr>
          <w:instrText xml:space="preserve"> PAGEREF _Toc152595698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21366F96" w14:textId="4E47DEE0"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9" w:history="1">
        <w:r w:rsidR="00C452D3" w:rsidRPr="004042F3">
          <w:rPr>
            <w:rStyle w:val="Hyperlink"/>
            <w:noProof/>
          </w:rPr>
          <w:t>Tab. 7 – Species related curve fitting coefficients for CURTIS height curves</w:t>
        </w:r>
        <w:r w:rsidR="00C452D3">
          <w:rPr>
            <w:noProof/>
            <w:webHidden/>
          </w:rPr>
          <w:tab/>
        </w:r>
        <w:r w:rsidR="00C452D3">
          <w:rPr>
            <w:noProof/>
            <w:webHidden/>
          </w:rPr>
          <w:fldChar w:fldCharType="begin"/>
        </w:r>
        <w:r w:rsidR="00C452D3">
          <w:rPr>
            <w:noProof/>
            <w:webHidden/>
          </w:rPr>
          <w:instrText xml:space="preserve"> PAGEREF _Toc152595699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40638B62" w14:textId="2DFD5714"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0" w:history="1">
        <w:r w:rsidR="00C452D3" w:rsidRPr="004042F3">
          <w:rPr>
            <w:rStyle w:val="Hyperlink"/>
            <w:noProof/>
          </w:rPr>
          <w:t>Tab. 8 – Species related coefficients for the above-ground biomass function of trees with a DBH ≥ 10 cm (Kändler and Bosch 2013)</w:t>
        </w:r>
        <w:r w:rsidR="00C452D3">
          <w:rPr>
            <w:noProof/>
            <w:webHidden/>
          </w:rPr>
          <w:tab/>
        </w:r>
        <w:r w:rsidR="00C452D3">
          <w:rPr>
            <w:noProof/>
            <w:webHidden/>
          </w:rPr>
          <w:fldChar w:fldCharType="begin"/>
        </w:r>
        <w:r w:rsidR="00C452D3">
          <w:rPr>
            <w:noProof/>
            <w:webHidden/>
          </w:rPr>
          <w:instrText xml:space="preserve"> PAGEREF _Toc152595700 \h </w:instrText>
        </w:r>
        <w:r w:rsidR="00C452D3">
          <w:rPr>
            <w:noProof/>
            <w:webHidden/>
          </w:rPr>
        </w:r>
        <w:r w:rsidR="00C452D3">
          <w:rPr>
            <w:noProof/>
            <w:webHidden/>
          </w:rPr>
          <w:fldChar w:fldCharType="separate"/>
        </w:r>
        <w:r w:rsidR="00C452D3">
          <w:rPr>
            <w:noProof/>
            <w:webHidden/>
          </w:rPr>
          <w:t>22</w:t>
        </w:r>
        <w:r w:rsidR="00C452D3">
          <w:rPr>
            <w:noProof/>
            <w:webHidden/>
          </w:rPr>
          <w:fldChar w:fldCharType="end"/>
        </w:r>
      </w:hyperlink>
    </w:p>
    <w:p w14:paraId="45E709CA" w14:textId="1292171C"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1" w:history="1">
        <w:r w:rsidR="00C452D3" w:rsidRPr="004042F3">
          <w:rPr>
            <w:rStyle w:val="Hyperlink"/>
            <w:noProof/>
          </w:rPr>
          <w:t>Tab. 9 – Species related coefficients for the above-ground biomass function of trees with a DBH &lt; 10 cm and a height ≥ 1.3 m</w:t>
        </w:r>
        <w:r w:rsidR="00C452D3">
          <w:rPr>
            <w:noProof/>
            <w:webHidden/>
          </w:rPr>
          <w:tab/>
        </w:r>
        <w:r w:rsidR="00C452D3">
          <w:rPr>
            <w:noProof/>
            <w:webHidden/>
          </w:rPr>
          <w:fldChar w:fldCharType="begin"/>
        </w:r>
        <w:r w:rsidR="00C452D3">
          <w:rPr>
            <w:noProof/>
            <w:webHidden/>
          </w:rPr>
          <w:instrText xml:space="preserve"> PAGEREF _Toc152595701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4B6F6665" w14:textId="186FFA52"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2" w:history="1">
        <w:r w:rsidR="00C452D3" w:rsidRPr="004042F3">
          <w:rPr>
            <w:rStyle w:val="Hyperlink"/>
            <w:noProof/>
          </w:rPr>
          <w:t>Tab. 10 – Species related coefficients for the above-ground biomass function of trees with a height &lt; 1.3 m</w:t>
        </w:r>
        <w:r w:rsidR="00C452D3">
          <w:rPr>
            <w:noProof/>
            <w:webHidden/>
          </w:rPr>
          <w:tab/>
        </w:r>
        <w:r w:rsidR="00C452D3">
          <w:rPr>
            <w:noProof/>
            <w:webHidden/>
          </w:rPr>
          <w:fldChar w:fldCharType="begin"/>
        </w:r>
        <w:r w:rsidR="00C452D3">
          <w:rPr>
            <w:noProof/>
            <w:webHidden/>
          </w:rPr>
          <w:instrText xml:space="preserve"> PAGEREF _Toc152595702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0BB80CA2" w14:textId="2577B9C5"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3" w:history="1">
        <w:r w:rsidR="00C452D3" w:rsidRPr="004042F3">
          <w:rPr>
            <w:rStyle w:val="Hyperlink"/>
            <w:noProof/>
          </w:rPr>
          <w:t>Tab. 11 – Species related coefficients for the below-ground biomass functions</w:t>
        </w:r>
        <w:r w:rsidR="00C452D3">
          <w:rPr>
            <w:noProof/>
            <w:webHidden/>
          </w:rPr>
          <w:tab/>
        </w:r>
        <w:r w:rsidR="00C452D3">
          <w:rPr>
            <w:noProof/>
            <w:webHidden/>
          </w:rPr>
          <w:fldChar w:fldCharType="begin"/>
        </w:r>
        <w:r w:rsidR="00C452D3">
          <w:rPr>
            <w:noProof/>
            <w:webHidden/>
          </w:rPr>
          <w:instrText xml:space="preserve"> PAGEREF _Toc152595703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267A3F75" w14:textId="2EC95175" w:rsidR="000A3F19" w:rsidRPr="003629F9" w:rsidRDefault="00095DF3" w:rsidP="003629F9">
      <w:pPr>
        <w:pStyle w:val="Verzeichnisse"/>
      </w:pPr>
      <w:r>
        <w:rPr>
          <w:rFonts w:cstheme="minorHAnsi"/>
          <w:smallCaps/>
          <w:sz w:val="20"/>
          <w:szCs w:val="20"/>
        </w:rPr>
        <w:fldChar w:fldCharType="end"/>
      </w:r>
      <w:bookmarkStart w:id="210" w:name="_Toc152595795"/>
      <w:r w:rsidR="003629F9" w:rsidRPr="003629F9">
        <w:t>Tables (Appendix)</w:t>
      </w:r>
      <w:bookmarkEnd w:id="210"/>
    </w:p>
    <w:p w14:paraId="781BFF62" w14:textId="58B3CA61" w:rsidR="00C452D3" w:rsidRDefault="003629F9">
      <w:pPr>
        <w:pStyle w:val="Abbildungsverzeichnis"/>
        <w:tabs>
          <w:tab w:val="right" w:leader="dot" w:pos="9062"/>
        </w:tabs>
        <w:rPr>
          <w:rFonts w:eastAsiaTheme="minorEastAsia" w:cstheme="minorBidi"/>
          <w:smallCaps w:val="0"/>
          <w:noProof/>
          <w:kern w:val="2"/>
          <w:sz w:val="22"/>
          <w:szCs w:val="22"/>
          <w14:ligatures w14:val="standardContextual"/>
        </w:rPr>
      </w:pPr>
      <w:r>
        <w:fldChar w:fldCharType="begin"/>
      </w:r>
      <w:r>
        <w:instrText xml:space="preserve"> TOC \h \z \c "Tab. A -" </w:instrText>
      </w:r>
      <w:r>
        <w:fldChar w:fldCharType="separate"/>
      </w:r>
      <w:hyperlink w:anchor="_Toc152595704" w:history="1">
        <w:r w:rsidR="00C452D3" w:rsidRPr="001D2392">
          <w:rPr>
            <w:rStyle w:val="Hyperlink"/>
            <w:noProof/>
          </w:rPr>
          <w:t>Tab. A - 1 – Description of the sample plots</w:t>
        </w:r>
        <w:r w:rsidR="00C452D3">
          <w:rPr>
            <w:noProof/>
            <w:webHidden/>
          </w:rPr>
          <w:tab/>
        </w:r>
        <w:r w:rsidR="00C452D3">
          <w:rPr>
            <w:noProof/>
            <w:webHidden/>
          </w:rPr>
          <w:fldChar w:fldCharType="begin"/>
        </w:r>
        <w:r w:rsidR="00C452D3">
          <w:rPr>
            <w:noProof/>
            <w:webHidden/>
          </w:rPr>
          <w:instrText xml:space="preserve"> PAGEREF _Toc152595704 \h </w:instrText>
        </w:r>
        <w:r w:rsidR="00C452D3">
          <w:rPr>
            <w:noProof/>
            <w:webHidden/>
          </w:rPr>
        </w:r>
        <w:r w:rsidR="00C452D3">
          <w:rPr>
            <w:noProof/>
            <w:webHidden/>
          </w:rPr>
          <w:fldChar w:fldCharType="separate"/>
        </w:r>
        <w:r w:rsidR="00C452D3">
          <w:rPr>
            <w:noProof/>
            <w:webHidden/>
          </w:rPr>
          <w:t>XVIII</w:t>
        </w:r>
        <w:r w:rsidR="00C452D3">
          <w:rPr>
            <w:noProof/>
            <w:webHidden/>
          </w:rPr>
          <w:fldChar w:fldCharType="end"/>
        </w:r>
      </w:hyperlink>
    </w:p>
    <w:p w14:paraId="65213C2C" w14:textId="78CFE279" w:rsidR="00C452D3" w:rsidRDefault="00EB54D1">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5" w:history="1">
        <w:r w:rsidR="00C452D3" w:rsidRPr="001D2392">
          <w:rPr>
            <w:rStyle w:val="Hyperlink"/>
            <w:noProof/>
          </w:rPr>
          <w:t>Tab. A - 2 – Biomass and Forest Structural Index results per plot</w:t>
        </w:r>
        <w:r w:rsidR="00C452D3">
          <w:rPr>
            <w:noProof/>
            <w:webHidden/>
          </w:rPr>
          <w:tab/>
        </w:r>
        <w:r w:rsidR="00C452D3">
          <w:rPr>
            <w:noProof/>
            <w:webHidden/>
          </w:rPr>
          <w:fldChar w:fldCharType="begin"/>
        </w:r>
        <w:r w:rsidR="00C452D3">
          <w:rPr>
            <w:noProof/>
            <w:webHidden/>
          </w:rPr>
          <w:instrText xml:space="preserve"> PAGEREF _Toc152595705 \h </w:instrText>
        </w:r>
        <w:r w:rsidR="00C452D3">
          <w:rPr>
            <w:noProof/>
            <w:webHidden/>
          </w:rPr>
        </w:r>
        <w:r w:rsidR="00C452D3">
          <w:rPr>
            <w:noProof/>
            <w:webHidden/>
          </w:rPr>
          <w:fldChar w:fldCharType="separate"/>
        </w:r>
        <w:r w:rsidR="00C452D3">
          <w:rPr>
            <w:noProof/>
            <w:webHidden/>
          </w:rPr>
          <w:t>XXII</w:t>
        </w:r>
        <w:r w:rsidR="00C452D3">
          <w:rPr>
            <w:noProof/>
            <w:webHidden/>
          </w:rPr>
          <w:fldChar w:fldCharType="end"/>
        </w:r>
      </w:hyperlink>
    </w:p>
    <w:p w14:paraId="6A3E7EAA" w14:textId="470E61A4" w:rsidR="003629F9" w:rsidRPr="009179FB" w:rsidRDefault="003629F9" w:rsidP="000A3F19">
      <w:r>
        <w:fldChar w:fldCharType="end"/>
      </w:r>
    </w:p>
    <w:p w14:paraId="3AE13443" w14:textId="77777777" w:rsidR="000A3F19" w:rsidRPr="009179FB" w:rsidRDefault="000A3F19" w:rsidP="000A3F19">
      <w:pPr>
        <w:spacing w:line="259" w:lineRule="auto"/>
        <w:jc w:val="left"/>
      </w:pPr>
      <w:r w:rsidRPr="009179FB">
        <w:br w:type="page"/>
      </w:r>
    </w:p>
    <w:p w14:paraId="6C9EB020" w14:textId="77777777" w:rsidR="000A3F19" w:rsidRPr="009179FB" w:rsidRDefault="000A3F19" w:rsidP="000A3F19">
      <w:pPr>
        <w:spacing w:line="259" w:lineRule="auto"/>
        <w:jc w:val="left"/>
      </w:pPr>
      <w:r w:rsidRPr="009179FB">
        <w:lastRenderedPageBreak/>
        <w:br w:type="page"/>
      </w:r>
    </w:p>
    <w:p w14:paraId="69C6F1C7" w14:textId="77777777" w:rsidR="003E4AED" w:rsidRPr="009179FB" w:rsidRDefault="003E4AED" w:rsidP="000A3F19">
      <w:pPr>
        <w:spacing w:line="259" w:lineRule="auto"/>
        <w:jc w:val="left"/>
        <w:sectPr w:rsidR="003E4AED" w:rsidRPr="009179FB" w:rsidSect="00377D2D">
          <w:headerReference w:type="even" r:id="rId30"/>
          <w:headerReference w:type="default" r:id="rId31"/>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10E3F45A" w14:textId="45376DE5" w:rsidR="00451C10" w:rsidRPr="009179FB" w:rsidRDefault="0090089B" w:rsidP="00242DA0">
      <w:pPr>
        <w:pStyle w:val="Verzeichnisse"/>
      </w:pPr>
      <w:bookmarkStart w:id="211" w:name="_Toc152595796"/>
      <w:r w:rsidRPr="009179FB">
        <w:lastRenderedPageBreak/>
        <w:t>Appendix</w:t>
      </w:r>
      <w:bookmarkEnd w:id="211"/>
    </w:p>
    <w:p w14:paraId="13D94B9E" w14:textId="25BE5D65" w:rsidR="001337CD" w:rsidRPr="009179FB" w:rsidRDefault="00B315C1" w:rsidP="00E1150C">
      <w:pPr>
        <w:pStyle w:val="berschriftAnhang2"/>
      </w:pPr>
      <w:bookmarkStart w:id="212" w:name="_Toc152595797"/>
      <w:r>
        <w:t>Sampling plots</w:t>
      </w:r>
      <w:bookmarkEnd w:id="212"/>
    </w:p>
    <w:p w14:paraId="1A55EB59" w14:textId="5685EF1C" w:rsidR="003629F9" w:rsidRDefault="003629F9" w:rsidP="003629F9">
      <w:pPr>
        <w:pStyle w:val="Beschriftung"/>
        <w:keepNext/>
      </w:pPr>
      <w:bookmarkStart w:id="213" w:name="_Toc152595704"/>
      <w:r>
        <w:t>Tab. A - </w:t>
      </w:r>
      <w:r>
        <w:fldChar w:fldCharType="begin"/>
      </w:r>
      <w:r>
        <w:instrText xml:space="preserve"> SEQ Tab._A_- \* ARABIC </w:instrText>
      </w:r>
      <w:r>
        <w:fldChar w:fldCharType="separate"/>
      </w:r>
      <w:r w:rsidR="00653DD9">
        <w:rPr>
          <w:noProof/>
        </w:rPr>
        <w:t>1</w:t>
      </w:r>
      <w:r>
        <w:fldChar w:fldCharType="end"/>
      </w:r>
      <w:r>
        <w:t> – Description of the sample plots</w:t>
      </w:r>
      <w:bookmarkEnd w:id="213"/>
    </w:p>
    <w:tbl>
      <w:tblPr>
        <w:tblStyle w:val="Tabellenraster"/>
        <w:tblW w:w="14175" w:type="dxa"/>
        <w:tblLayout w:type="fixed"/>
        <w:tblLook w:val="04A0" w:firstRow="1" w:lastRow="0" w:firstColumn="1" w:lastColumn="0" w:noHBand="0" w:noVBand="1"/>
      </w:tblPr>
      <w:tblGrid>
        <w:gridCol w:w="846"/>
        <w:gridCol w:w="2977"/>
        <w:gridCol w:w="3314"/>
        <w:gridCol w:w="2072"/>
        <w:gridCol w:w="2801"/>
        <w:gridCol w:w="2165"/>
      </w:tblGrid>
      <w:tr w:rsidR="002949BA" w:rsidRPr="009179FB" w14:paraId="6E122608" w14:textId="77777777" w:rsidTr="007C352F">
        <w:trPr>
          <w:tblHeader/>
        </w:trPr>
        <w:tc>
          <w:tcPr>
            <w:tcW w:w="846" w:type="dxa"/>
            <w:tcBorders>
              <w:left w:val="nil"/>
              <w:right w:val="nil"/>
            </w:tcBorders>
          </w:tcPr>
          <w:p w14:paraId="19829C44" w14:textId="4EDEF590" w:rsidR="002949BA" w:rsidRPr="009179FB" w:rsidRDefault="002949BA" w:rsidP="003E4AED">
            <w:pPr>
              <w:pStyle w:val="Tabelleberschrift"/>
            </w:pPr>
            <w:r w:rsidRPr="009179FB">
              <w:t>Site ID</w:t>
            </w:r>
          </w:p>
        </w:tc>
        <w:tc>
          <w:tcPr>
            <w:tcW w:w="2977" w:type="dxa"/>
            <w:tcBorders>
              <w:left w:val="nil"/>
              <w:right w:val="nil"/>
            </w:tcBorders>
          </w:tcPr>
          <w:p w14:paraId="42B19307" w14:textId="5853EAB7" w:rsidR="002949BA" w:rsidRPr="009179FB" w:rsidRDefault="002949BA" w:rsidP="003E4AED">
            <w:pPr>
              <w:pStyle w:val="Tabelleberschrift"/>
            </w:pPr>
            <w:r w:rsidRPr="009179FB">
              <w:t>Region</w:t>
            </w:r>
          </w:p>
        </w:tc>
        <w:tc>
          <w:tcPr>
            <w:tcW w:w="3314" w:type="dxa"/>
            <w:tcBorders>
              <w:left w:val="nil"/>
              <w:right w:val="nil"/>
            </w:tcBorders>
          </w:tcPr>
          <w:p w14:paraId="31624178" w14:textId="3D754BC2" w:rsidR="002949BA" w:rsidRPr="009179FB" w:rsidRDefault="002949BA" w:rsidP="003E4AED">
            <w:pPr>
              <w:pStyle w:val="Tabelleberschrift"/>
            </w:pPr>
            <w:r w:rsidRPr="009179FB">
              <w:t>Site name</w:t>
            </w:r>
          </w:p>
        </w:tc>
        <w:tc>
          <w:tcPr>
            <w:tcW w:w="2072" w:type="dxa"/>
            <w:tcBorders>
              <w:left w:val="nil"/>
              <w:right w:val="nil"/>
            </w:tcBorders>
          </w:tcPr>
          <w:p w14:paraId="21766ED7" w14:textId="4E194573" w:rsidR="002949BA" w:rsidRPr="009179FB" w:rsidRDefault="002949BA" w:rsidP="003E4AED">
            <w:pPr>
              <w:pStyle w:val="Tabelleberschrift"/>
            </w:pPr>
            <w:r w:rsidRPr="009179FB">
              <w:t>Peatland type</w:t>
            </w:r>
          </w:p>
        </w:tc>
        <w:tc>
          <w:tcPr>
            <w:tcW w:w="2801" w:type="dxa"/>
            <w:tcBorders>
              <w:left w:val="nil"/>
              <w:right w:val="nil"/>
            </w:tcBorders>
          </w:tcPr>
          <w:p w14:paraId="5786E434" w14:textId="2A544366" w:rsidR="002949BA" w:rsidRPr="009179FB" w:rsidRDefault="002949BA" w:rsidP="003E4AED">
            <w:pPr>
              <w:pStyle w:val="Tabelleberschrift"/>
            </w:pPr>
            <w:r w:rsidRPr="009179FB">
              <w:t>Hydrological condition</w:t>
            </w:r>
          </w:p>
        </w:tc>
        <w:tc>
          <w:tcPr>
            <w:tcW w:w="2165" w:type="dxa"/>
            <w:tcBorders>
              <w:left w:val="nil"/>
              <w:right w:val="nil"/>
            </w:tcBorders>
          </w:tcPr>
          <w:p w14:paraId="6CED7E46" w14:textId="5A34EAEC" w:rsidR="002949BA" w:rsidRPr="009179FB" w:rsidRDefault="002949BA" w:rsidP="003E4AED">
            <w:pPr>
              <w:pStyle w:val="Tabelleberschrift"/>
            </w:pPr>
            <w:r w:rsidRPr="009179FB">
              <w:t>Forest type</w:t>
            </w:r>
          </w:p>
        </w:tc>
      </w:tr>
      <w:tr w:rsidR="002949BA" w:rsidRPr="009179FB" w14:paraId="403FD60F" w14:textId="77777777" w:rsidTr="007C352F">
        <w:tc>
          <w:tcPr>
            <w:tcW w:w="846" w:type="dxa"/>
            <w:tcBorders>
              <w:left w:val="nil"/>
              <w:bottom w:val="nil"/>
              <w:right w:val="nil"/>
            </w:tcBorders>
          </w:tcPr>
          <w:p w14:paraId="494A029B" w14:textId="261EC7A1" w:rsidR="002949BA" w:rsidRPr="009179FB" w:rsidRDefault="002949BA" w:rsidP="00D66321">
            <w:pPr>
              <w:pStyle w:val="TabelleInhalt"/>
            </w:pPr>
            <w:r w:rsidRPr="009179FB">
              <w:t>1</w:t>
            </w:r>
          </w:p>
        </w:tc>
        <w:tc>
          <w:tcPr>
            <w:tcW w:w="2977" w:type="dxa"/>
            <w:tcBorders>
              <w:left w:val="nil"/>
              <w:bottom w:val="nil"/>
              <w:right w:val="nil"/>
            </w:tcBorders>
          </w:tcPr>
          <w:p w14:paraId="3752DE55" w14:textId="55E8CD4A" w:rsidR="002949BA" w:rsidRPr="009179FB" w:rsidRDefault="002949BA" w:rsidP="00D66321">
            <w:pPr>
              <w:pStyle w:val="TabelleInhalt"/>
            </w:pPr>
            <w:r w:rsidRPr="009179FB">
              <w:t>Brandenburg</w:t>
            </w:r>
          </w:p>
        </w:tc>
        <w:tc>
          <w:tcPr>
            <w:tcW w:w="3314" w:type="dxa"/>
            <w:tcBorders>
              <w:left w:val="nil"/>
              <w:bottom w:val="nil"/>
              <w:right w:val="nil"/>
            </w:tcBorders>
          </w:tcPr>
          <w:p w14:paraId="01283D8C" w14:textId="3514B3A1" w:rsidR="002949BA" w:rsidRPr="009179FB" w:rsidRDefault="002949BA" w:rsidP="00D66321">
            <w:pPr>
              <w:pStyle w:val="TabelleInhalt"/>
            </w:pPr>
            <w:proofErr w:type="spellStart"/>
            <w:r w:rsidRPr="002949BA">
              <w:t>Stromtrasse</w:t>
            </w:r>
            <w:proofErr w:type="spellEnd"/>
            <w:r w:rsidRPr="002949BA">
              <w:t>/</w:t>
            </w:r>
            <w:proofErr w:type="spellStart"/>
            <w:r w:rsidRPr="002949BA">
              <w:t>Specht</w:t>
            </w:r>
            <w:r>
              <w:t>hausen</w:t>
            </w:r>
            <w:proofErr w:type="spellEnd"/>
          </w:p>
        </w:tc>
        <w:tc>
          <w:tcPr>
            <w:tcW w:w="2072" w:type="dxa"/>
            <w:tcBorders>
              <w:left w:val="nil"/>
              <w:bottom w:val="nil"/>
              <w:right w:val="nil"/>
            </w:tcBorders>
          </w:tcPr>
          <w:p w14:paraId="7FCDCF17" w14:textId="557ED888" w:rsidR="002949BA" w:rsidRPr="009179FB" w:rsidRDefault="002949BA" w:rsidP="00D66321">
            <w:pPr>
              <w:pStyle w:val="TabelleInhalt"/>
            </w:pPr>
            <w:r w:rsidRPr="009179FB">
              <w:t>fen</w:t>
            </w:r>
          </w:p>
        </w:tc>
        <w:tc>
          <w:tcPr>
            <w:tcW w:w="2801" w:type="dxa"/>
            <w:tcBorders>
              <w:left w:val="nil"/>
              <w:bottom w:val="nil"/>
              <w:right w:val="nil"/>
            </w:tcBorders>
          </w:tcPr>
          <w:p w14:paraId="158E9E25" w14:textId="031B7FBB" w:rsidR="002949BA" w:rsidRPr="009179FB" w:rsidRDefault="002949BA" w:rsidP="00D66321">
            <w:pPr>
              <w:pStyle w:val="TabelleInhalt"/>
            </w:pPr>
            <w:r w:rsidRPr="009179FB">
              <w:t>not drained</w:t>
            </w:r>
          </w:p>
        </w:tc>
        <w:tc>
          <w:tcPr>
            <w:tcW w:w="2165" w:type="dxa"/>
            <w:tcBorders>
              <w:left w:val="nil"/>
              <w:bottom w:val="nil"/>
              <w:right w:val="nil"/>
            </w:tcBorders>
          </w:tcPr>
          <w:p w14:paraId="1B55A8F7" w14:textId="1D88AAB5" w:rsidR="002949BA" w:rsidRPr="009179FB" w:rsidRDefault="002949BA" w:rsidP="00D66321">
            <w:pPr>
              <w:pStyle w:val="TabelleInhalt"/>
            </w:pPr>
            <w:r w:rsidRPr="009179FB">
              <w:t>birch</w:t>
            </w:r>
          </w:p>
        </w:tc>
      </w:tr>
      <w:tr w:rsidR="002949BA" w:rsidRPr="009179FB" w14:paraId="60E73C3D" w14:textId="77777777" w:rsidTr="007C352F">
        <w:tc>
          <w:tcPr>
            <w:tcW w:w="846" w:type="dxa"/>
            <w:tcBorders>
              <w:top w:val="nil"/>
              <w:left w:val="nil"/>
              <w:bottom w:val="nil"/>
              <w:right w:val="nil"/>
            </w:tcBorders>
          </w:tcPr>
          <w:p w14:paraId="6C03DE7B" w14:textId="3E3581F8" w:rsidR="002949BA" w:rsidRPr="009179FB" w:rsidRDefault="002949BA" w:rsidP="00D66321">
            <w:pPr>
              <w:pStyle w:val="TabelleInhalt"/>
            </w:pPr>
            <w:r w:rsidRPr="009179FB">
              <w:t>2</w:t>
            </w:r>
          </w:p>
        </w:tc>
        <w:tc>
          <w:tcPr>
            <w:tcW w:w="2977" w:type="dxa"/>
            <w:tcBorders>
              <w:top w:val="nil"/>
              <w:left w:val="nil"/>
              <w:bottom w:val="nil"/>
              <w:right w:val="nil"/>
            </w:tcBorders>
          </w:tcPr>
          <w:p w14:paraId="6B7AF723" w14:textId="477CE5CB"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767EDA0" w14:textId="29C773C2" w:rsidR="002949BA" w:rsidRPr="009179FB" w:rsidRDefault="002949BA" w:rsidP="00D66321">
            <w:pPr>
              <w:pStyle w:val="TabelleInhalt"/>
            </w:pPr>
            <w:proofErr w:type="spellStart"/>
            <w:r w:rsidRPr="002949BA">
              <w:t>Buxpfuhl</w:t>
            </w:r>
            <w:proofErr w:type="spellEnd"/>
            <w:r w:rsidRPr="002949BA">
              <w:t>/</w:t>
            </w:r>
            <w:proofErr w:type="spellStart"/>
            <w:r w:rsidRPr="002949BA">
              <w:t>Melchow</w:t>
            </w:r>
            <w:proofErr w:type="spellEnd"/>
          </w:p>
        </w:tc>
        <w:tc>
          <w:tcPr>
            <w:tcW w:w="2072" w:type="dxa"/>
            <w:tcBorders>
              <w:top w:val="nil"/>
              <w:left w:val="nil"/>
              <w:bottom w:val="nil"/>
              <w:right w:val="nil"/>
            </w:tcBorders>
          </w:tcPr>
          <w:p w14:paraId="19141354" w14:textId="7E45BEA2" w:rsidR="002949BA" w:rsidRPr="009179FB" w:rsidRDefault="002949BA" w:rsidP="00D66321">
            <w:pPr>
              <w:pStyle w:val="TabelleInhalt"/>
            </w:pPr>
            <w:r w:rsidRPr="009179FB">
              <w:t>fen</w:t>
            </w:r>
          </w:p>
        </w:tc>
        <w:tc>
          <w:tcPr>
            <w:tcW w:w="2801" w:type="dxa"/>
            <w:tcBorders>
              <w:top w:val="nil"/>
              <w:left w:val="nil"/>
              <w:bottom w:val="nil"/>
              <w:right w:val="nil"/>
            </w:tcBorders>
          </w:tcPr>
          <w:p w14:paraId="32364F30" w14:textId="50FFD631" w:rsidR="002949BA" w:rsidRPr="009179FB" w:rsidRDefault="002949BA" w:rsidP="00D66321">
            <w:pPr>
              <w:pStyle w:val="TabelleInhalt"/>
            </w:pPr>
            <w:r w:rsidRPr="009179FB">
              <w:t>drained</w:t>
            </w:r>
          </w:p>
        </w:tc>
        <w:tc>
          <w:tcPr>
            <w:tcW w:w="2165" w:type="dxa"/>
            <w:tcBorders>
              <w:top w:val="nil"/>
              <w:left w:val="nil"/>
              <w:bottom w:val="nil"/>
              <w:right w:val="nil"/>
            </w:tcBorders>
          </w:tcPr>
          <w:p w14:paraId="6888BDD3" w14:textId="47E6FF08" w:rsidR="002949BA" w:rsidRPr="009179FB" w:rsidRDefault="002949BA" w:rsidP="00D66321">
            <w:pPr>
              <w:pStyle w:val="TabelleInhalt"/>
            </w:pPr>
            <w:r w:rsidRPr="009179FB">
              <w:t>alder</w:t>
            </w:r>
          </w:p>
        </w:tc>
      </w:tr>
      <w:tr w:rsidR="002949BA" w:rsidRPr="009179FB" w14:paraId="3A17F44A" w14:textId="77777777" w:rsidTr="007C352F">
        <w:tc>
          <w:tcPr>
            <w:tcW w:w="846" w:type="dxa"/>
            <w:tcBorders>
              <w:top w:val="nil"/>
              <w:left w:val="nil"/>
              <w:bottom w:val="nil"/>
              <w:right w:val="nil"/>
            </w:tcBorders>
          </w:tcPr>
          <w:p w14:paraId="21FEE247" w14:textId="56DF2126" w:rsidR="002949BA" w:rsidRPr="009179FB" w:rsidRDefault="002949BA" w:rsidP="00D66321">
            <w:pPr>
              <w:pStyle w:val="TabelleInhalt"/>
            </w:pPr>
            <w:r w:rsidRPr="009179FB">
              <w:t>3</w:t>
            </w:r>
          </w:p>
        </w:tc>
        <w:tc>
          <w:tcPr>
            <w:tcW w:w="2977" w:type="dxa"/>
            <w:tcBorders>
              <w:top w:val="nil"/>
              <w:left w:val="nil"/>
              <w:bottom w:val="nil"/>
              <w:right w:val="nil"/>
            </w:tcBorders>
          </w:tcPr>
          <w:p w14:paraId="4A3B89C5" w14:textId="14FB4408"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9212B72" w14:textId="04FD0C13" w:rsidR="002949BA" w:rsidRPr="009179FB" w:rsidRDefault="002949BA" w:rsidP="00D66321">
            <w:pPr>
              <w:pStyle w:val="TabelleInhalt"/>
            </w:pPr>
            <w:proofErr w:type="spellStart"/>
            <w:r w:rsidRPr="002949BA">
              <w:t>Postluch</w:t>
            </w:r>
            <w:proofErr w:type="spellEnd"/>
            <w:r w:rsidRPr="002949BA">
              <w:t>/</w:t>
            </w:r>
            <w:proofErr w:type="spellStart"/>
            <w:r w:rsidRPr="002949BA">
              <w:t>Britz</w:t>
            </w:r>
            <w:proofErr w:type="spellEnd"/>
          </w:p>
        </w:tc>
        <w:tc>
          <w:tcPr>
            <w:tcW w:w="2072" w:type="dxa"/>
            <w:tcBorders>
              <w:top w:val="nil"/>
              <w:left w:val="nil"/>
              <w:bottom w:val="nil"/>
              <w:right w:val="nil"/>
            </w:tcBorders>
          </w:tcPr>
          <w:p w14:paraId="388CAF4C" w14:textId="54AF35E6" w:rsidR="002949BA" w:rsidRPr="009179FB" w:rsidRDefault="002949BA" w:rsidP="00D66321">
            <w:pPr>
              <w:pStyle w:val="TabelleInhalt"/>
            </w:pPr>
            <w:r w:rsidRPr="009179FB">
              <w:t>fen</w:t>
            </w:r>
          </w:p>
        </w:tc>
        <w:tc>
          <w:tcPr>
            <w:tcW w:w="2801" w:type="dxa"/>
            <w:tcBorders>
              <w:top w:val="nil"/>
              <w:left w:val="nil"/>
              <w:bottom w:val="nil"/>
              <w:right w:val="nil"/>
            </w:tcBorders>
          </w:tcPr>
          <w:p w14:paraId="082DCC42" w14:textId="01C8E48F" w:rsidR="002949BA" w:rsidRPr="009179FB" w:rsidRDefault="002949BA" w:rsidP="00D66321">
            <w:pPr>
              <w:pStyle w:val="TabelleInhalt"/>
            </w:pPr>
            <w:r w:rsidRPr="009179FB">
              <w:t>not drained</w:t>
            </w:r>
          </w:p>
        </w:tc>
        <w:tc>
          <w:tcPr>
            <w:tcW w:w="2165" w:type="dxa"/>
            <w:tcBorders>
              <w:top w:val="nil"/>
              <w:left w:val="nil"/>
              <w:bottom w:val="nil"/>
              <w:right w:val="nil"/>
            </w:tcBorders>
          </w:tcPr>
          <w:p w14:paraId="6001A4B1" w14:textId="523AEA07" w:rsidR="002949BA" w:rsidRPr="009179FB" w:rsidRDefault="002949BA" w:rsidP="00D66321">
            <w:pPr>
              <w:pStyle w:val="TabelleInhalt"/>
            </w:pPr>
            <w:r w:rsidRPr="009179FB">
              <w:t>alder</w:t>
            </w:r>
          </w:p>
        </w:tc>
      </w:tr>
      <w:tr w:rsidR="002949BA" w:rsidRPr="009179FB" w14:paraId="6E5DAA34" w14:textId="77777777" w:rsidTr="007C352F">
        <w:tc>
          <w:tcPr>
            <w:tcW w:w="846" w:type="dxa"/>
            <w:tcBorders>
              <w:top w:val="nil"/>
              <w:left w:val="nil"/>
              <w:bottom w:val="nil"/>
              <w:right w:val="nil"/>
            </w:tcBorders>
          </w:tcPr>
          <w:p w14:paraId="44039A7E" w14:textId="2CDED329" w:rsidR="002949BA" w:rsidRPr="009179FB" w:rsidRDefault="002949BA" w:rsidP="00D66321">
            <w:pPr>
              <w:pStyle w:val="TabelleInhalt"/>
            </w:pPr>
            <w:r w:rsidRPr="009179FB">
              <w:t>4</w:t>
            </w:r>
          </w:p>
        </w:tc>
        <w:tc>
          <w:tcPr>
            <w:tcW w:w="2977" w:type="dxa"/>
            <w:tcBorders>
              <w:top w:val="nil"/>
              <w:left w:val="nil"/>
              <w:bottom w:val="nil"/>
              <w:right w:val="nil"/>
            </w:tcBorders>
          </w:tcPr>
          <w:p w14:paraId="594AA4EB" w14:textId="388013FA"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1FA5C0B6" w14:textId="21333D1E" w:rsidR="002949BA" w:rsidRPr="009179FB" w:rsidRDefault="002949BA" w:rsidP="00D66321">
            <w:pPr>
              <w:pStyle w:val="TabelleInhalt"/>
            </w:pPr>
            <w:proofErr w:type="spellStart"/>
            <w:r w:rsidRPr="002949BA">
              <w:t>Plötzensee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34DECAD4" w14:textId="60B3ABDE" w:rsidR="002949BA" w:rsidRPr="009179FB" w:rsidRDefault="002949BA" w:rsidP="00D66321">
            <w:pPr>
              <w:pStyle w:val="TabelleInhalt"/>
            </w:pPr>
            <w:r w:rsidRPr="009179FB">
              <w:t>fen</w:t>
            </w:r>
          </w:p>
        </w:tc>
        <w:tc>
          <w:tcPr>
            <w:tcW w:w="2801" w:type="dxa"/>
            <w:tcBorders>
              <w:top w:val="nil"/>
              <w:left w:val="nil"/>
              <w:bottom w:val="nil"/>
              <w:right w:val="nil"/>
            </w:tcBorders>
          </w:tcPr>
          <w:p w14:paraId="6217F025" w14:textId="12F4E265" w:rsidR="002949BA" w:rsidRPr="009179FB" w:rsidRDefault="002949BA" w:rsidP="00D66321">
            <w:pPr>
              <w:pStyle w:val="TabelleInhalt"/>
            </w:pPr>
            <w:r w:rsidRPr="009179FB">
              <w:t>drained</w:t>
            </w:r>
          </w:p>
        </w:tc>
        <w:tc>
          <w:tcPr>
            <w:tcW w:w="2165" w:type="dxa"/>
            <w:tcBorders>
              <w:top w:val="nil"/>
              <w:left w:val="nil"/>
              <w:bottom w:val="nil"/>
              <w:right w:val="nil"/>
            </w:tcBorders>
          </w:tcPr>
          <w:p w14:paraId="4B64A012" w14:textId="704B7517" w:rsidR="002949BA" w:rsidRPr="009179FB" w:rsidRDefault="002949BA" w:rsidP="00D66321">
            <w:pPr>
              <w:pStyle w:val="TabelleInhalt"/>
            </w:pPr>
            <w:r w:rsidRPr="009179FB">
              <w:t>birch</w:t>
            </w:r>
          </w:p>
        </w:tc>
      </w:tr>
      <w:tr w:rsidR="002949BA" w:rsidRPr="009179FB" w14:paraId="3F3A3656" w14:textId="77777777" w:rsidTr="007C352F">
        <w:tc>
          <w:tcPr>
            <w:tcW w:w="846" w:type="dxa"/>
            <w:tcBorders>
              <w:top w:val="nil"/>
              <w:left w:val="nil"/>
              <w:bottom w:val="nil"/>
              <w:right w:val="nil"/>
            </w:tcBorders>
          </w:tcPr>
          <w:p w14:paraId="1A577AAA" w14:textId="55B068DD" w:rsidR="002949BA" w:rsidRPr="009179FB" w:rsidRDefault="002949BA" w:rsidP="00D66321">
            <w:pPr>
              <w:pStyle w:val="TabelleInhalt"/>
            </w:pPr>
            <w:r w:rsidRPr="009179FB">
              <w:t>5</w:t>
            </w:r>
          </w:p>
        </w:tc>
        <w:tc>
          <w:tcPr>
            <w:tcW w:w="2977" w:type="dxa"/>
            <w:tcBorders>
              <w:top w:val="nil"/>
              <w:left w:val="nil"/>
              <w:bottom w:val="nil"/>
              <w:right w:val="nil"/>
            </w:tcBorders>
          </w:tcPr>
          <w:p w14:paraId="29098348" w14:textId="0BD7A096"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CFE2B7C" w14:textId="40939539" w:rsidR="002949BA" w:rsidRPr="009179FB" w:rsidRDefault="002949BA" w:rsidP="00D66321">
            <w:pPr>
              <w:pStyle w:val="TabelleInhalt"/>
            </w:pPr>
            <w:proofErr w:type="spellStart"/>
            <w:r w:rsidRPr="002949BA">
              <w:t>Hellsee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6DD71514" w14:textId="67D55264" w:rsidR="002949BA" w:rsidRPr="009179FB" w:rsidRDefault="002949BA" w:rsidP="00D66321">
            <w:pPr>
              <w:pStyle w:val="TabelleInhalt"/>
            </w:pPr>
            <w:r w:rsidRPr="009179FB">
              <w:t>fen</w:t>
            </w:r>
          </w:p>
        </w:tc>
        <w:tc>
          <w:tcPr>
            <w:tcW w:w="2801" w:type="dxa"/>
            <w:tcBorders>
              <w:top w:val="nil"/>
              <w:left w:val="nil"/>
              <w:bottom w:val="nil"/>
              <w:right w:val="nil"/>
            </w:tcBorders>
          </w:tcPr>
          <w:p w14:paraId="6F5082CB" w14:textId="4D6A11D4" w:rsidR="002949BA" w:rsidRPr="009179FB" w:rsidRDefault="002949BA" w:rsidP="00D66321">
            <w:pPr>
              <w:pStyle w:val="TabelleInhalt"/>
            </w:pPr>
            <w:r w:rsidRPr="009179FB">
              <w:t>not drained (revived)</w:t>
            </w:r>
          </w:p>
        </w:tc>
        <w:tc>
          <w:tcPr>
            <w:tcW w:w="2165" w:type="dxa"/>
            <w:tcBorders>
              <w:top w:val="nil"/>
              <w:left w:val="nil"/>
              <w:bottom w:val="nil"/>
              <w:right w:val="nil"/>
            </w:tcBorders>
          </w:tcPr>
          <w:p w14:paraId="7EB6A08D" w14:textId="6A3387C8" w:rsidR="002949BA" w:rsidRPr="009179FB" w:rsidRDefault="002949BA" w:rsidP="00D66321">
            <w:pPr>
              <w:pStyle w:val="TabelleInhalt"/>
            </w:pPr>
            <w:r w:rsidRPr="009179FB">
              <w:t>alder</w:t>
            </w:r>
          </w:p>
        </w:tc>
      </w:tr>
      <w:tr w:rsidR="002949BA" w:rsidRPr="009179FB" w14:paraId="456FD5D4" w14:textId="77777777" w:rsidTr="007C352F">
        <w:tc>
          <w:tcPr>
            <w:tcW w:w="846" w:type="dxa"/>
            <w:tcBorders>
              <w:top w:val="nil"/>
              <w:left w:val="nil"/>
              <w:right w:val="nil"/>
            </w:tcBorders>
          </w:tcPr>
          <w:p w14:paraId="3743577C" w14:textId="134A6988" w:rsidR="002949BA" w:rsidRPr="009179FB" w:rsidRDefault="002949BA" w:rsidP="00D66321">
            <w:pPr>
              <w:pStyle w:val="TabelleInhalt"/>
            </w:pPr>
            <w:r w:rsidRPr="009179FB">
              <w:t>6</w:t>
            </w:r>
          </w:p>
        </w:tc>
        <w:tc>
          <w:tcPr>
            <w:tcW w:w="2977" w:type="dxa"/>
            <w:tcBorders>
              <w:top w:val="nil"/>
              <w:left w:val="nil"/>
              <w:right w:val="nil"/>
            </w:tcBorders>
          </w:tcPr>
          <w:p w14:paraId="2D800C83" w14:textId="0F7B1918" w:rsidR="002949BA" w:rsidRPr="009179FB" w:rsidRDefault="002949BA" w:rsidP="00D66321">
            <w:pPr>
              <w:pStyle w:val="TabelleInhalt"/>
            </w:pPr>
            <w:r w:rsidRPr="009179FB">
              <w:t>Brandenburg</w:t>
            </w:r>
          </w:p>
        </w:tc>
        <w:tc>
          <w:tcPr>
            <w:tcW w:w="3314" w:type="dxa"/>
            <w:tcBorders>
              <w:top w:val="nil"/>
              <w:left w:val="nil"/>
              <w:right w:val="nil"/>
            </w:tcBorders>
          </w:tcPr>
          <w:p w14:paraId="246CB69D" w14:textId="6016B27D" w:rsidR="002949BA" w:rsidRPr="009179FB" w:rsidRDefault="002949BA" w:rsidP="00D66321">
            <w:pPr>
              <w:pStyle w:val="TabelleInhalt"/>
            </w:pPr>
            <w:proofErr w:type="spellStart"/>
            <w:r w:rsidRPr="002949BA">
              <w:t>Pfauenfließ</w:t>
            </w:r>
            <w:proofErr w:type="spellEnd"/>
            <w:r w:rsidRPr="002949BA">
              <w:t>/</w:t>
            </w:r>
            <w:proofErr w:type="spellStart"/>
            <w:r w:rsidRPr="002949BA">
              <w:t>Biesenthal</w:t>
            </w:r>
            <w:proofErr w:type="spellEnd"/>
          </w:p>
        </w:tc>
        <w:tc>
          <w:tcPr>
            <w:tcW w:w="2072" w:type="dxa"/>
            <w:tcBorders>
              <w:top w:val="nil"/>
              <w:left w:val="nil"/>
              <w:right w:val="nil"/>
            </w:tcBorders>
          </w:tcPr>
          <w:p w14:paraId="79A66146" w14:textId="7DC6B1FF" w:rsidR="002949BA" w:rsidRPr="009179FB" w:rsidRDefault="002949BA" w:rsidP="00D66321">
            <w:pPr>
              <w:pStyle w:val="TabelleInhalt"/>
            </w:pPr>
            <w:r w:rsidRPr="009179FB">
              <w:t>fen</w:t>
            </w:r>
          </w:p>
        </w:tc>
        <w:tc>
          <w:tcPr>
            <w:tcW w:w="2801" w:type="dxa"/>
            <w:tcBorders>
              <w:top w:val="nil"/>
              <w:left w:val="nil"/>
              <w:right w:val="nil"/>
            </w:tcBorders>
          </w:tcPr>
          <w:p w14:paraId="7EEEBC21" w14:textId="148795A6" w:rsidR="002949BA" w:rsidRPr="009179FB" w:rsidRDefault="002949BA" w:rsidP="00D66321">
            <w:pPr>
              <w:pStyle w:val="TabelleInhalt"/>
            </w:pPr>
            <w:r w:rsidRPr="009179FB">
              <w:t>not drained (raised water level)</w:t>
            </w:r>
          </w:p>
        </w:tc>
        <w:tc>
          <w:tcPr>
            <w:tcW w:w="2165" w:type="dxa"/>
            <w:tcBorders>
              <w:top w:val="nil"/>
              <w:left w:val="nil"/>
              <w:right w:val="nil"/>
            </w:tcBorders>
          </w:tcPr>
          <w:p w14:paraId="27B42803" w14:textId="6C171202" w:rsidR="002949BA" w:rsidRPr="009179FB" w:rsidRDefault="002949BA" w:rsidP="00D66321">
            <w:pPr>
              <w:pStyle w:val="TabelleInhalt"/>
            </w:pPr>
            <w:r w:rsidRPr="009179FB">
              <w:t>alder</w:t>
            </w:r>
          </w:p>
        </w:tc>
      </w:tr>
      <w:tr w:rsidR="002949BA" w:rsidRPr="009179FB" w14:paraId="388BEE32" w14:textId="77777777" w:rsidTr="007C352F">
        <w:tc>
          <w:tcPr>
            <w:tcW w:w="846" w:type="dxa"/>
            <w:tcBorders>
              <w:top w:val="nil"/>
              <w:left w:val="nil"/>
              <w:bottom w:val="single" w:sz="4" w:space="0" w:color="auto"/>
              <w:right w:val="nil"/>
            </w:tcBorders>
          </w:tcPr>
          <w:p w14:paraId="0E03506B" w14:textId="7B5D3F0B" w:rsidR="002949BA" w:rsidRPr="009179FB" w:rsidRDefault="002949BA" w:rsidP="00D66321">
            <w:pPr>
              <w:pStyle w:val="TabelleInhalt"/>
            </w:pPr>
            <w:r>
              <w:t>8</w:t>
            </w:r>
          </w:p>
        </w:tc>
        <w:tc>
          <w:tcPr>
            <w:tcW w:w="2977" w:type="dxa"/>
            <w:tcBorders>
              <w:top w:val="nil"/>
              <w:left w:val="nil"/>
              <w:bottom w:val="single" w:sz="4" w:space="0" w:color="auto"/>
              <w:right w:val="nil"/>
            </w:tcBorders>
          </w:tcPr>
          <w:p w14:paraId="3030C54E" w14:textId="36713BE4" w:rsidR="002949BA" w:rsidRPr="009179FB" w:rsidRDefault="002949BA" w:rsidP="00D66321">
            <w:pPr>
              <w:pStyle w:val="TabelleInhalt"/>
            </w:pPr>
            <w:r>
              <w:t>Baden-Würt</w:t>
            </w:r>
            <w:r w:rsidR="00B12E41">
              <w:t>t</w:t>
            </w:r>
            <w:r>
              <w:t>emberg</w:t>
            </w:r>
          </w:p>
        </w:tc>
        <w:tc>
          <w:tcPr>
            <w:tcW w:w="3314" w:type="dxa"/>
            <w:tcBorders>
              <w:top w:val="nil"/>
              <w:left w:val="nil"/>
              <w:bottom w:val="single" w:sz="4" w:space="0" w:color="auto"/>
              <w:right w:val="nil"/>
            </w:tcBorders>
          </w:tcPr>
          <w:p w14:paraId="5A0E1029" w14:textId="024FD76D" w:rsidR="002949BA" w:rsidRPr="002949BA" w:rsidRDefault="002949BA" w:rsidP="00D66321">
            <w:pPr>
              <w:pStyle w:val="TabelleInhalt"/>
            </w:pPr>
            <w:proofErr w:type="spellStart"/>
            <w:r w:rsidRPr="002949BA">
              <w:t>Hockenheimer</w:t>
            </w:r>
            <w:proofErr w:type="spellEnd"/>
            <w:r w:rsidRPr="002949BA">
              <w:t xml:space="preserve"> </w:t>
            </w:r>
            <w:proofErr w:type="spellStart"/>
            <w:r w:rsidRPr="002949BA">
              <w:t>Rheinbogen</w:t>
            </w:r>
            <w:proofErr w:type="spellEnd"/>
          </w:p>
        </w:tc>
        <w:tc>
          <w:tcPr>
            <w:tcW w:w="2072" w:type="dxa"/>
            <w:tcBorders>
              <w:top w:val="nil"/>
              <w:left w:val="nil"/>
              <w:bottom w:val="single" w:sz="4" w:space="0" w:color="auto"/>
              <w:right w:val="nil"/>
            </w:tcBorders>
          </w:tcPr>
          <w:p w14:paraId="688ED207" w14:textId="40FDD4D2" w:rsidR="002949BA" w:rsidRPr="009179FB" w:rsidRDefault="002949BA" w:rsidP="00D66321">
            <w:pPr>
              <w:pStyle w:val="TabelleInhalt"/>
            </w:pPr>
            <w:r>
              <w:t>fen</w:t>
            </w:r>
          </w:p>
        </w:tc>
        <w:tc>
          <w:tcPr>
            <w:tcW w:w="2801" w:type="dxa"/>
            <w:tcBorders>
              <w:top w:val="nil"/>
              <w:left w:val="nil"/>
              <w:bottom w:val="single" w:sz="4" w:space="0" w:color="auto"/>
              <w:right w:val="nil"/>
            </w:tcBorders>
          </w:tcPr>
          <w:p w14:paraId="4A1C4E47" w14:textId="2908E329" w:rsidR="002949BA" w:rsidRPr="009179FB" w:rsidRDefault="002949BA" w:rsidP="00D66321">
            <w:pPr>
              <w:pStyle w:val="TabelleInhalt"/>
            </w:pPr>
            <w:r>
              <w:t>drained</w:t>
            </w:r>
          </w:p>
        </w:tc>
        <w:tc>
          <w:tcPr>
            <w:tcW w:w="2165" w:type="dxa"/>
            <w:tcBorders>
              <w:top w:val="nil"/>
              <w:left w:val="nil"/>
              <w:bottom w:val="single" w:sz="4" w:space="0" w:color="auto"/>
              <w:right w:val="nil"/>
            </w:tcBorders>
          </w:tcPr>
          <w:p w14:paraId="3AF3DDAC" w14:textId="27FDDCD2" w:rsidR="002949BA" w:rsidRPr="009179FB" w:rsidRDefault="002949BA" w:rsidP="00D66321">
            <w:pPr>
              <w:pStyle w:val="TabelleInhalt"/>
            </w:pPr>
            <w:r>
              <w:t>alder</w:t>
            </w:r>
          </w:p>
        </w:tc>
      </w:tr>
      <w:tr w:rsidR="002949BA" w:rsidRPr="009179FB" w14:paraId="55DD1162" w14:textId="77777777" w:rsidTr="007C352F">
        <w:tc>
          <w:tcPr>
            <w:tcW w:w="846" w:type="dxa"/>
            <w:tcBorders>
              <w:top w:val="single" w:sz="4" w:space="0" w:color="auto"/>
              <w:left w:val="nil"/>
              <w:bottom w:val="nil"/>
              <w:right w:val="nil"/>
            </w:tcBorders>
          </w:tcPr>
          <w:p w14:paraId="03000AA1" w14:textId="140172F9" w:rsidR="002949BA" w:rsidRDefault="002949BA" w:rsidP="002949BA">
            <w:pPr>
              <w:pStyle w:val="TabelleInhalt"/>
            </w:pPr>
            <w:r>
              <w:t>19</w:t>
            </w:r>
          </w:p>
        </w:tc>
        <w:tc>
          <w:tcPr>
            <w:tcW w:w="2977" w:type="dxa"/>
            <w:tcBorders>
              <w:top w:val="single" w:sz="4" w:space="0" w:color="auto"/>
              <w:left w:val="nil"/>
              <w:bottom w:val="nil"/>
              <w:right w:val="nil"/>
            </w:tcBorders>
          </w:tcPr>
          <w:p w14:paraId="33A47331" w14:textId="08CA3D15" w:rsidR="002949BA" w:rsidRDefault="002949BA" w:rsidP="002949BA">
            <w:pPr>
              <w:pStyle w:val="TabelleInhalt"/>
            </w:pPr>
            <w:r>
              <w:t>Bavaria</w:t>
            </w:r>
          </w:p>
        </w:tc>
        <w:tc>
          <w:tcPr>
            <w:tcW w:w="3314" w:type="dxa"/>
            <w:tcBorders>
              <w:top w:val="single" w:sz="4" w:space="0" w:color="auto"/>
              <w:left w:val="nil"/>
              <w:bottom w:val="nil"/>
              <w:right w:val="nil"/>
            </w:tcBorders>
          </w:tcPr>
          <w:p w14:paraId="46E3FB31" w14:textId="031897BB" w:rsidR="002949BA" w:rsidRPr="002949BA" w:rsidRDefault="002949BA" w:rsidP="002949BA">
            <w:pPr>
              <w:pStyle w:val="TabelleInhalt"/>
            </w:pPr>
            <w:proofErr w:type="spellStart"/>
            <w:r w:rsidRPr="002949BA">
              <w:t>Filzwald</w:t>
            </w:r>
            <w:proofErr w:type="spellEnd"/>
            <w:r w:rsidRPr="002949BA">
              <w:t>/</w:t>
            </w:r>
            <w:proofErr w:type="spellStart"/>
            <w:r w:rsidRPr="002949BA">
              <w:t>Klingbrunn</w:t>
            </w:r>
            <w:proofErr w:type="spellEnd"/>
            <w:r w:rsidRPr="002949BA">
              <w:t xml:space="preserve"> </w:t>
            </w:r>
            <w:proofErr w:type="spellStart"/>
            <w:r w:rsidRPr="002949BA">
              <w:t>Bhf</w:t>
            </w:r>
            <w:proofErr w:type="spellEnd"/>
          </w:p>
        </w:tc>
        <w:tc>
          <w:tcPr>
            <w:tcW w:w="2072" w:type="dxa"/>
            <w:tcBorders>
              <w:top w:val="single" w:sz="4" w:space="0" w:color="auto"/>
              <w:left w:val="nil"/>
              <w:bottom w:val="nil"/>
              <w:right w:val="nil"/>
            </w:tcBorders>
          </w:tcPr>
          <w:p w14:paraId="33284FDB" w14:textId="163C6EBB" w:rsidR="002949BA" w:rsidRDefault="002949BA" w:rsidP="002949BA">
            <w:pPr>
              <w:pStyle w:val="TabelleInhalt"/>
            </w:pPr>
            <w:r>
              <w:t>bog</w:t>
            </w:r>
          </w:p>
        </w:tc>
        <w:tc>
          <w:tcPr>
            <w:tcW w:w="2801" w:type="dxa"/>
            <w:tcBorders>
              <w:top w:val="single" w:sz="4" w:space="0" w:color="auto"/>
              <w:left w:val="nil"/>
              <w:bottom w:val="nil"/>
              <w:right w:val="nil"/>
            </w:tcBorders>
          </w:tcPr>
          <w:p w14:paraId="2C8C6238" w14:textId="1A092871" w:rsidR="002949BA" w:rsidRDefault="002949BA" w:rsidP="002949BA">
            <w:pPr>
              <w:pStyle w:val="TabelleInhalt"/>
            </w:pPr>
            <w:r>
              <w:t>not drained</w:t>
            </w:r>
          </w:p>
        </w:tc>
        <w:tc>
          <w:tcPr>
            <w:tcW w:w="2165" w:type="dxa"/>
            <w:tcBorders>
              <w:top w:val="single" w:sz="4" w:space="0" w:color="auto"/>
              <w:left w:val="nil"/>
              <w:bottom w:val="nil"/>
              <w:right w:val="nil"/>
            </w:tcBorders>
          </w:tcPr>
          <w:p w14:paraId="20A0DA22" w14:textId="71C03C0B" w:rsidR="002949BA" w:rsidRDefault="002949BA" w:rsidP="002949BA">
            <w:pPr>
              <w:pStyle w:val="TabelleInhalt"/>
            </w:pPr>
            <w:r>
              <w:t>spruce</w:t>
            </w:r>
          </w:p>
        </w:tc>
      </w:tr>
      <w:tr w:rsidR="002949BA" w:rsidRPr="009179FB" w14:paraId="09355C04" w14:textId="77777777" w:rsidTr="007C352F">
        <w:tc>
          <w:tcPr>
            <w:tcW w:w="846" w:type="dxa"/>
            <w:tcBorders>
              <w:top w:val="nil"/>
              <w:left w:val="nil"/>
              <w:right w:val="nil"/>
            </w:tcBorders>
          </w:tcPr>
          <w:p w14:paraId="2F1EEF5F" w14:textId="57C2DE15" w:rsidR="002949BA" w:rsidRDefault="002949BA" w:rsidP="002949BA">
            <w:pPr>
              <w:pStyle w:val="TabelleInhalt"/>
            </w:pPr>
            <w:r>
              <w:t>20</w:t>
            </w:r>
          </w:p>
        </w:tc>
        <w:tc>
          <w:tcPr>
            <w:tcW w:w="2977" w:type="dxa"/>
            <w:tcBorders>
              <w:top w:val="nil"/>
              <w:left w:val="nil"/>
              <w:right w:val="nil"/>
            </w:tcBorders>
          </w:tcPr>
          <w:p w14:paraId="50D1D0C6" w14:textId="02F12684" w:rsidR="002949BA" w:rsidRDefault="002949BA" w:rsidP="002949BA">
            <w:pPr>
              <w:pStyle w:val="TabelleInhalt"/>
            </w:pPr>
            <w:r>
              <w:t>Bavaria</w:t>
            </w:r>
          </w:p>
        </w:tc>
        <w:tc>
          <w:tcPr>
            <w:tcW w:w="3314" w:type="dxa"/>
            <w:tcBorders>
              <w:top w:val="nil"/>
              <w:left w:val="nil"/>
              <w:right w:val="nil"/>
            </w:tcBorders>
          </w:tcPr>
          <w:p w14:paraId="1C431DCA" w14:textId="7EF4BE8A" w:rsidR="002949BA" w:rsidRPr="002949BA" w:rsidRDefault="002949BA" w:rsidP="002949BA">
            <w:pPr>
              <w:pStyle w:val="TabelleInhalt"/>
            </w:pPr>
            <w:proofErr w:type="spellStart"/>
            <w:r w:rsidRPr="002949BA">
              <w:t>Klosterfilz</w:t>
            </w:r>
            <w:proofErr w:type="spellEnd"/>
            <w:r w:rsidRPr="002949BA">
              <w:t>/Skt. Oswald</w:t>
            </w:r>
          </w:p>
        </w:tc>
        <w:tc>
          <w:tcPr>
            <w:tcW w:w="2072" w:type="dxa"/>
            <w:tcBorders>
              <w:top w:val="nil"/>
              <w:left w:val="nil"/>
              <w:right w:val="nil"/>
            </w:tcBorders>
          </w:tcPr>
          <w:p w14:paraId="55DA8A66" w14:textId="6AF5C927" w:rsidR="002949BA" w:rsidRDefault="002949BA" w:rsidP="002949BA">
            <w:pPr>
              <w:pStyle w:val="TabelleInhalt"/>
            </w:pPr>
            <w:r>
              <w:t>bog</w:t>
            </w:r>
          </w:p>
        </w:tc>
        <w:tc>
          <w:tcPr>
            <w:tcW w:w="2801" w:type="dxa"/>
            <w:tcBorders>
              <w:top w:val="nil"/>
              <w:left w:val="nil"/>
              <w:right w:val="nil"/>
            </w:tcBorders>
          </w:tcPr>
          <w:p w14:paraId="3BFC57DA" w14:textId="58FC188E" w:rsidR="002949BA" w:rsidRDefault="002949BA" w:rsidP="002949BA">
            <w:pPr>
              <w:pStyle w:val="TabelleInhalt"/>
            </w:pPr>
            <w:r>
              <w:t>not drained</w:t>
            </w:r>
          </w:p>
        </w:tc>
        <w:tc>
          <w:tcPr>
            <w:tcW w:w="2165" w:type="dxa"/>
            <w:tcBorders>
              <w:top w:val="nil"/>
              <w:left w:val="nil"/>
              <w:right w:val="nil"/>
            </w:tcBorders>
          </w:tcPr>
          <w:p w14:paraId="5AC31624" w14:textId="76CC6B9A" w:rsidR="002949BA" w:rsidRDefault="002949BA" w:rsidP="002949BA">
            <w:pPr>
              <w:pStyle w:val="TabelleInhalt"/>
            </w:pPr>
            <w:r>
              <w:t>pine</w:t>
            </w:r>
          </w:p>
        </w:tc>
      </w:tr>
      <w:tr w:rsidR="002949BA" w:rsidRPr="009179FB" w14:paraId="2F2F0960" w14:textId="77777777" w:rsidTr="007C352F">
        <w:tc>
          <w:tcPr>
            <w:tcW w:w="846" w:type="dxa"/>
            <w:tcBorders>
              <w:left w:val="nil"/>
              <w:bottom w:val="nil"/>
              <w:right w:val="nil"/>
            </w:tcBorders>
          </w:tcPr>
          <w:p w14:paraId="6E6AFE94" w14:textId="09831042" w:rsidR="002949BA" w:rsidRPr="009179FB" w:rsidRDefault="002949BA" w:rsidP="002949BA">
            <w:pPr>
              <w:pStyle w:val="TabelleInhalt"/>
            </w:pPr>
            <w:r w:rsidRPr="009179FB">
              <w:t>24</w:t>
            </w:r>
          </w:p>
        </w:tc>
        <w:tc>
          <w:tcPr>
            <w:tcW w:w="2977" w:type="dxa"/>
            <w:tcBorders>
              <w:left w:val="nil"/>
              <w:bottom w:val="nil"/>
              <w:right w:val="nil"/>
            </w:tcBorders>
          </w:tcPr>
          <w:p w14:paraId="19B5686F" w14:textId="78BC47B6" w:rsidR="002949BA" w:rsidRPr="009179FB" w:rsidRDefault="002949BA" w:rsidP="002949BA">
            <w:pPr>
              <w:pStyle w:val="TabelleInhalt"/>
            </w:pPr>
            <w:r w:rsidRPr="009179FB">
              <w:t>Hesse</w:t>
            </w:r>
          </w:p>
        </w:tc>
        <w:tc>
          <w:tcPr>
            <w:tcW w:w="3314" w:type="dxa"/>
            <w:tcBorders>
              <w:left w:val="nil"/>
              <w:bottom w:val="nil"/>
              <w:right w:val="nil"/>
            </w:tcBorders>
          </w:tcPr>
          <w:p w14:paraId="5F7416C1" w14:textId="5E326DD6" w:rsidR="002949BA" w:rsidRPr="009179FB" w:rsidRDefault="002949BA" w:rsidP="002949BA">
            <w:pPr>
              <w:pStyle w:val="TabelleInhalt"/>
            </w:pPr>
            <w:r w:rsidRPr="002949BA">
              <w:t>Brander Bruch/</w:t>
            </w:r>
            <w:proofErr w:type="spellStart"/>
            <w:r w:rsidRPr="002949BA">
              <w:t>Münden</w:t>
            </w:r>
            <w:proofErr w:type="spellEnd"/>
          </w:p>
        </w:tc>
        <w:tc>
          <w:tcPr>
            <w:tcW w:w="2072" w:type="dxa"/>
            <w:tcBorders>
              <w:left w:val="nil"/>
              <w:bottom w:val="nil"/>
              <w:right w:val="nil"/>
            </w:tcBorders>
          </w:tcPr>
          <w:p w14:paraId="0399DF4E" w14:textId="0238A446" w:rsidR="002949BA" w:rsidRPr="009179FB" w:rsidRDefault="006D22C5" w:rsidP="002949BA">
            <w:pPr>
              <w:pStyle w:val="TabelleInhalt"/>
            </w:pPr>
            <w:proofErr w:type="spellStart"/>
            <w:r>
              <w:t>gley</w:t>
            </w:r>
            <w:proofErr w:type="spellEnd"/>
            <w:r>
              <w:t xml:space="preserve"> soil</w:t>
            </w:r>
          </w:p>
        </w:tc>
        <w:tc>
          <w:tcPr>
            <w:tcW w:w="2801" w:type="dxa"/>
            <w:tcBorders>
              <w:left w:val="nil"/>
              <w:bottom w:val="nil"/>
              <w:right w:val="nil"/>
            </w:tcBorders>
          </w:tcPr>
          <w:p w14:paraId="41186A1C" w14:textId="507F6DE7" w:rsidR="002949BA" w:rsidRPr="009179FB" w:rsidRDefault="002949BA" w:rsidP="002949BA">
            <w:pPr>
              <w:pStyle w:val="TabelleInhalt"/>
            </w:pPr>
            <w:r w:rsidRPr="009179FB">
              <w:t>drained</w:t>
            </w:r>
          </w:p>
        </w:tc>
        <w:tc>
          <w:tcPr>
            <w:tcW w:w="2165" w:type="dxa"/>
            <w:tcBorders>
              <w:left w:val="nil"/>
              <w:bottom w:val="nil"/>
              <w:right w:val="nil"/>
            </w:tcBorders>
          </w:tcPr>
          <w:p w14:paraId="60AB858B" w14:textId="24030A4A" w:rsidR="002949BA" w:rsidRPr="009179FB" w:rsidRDefault="002949BA" w:rsidP="002949BA">
            <w:pPr>
              <w:pStyle w:val="TabelleInhalt"/>
            </w:pPr>
            <w:r w:rsidRPr="009179FB">
              <w:t>birch</w:t>
            </w:r>
          </w:p>
        </w:tc>
      </w:tr>
      <w:tr w:rsidR="002949BA" w:rsidRPr="009179FB" w14:paraId="7B63CD8F" w14:textId="77777777" w:rsidTr="007C352F">
        <w:tc>
          <w:tcPr>
            <w:tcW w:w="846" w:type="dxa"/>
            <w:tcBorders>
              <w:top w:val="nil"/>
              <w:left w:val="nil"/>
              <w:bottom w:val="nil"/>
              <w:right w:val="nil"/>
            </w:tcBorders>
          </w:tcPr>
          <w:p w14:paraId="3A878696" w14:textId="4C7E52B1" w:rsidR="002949BA" w:rsidRPr="009179FB" w:rsidRDefault="002949BA" w:rsidP="002949BA">
            <w:pPr>
              <w:pStyle w:val="TabelleInhalt"/>
            </w:pPr>
            <w:r w:rsidRPr="009179FB">
              <w:t>25</w:t>
            </w:r>
          </w:p>
        </w:tc>
        <w:tc>
          <w:tcPr>
            <w:tcW w:w="2977" w:type="dxa"/>
            <w:tcBorders>
              <w:top w:val="nil"/>
              <w:left w:val="nil"/>
              <w:bottom w:val="nil"/>
              <w:right w:val="nil"/>
            </w:tcBorders>
          </w:tcPr>
          <w:p w14:paraId="7C42F2BE" w14:textId="38ED0212" w:rsidR="002949BA" w:rsidRPr="009179FB" w:rsidRDefault="002949BA" w:rsidP="002949BA">
            <w:pPr>
              <w:pStyle w:val="TabelleInhalt"/>
            </w:pPr>
            <w:r w:rsidRPr="009179FB">
              <w:t>Hesse</w:t>
            </w:r>
          </w:p>
        </w:tc>
        <w:tc>
          <w:tcPr>
            <w:tcW w:w="3314" w:type="dxa"/>
            <w:tcBorders>
              <w:top w:val="nil"/>
              <w:left w:val="nil"/>
              <w:bottom w:val="nil"/>
              <w:right w:val="nil"/>
            </w:tcBorders>
          </w:tcPr>
          <w:p w14:paraId="2F676374" w14:textId="3ABFBFE2" w:rsidR="002949BA" w:rsidRPr="009179FB" w:rsidRDefault="002949BA" w:rsidP="002949BA">
            <w:pPr>
              <w:pStyle w:val="TabelleInhalt"/>
            </w:pPr>
            <w:proofErr w:type="spellStart"/>
            <w:r w:rsidRPr="002949BA">
              <w:t>Ellerhorst</w:t>
            </w:r>
            <w:proofErr w:type="spellEnd"/>
            <w:r w:rsidRPr="002949BA">
              <w:t>/</w:t>
            </w:r>
            <w:proofErr w:type="spellStart"/>
            <w:r w:rsidRPr="002949BA">
              <w:t>Münden</w:t>
            </w:r>
            <w:proofErr w:type="spellEnd"/>
          </w:p>
        </w:tc>
        <w:tc>
          <w:tcPr>
            <w:tcW w:w="2072" w:type="dxa"/>
            <w:tcBorders>
              <w:top w:val="nil"/>
              <w:left w:val="nil"/>
              <w:bottom w:val="nil"/>
              <w:right w:val="nil"/>
            </w:tcBorders>
          </w:tcPr>
          <w:p w14:paraId="2C5F1981" w14:textId="31DDFC35" w:rsidR="002949BA" w:rsidRPr="009179FB" w:rsidRDefault="002949BA" w:rsidP="002949BA">
            <w:pPr>
              <w:pStyle w:val="TabelleInhalt"/>
            </w:pPr>
            <w:r w:rsidRPr="009179FB">
              <w:t>fen</w:t>
            </w:r>
          </w:p>
        </w:tc>
        <w:tc>
          <w:tcPr>
            <w:tcW w:w="2801" w:type="dxa"/>
            <w:tcBorders>
              <w:top w:val="nil"/>
              <w:left w:val="nil"/>
              <w:bottom w:val="nil"/>
              <w:right w:val="nil"/>
            </w:tcBorders>
          </w:tcPr>
          <w:p w14:paraId="576244D3" w14:textId="43A8139B"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6FF7401F" w14:textId="23AE7D5F" w:rsidR="002949BA" w:rsidRPr="009179FB" w:rsidRDefault="002949BA" w:rsidP="002949BA">
            <w:pPr>
              <w:pStyle w:val="TabelleInhalt"/>
            </w:pPr>
            <w:r w:rsidRPr="009179FB">
              <w:t>alder</w:t>
            </w:r>
          </w:p>
        </w:tc>
      </w:tr>
      <w:tr w:rsidR="002949BA" w:rsidRPr="009179FB" w14:paraId="30DB9108" w14:textId="77777777" w:rsidTr="007C352F">
        <w:tc>
          <w:tcPr>
            <w:tcW w:w="846" w:type="dxa"/>
            <w:tcBorders>
              <w:top w:val="nil"/>
              <w:left w:val="nil"/>
              <w:right w:val="nil"/>
            </w:tcBorders>
          </w:tcPr>
          <w:p w14:paraId="2500AEDE" w14:textId="74451822" w:rsidR="002949BA" w:rsidRPr="009179FB" w:rsidRDefault="002949BA" w:rsidP="002949BA">
            <w:pPr>
              <w:pStyle w:val="TabelleInhalt"/>
            </w:pPr>
            <w:r w:rsidRPr="009179FB">
              <w:t>26</w:t>
            </w:r>
          </w:p>
        </w:tc>
        <w:tc>
          <w:tcPr>
            <w:tcW w:w="2977" w:type="dxa"/>
            <w:tcBorders>
              <w:top w:val="nil"/>
              <w:left w:val="nil"/>
              <w:right w:val="nil"/>
            </w:tcBorders>
          </w:tcPr>
          <w:p w14:paraId="2641376B" w14:textId="67F1B63B" w:rsidR="002949BA" w:rsidRPr="009179FB" w:rsidRDefault="002949BA" w:rsidP="002949BA">
            <w:pPr>
              <w:pStyle w:val="TabelleInhalt"/>
            </w:pPr>
            <w:r w:rsidRPr="009179FB">
              <w:t>Hesse</w:t>
            </w:r>
          </w:p>
        </w:tc>
        <w:tc>
          <w:tcPr>
            <w:tcW w:w="3314" w:type="dxa"/>
            <w:tcBorders>
              <w:top w:val="nil"/>
              <w:left w:val="nil"/>
              <w:right w:val="nil"/>
            </w:tcBorders>
          </w:tcPr>
          <w:p w14:paraId="2EF7C343" w14:textId="335C61D8" w:rsidR="002949BA" w:rsidRPr="009179FB" w:rsidRDefault="002949BA" w:rsidP="002949BA">
            <w:pPr>
              <w:pStyle w:val="TabelleInhalt"/>
            </w:pPr>
            <w:proofErr w:type="spellStart"/>
            <w:r w:rsidRPr="002949BA">
              <w:t>Krämersgrund</w:t>
            </w:r>
            <w:proofErr w:type="spellEnd"/>
            <w:r w:rsidRPr="002949BA">
              <w:t>/Wetter</w:t>
            </w:r>
          </w:p>
        </w:tc>
        <w:tc>
          <w:tcPr>
            <w:tcW w:w="2072" w:type="dxa"/>
            <w:tcBorders>
              <w:top w:val="nil"/>
              <w:left w:val="nil"/>
              <w:right w:val="nil"/>
            </w:tcBorders>
          </w:tcPr>
          <w:p w14:paraId="720AAE70" w14:textId="595B39A7" w:rsidR="002949BA" w:rsidRPr="009179FB" w:rsidRDefault="002949BA" w:rsidP="002949BA">
            <w:pPr>
              <w:pStyle w:val="TabelleInhalt"/>
            </w:pPr>
            <w:r w:rsidRPr="009179FB">
              <w:t>fen</w:t>
            </w:r>
          </w:p>
        </w:tc>
        <w:tc>
          <w:tcPr>
            <w:tcW w:w="2801" w:type="dxa"/>
            <w:tcBorders>
              <w:top w:val="nil"/>
              <w:left w:val="nil"/>
              <w:right w:val="nil"/>
            </w:tcBorders>
          </w:tcPr>
          <w:p w14:paraId="1ED2FB5F" w14:textId="2204EF3C" w:rsidR="002949BA" w:rsidRPr="009179FB" w:rsidRDefault="002949BA" w:rsidP="002949BA">
            <w:pPr>
              <w:pStyle w:val="TabelleInhalt"/>
            </w:pPr>
            <w:r w:rsidRPr="009179FB">
              <w:t>drained</w:t>
            </w:r>
          </w:p>
        </w:tc>
        <w:tc>
          <w:tcPr>
            <w:tcW w:w="2165" w:type="dxa"/>
            <w:tcBorders>
              <w:top w:val="nil"/>
              <w:left w:val="nil"/>
              <w:right w:val="nil"/>
            </w:tcBorders>
          </w:tcPr>
          <w:p w14:paraId="1F022895" w14:textId="780C59BC" w:rsidR="002949BA" w:rsidRPr="009179FB" w:rsidRDefault="002949BA" w:rsidP="002949BA">
            <w:pPr>
              <w:pStyle w:val="TabelleInhalt"/>
            </w:pPr>
            <w:r w:rsidRPr="009179FB">
              <w:t>alder</w:t>
            </w:r>
          </w:p>
        </w:tc>
      </w:tr>
      <w:tr w:rsidR="002949BA" w:rsidRPr="009179FB" w14:paraId="4FED9FA9" w14:textId="77777777" w:rsidTr="007C352F">
        <w:tc>
          <w:tcPr>
            <w:tcW w:w="846" w:type="dxa"/>
            <w:tcBorders>
              <w:left w:val="nil"/>
              <w:bottom w:val="nil"/>
              <w:right w:val="nil"/>
            </w:tcBorders>
          </w:tcPr>
          <w:p w14:paraId="72579C85" w14:textId="75E1BA3A" w:rsidR="002949BA" w:rsidRPr="009179FB" w:rsidRDefault="002949BA" w:rsidP="002949BA">
            <w:pPr>
              <w:pStyle w:val="TabelleInhalt"/>
            </w:pPr>
            <w:r w:rsidRPr="009179FB">
              <w:t>27</w:t>
            </w:r>
          </w:p>
        </w:tc>
        <w:tc>
          <w:tcPr>
            <w:tcW w:w="2977" w:type="dxa"/>
            <w:tcBorders>
              <w:left w:val="nil"/>
              <w:bottom w:val="nil"/>
              <w:right w:val="nil"/>
            </w:tcBorders>
          </w:tcPr>
          <w:p w14:paraId="261C987F" w14:textId="04B4FE7C" w:rsidR="002949BA" w:rsidRPr="009179FB" w:rsidRDefault="002949BA" w:rsidP="002949BA">
            <w:pPr>
              <w:pStyle w:val="TabelleInhalt"/>
            </w:pPr>
            <w:r w:rsidRPr="009179FB">
              <w:t>Mecklenburg Western Pomerania</w:t>
            </w:r>
          </w:p>
        </w:tc>
        <w:tc>
          <w:tcPr>
            <w:tcW w:w="3314" w:type="dxa"/>
            <w:tcBorders>
              <w:left w:val="nil"/>
              <w:bottom w:val="nil"/>
              <w:right w:val="nil"/>
            </w:tcBorders>
          </w:tcPr>
          <w:p w14:paraId="3213157B" w14:textId="500233B2" w:rsidR="002949BA" w:rsidRPr="009179FB" w:rsidRDefault="002949BA" w:rsidP="002949BA">
            <w:pPr>
              <w:pStyle w:val="TabelleInhalt"/>
            </w:pPr>
            <w:proofErr w:type="spellStart"/>
            <w:r w:rsidRPr="002949BA">
              <w:t>Pälitzsee</w:t>
            </w:r>
            <w:proofErr w:type="spellEnd"/>
            <w:r w:rsidRPr="002949BA">
              <w:t>/</w:t>
            </w:r>
            <w:proofErr w:type="spellStart"/>
            <w:r w:rsidRPr="002949BA">
              <w:t>Pelzkuhl</w:t>
            </w:r>
            <w:proofErr w:type="spellEnd"/>
          </w:p>
        </w:tc>
        <w:tc>
          <w:tcPr>
            <w:tcW w:w="2072" w:type="dxa"/>
            <w:tcBorders>
              <w:left w:val="nil"/>
              <w:bottom w:val="nil"/>
              <w:right w:val="nil"/>
            </w:tcBorders>
          </w:tcPr>
          <w:p w14:paraId="212BE541" w14:textId="561EC541" w:rsidR="002949BA" w:rsidRPr="009179FB" w:rsidRDefault="002949BA" w:rsidP="002949BA">
            <w:pPr>
              <w:pStyle w:val="TabelleInhalt"/>
            </w:pPr>
            <w:r w:rsidRPr="009179FB">
              <w:t>fen</w:t>
            </w:r>
          </w:p>
        </w:tc>
        <w:tc>
          <w:tcPr>
            <w:tcW w:w="2801" w:type="dxa"/>
            <w:tcBorders>
              <w:left w:val="nil"/>
              <w:bottom w:val="nil"/>
              <w:right w:val="nil"/>
            </w:tcBorders>
          </w:tcPr>
          <w:p w14:paraId="2C06B2BA" w14:textId="77214E05" w:rsidR="002949BA" w:rsidRPr="009179FB" w:rsidRDefault="002949BA" w:rsidP="002949BA">
            <w:pPr>
              <w:pStyle w:val="TabelleInhalt"/>
            </w:pPr>
            <w:r w:rsidRPr="009179FB">
              <w:t>drained</w:t>
            </w:r>
          </w:p>
        </w:tc>
        <w:tc>
          <w:tcPr>
            <w:tcW w:w="2165" w:type="dxa"/>
            <w:tcBorders>
              <w:left w:val="nil"/>
              <w:bottom w:val="nil"/>
              <w:right w:val="nil"/>
            </w:tcBorders>
          </w:tcPr>
          <w:p w14:paraId="18034152" w14:textId="6290BCBF" w:rsidR="002949BA" w:rsidRPr="009179FB" w:rsidRDefault="002949BA" w:rsidP="002949BA">
            <w:pPr>
              <w:pStyle w:val="TabelleInhalt"/>
            </w:pPr>
            <w:r w:rsidRPr="009179FB">
              <w:t>alder</w:t>
            </w:r>
          </w:p>
        </w:tc>
      </w:tr>
      <w:tr w:rsidR="002949BA" w:rsidRPr="009179FB" w14:paraId="2FC0CEC2" w14:textId="77777777" w:rsidTr="007C352F">
        <w:tc>
          <w:tcPr>
            <w:tcW w:w="846" w:type="dxa"/>
            <w:tcBorders>
              <w:top w:val="nil"/>
              <w:left w:val="nil"/>
              <w:bottom w:val="nil"/>
              <w:right w:val="nil"/>
            </w:tcBorders>
          </w:tcPr>
          <w:p w14:paraId="6466CAA2" w14:textId="4FAC32C0" w:rsidR="002949BA" w:rsidRPr="009179FB" w:rsidRDefault="002949BA" w:rsidP="002949BA">
            <w:pPr>
              <w:pStyle w:val="TabelleInhalt"/>
            </w:pPr>
            <w:r w:rsidRPr="009179FB">
              <w:t>29</w:t>
            </w:r>
          </w:p>
        </w:tc>
        <w:tc>
          <w:tcPr>
            <w:tcW w:w="2977" w:type="dxa"/>
            <w:tcBorders>
              <w:top w:val="nil"/>
              <w:left w:val="nil"/>
              <w:bottom w:val="nil"/>
              <w:right w:val="nil"/>
            </w:tcBorders>
          </w:tcPr>
          <w:p w14:paraId="56788A1C" w14:textId="6DB2BDA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6957252B" w14:textId="16FCB145" w:rsidR="002949BA" w:rsidRPr="009179FB" w:rsidRDefault="002949BA" w:rsidP="002949BA">
            <w:pPr>
              <w:pStyle w:val="TabelleInhalt"/>
            </w:pPr>
            <w:proofErr w:type="spellStart"/>
            <w:r w:rsidRPr="002949BA">
              <w:t>Drewensee</w:t>
            </w:r>
            <w:proofErr w:type="spellEnd"/>
            <w:r w:rsidRPr="002949BA">
              <w:t>/</w:t>
            </w:r>
            <w:proofErr w:type="spellStart"/>
            <w:r w:rsidRPr="002949BA">
              <w:t>Priepert</w:t>
            </w:r>
            <w:proofErr w:type="spellEnd"/>
          </w:p>
        </w:tc>
        <w:tc>
          <w:tcPr>
            <w:tcW w:w="2072" w:type="dxa"/>
            <w:tcBorders>
              <w:top w:val="nil"/>
              <w:left w:val="nil"/>
              <w:bottom w:val="nil"/>
              <w:right w:val="nil"/>
            </w:tcBorders>
          </w:tcPr>
          <w:p w14:paraId="4F39CA06" w14:textId="21ABB164" w:rsidR="002949BA" w:rsidRPr="009179FB" w:rsidRDefault="002949BA" w:rsidP="002949BA">
            <w:pPr>
              <w:pStyle w:val="TabelleInhalt"/>
            </w:pPr>
            <w:r w:rsidRPr="009179FB">
              <w:t>fen</w:t>
            </w:r>
          </w:p>
        </w:tc>
        <w:tc>
          <w:tcPr>
            <w:tcW w:w="2801" w:type="dxa"/>
            <w:tcBorders>
              <w:top w:val="nil"/>
              <w:left w:val="nil"/>
              <w:bottom w:val="nil"/>
              <w:right w:val="nil"/>
            </w:tcBorders>
          </w:tcPr>
          <w:p w14:paraId="77081521" w14:textId="5CC1AE7D" w:rsidR="002949BA" w:rsidRPr="009179FB" w:rsidRDefault="002949BA" w:rsidP="002949BA">
            <w:pPr>
              <w:pStyle w:val="TabelleInhalt"/>
            </w:pPr>
            <w:r w:rsidRPr="009179FB">
              <w:t>drained</w:t>
            </w:r>
          </w:p>
        </w:tc>
        <w:tc>
          <w:tcPr>
            <w:tcW w:w="2165" w:type="dxa"/>
            <w:tcBorders>
              <w:top w:val="nil"/>
              <w:left w:val="nil"/>
              <w:bottom w:val="nil"/>
              <w:right w:val="nil"/>
            </w:tcBorders>
          </w:tcPr>
          <w:p w14:paraId="0C1F81BC" w14:textId="63AB0E39" w:rsidR="002949BA" w:rsidRPr="009179FB" w:rsidRDefault="002949BA" w:rsidP="002949BA">
            <w:pPr>
              <w:pStyle w:val="TabelleInhalt"/>
            </w:pPr>
            <w:r w:rsidRPr="009179FB">
              <w:t>alder</w:t>
            </w:r>
          </w:p>
        </w:tc>
      </w:tr>
      <w:tr w:rsidR="002949BA" w:rsidRPr="009179FB" w14:paraId="36B8A0EF" w14:textId="77777777" w:rsidTr="007C352F">
        <w:tc>
          <w:tcPr>
            <w:tcW w:w="846" w:type="dxa"/>
            <w:tcBorders>
              <w:top w:val="nil"/>
              <w:left w:val="nil"/>
              <w:bottom w:val="nil"/>
              <w:right w:val="nil"/>
            </w:tcBorders>
          </w:tcPr>
          <w:p w14:paraId="12C8AA91" w14:textId="37AFC594" w:rsidR="002949BA" w:rsidRPr="009179FB" w:rsidRDefault="002949BA" w:rsidP="002949BA">
            <w:pPr>
              <w:pStyle w:val="TabelleInhalt"/>
            </w:pPr>
            <w:r w:rsidRPr="009179FB">
              <w:t>30</w:t>
            </w:r>
          </w:p>
        </w:tc>
        <w:tc>
          <w:tcPr>
            <w:tcW w:w="2977" w:type="dxa"/>
            <w:tcBorders>
              <w:top w:val="nil"/>
              <w:left w:val="nil"/>
              <w:bottom w:val="nil"/>
              <w:right w:val="nil"/>
            </w:tcBorders>
          </w:tcPr>
          <w:p w14:paraId="37443818" w14:textId="25DE924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4F28CC21" w14:textId="7F2626C7" w:rsidR="002949BA" w:rsidRPr="009179FB" w:rsidRDefault="002949BA" w:rsidP="002949BA">
            <w:pPr>
              <w:pStyle w:val="TabelleInhalt"/>
            </w:pPr>
            <w:proofErr w:type="spellStart"/>
            <w:r w:rsidRPr="002949BA">
              <w:t>Rätzsee</w:t>
            </w:r>
            <w:proofErr w:type="spellEnd"/>
            <w:r w:rsidRPr="002949BA">
              <w:t>/</w:t>
            </w:r>
            <w:proofErr w:type="spellStart"/>
            <w:r w:rsidRPr="002949BA">
              <w:t>Fleeth</w:t>
            </w:r>
            <w:proofErr w:type="spellEnd"/>
          </w:p>
        </w:tc>
        <w:tc>
          <w:tcPr>
            <w:tcW w:w="2072" w:type="dxa"/>
            <w:tcBorders>
              <w:top w:val="nil"/>
              <w:left w:val="nil"/>
              <w:bottom w:val="nil"/>
              <w:right w:val="nil"/>
            </w:tcBorders>
          </w:tcPr>
          <w:p w14:paraId="6B2BFEE7" w14:textId="50933B42" w:rsidR="002949BA" w:rsidRPr="009179FB" w:rsidRDefault="002949BA" w:rsidP="002949BA">
            <w:pPr>
              <w:pStyle w:val="TabelleInhalt"/>
            </w:pPr>
            <w:r w:rsidRPr="009179FB">
              <w:t>fen</w:t>
            </w:r>
          </w:p>
        </w:tc>
        <w:tc>
          <w:tcPr>
            <w:tcW w:w="2801" w:type="dxa"/>
            <w:tcBorders>
              <w:top w:val="nil"/>
              <w:left w:val="nil"/>
              <w:bottom w:val="nil"/>
              <w:right w:val="nil"/>
            </w:tcBorders>
          </w:tcPr>
          <w:p w14:paraId="11DED9DC" w14:textId="4BB31160"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2D587CCD" w14:textId="47B52F1C" w:rsidR="002949BA" w:rsidRPr="009179FB" w:rsidRDefault="002949BA" w:rsidP="002949BA">
            <w:pPr>
              <w:pStyle w:val="TabelleInhalt"/>
            </w:pPr>
            <w:r w:rsidRPr="009179FB">
              <w:t>alder</w:t>
            </w:r>
          </w:p>
        </w:tc>
      </w:tr>
      <w:tr w:rsidR="002949BA" w:rsidRPr="009179FB" w14:paraId="0B175E3A" w14:textId="77777777" w:rsidTr="007C352F">
        <w:tc>
          <w:tcPr>
            <w:tcW w:w="846" w:type="dxa"/>
            <w:tcBorders>
              <w:top w:val="nil"/>
              <w:left w:val="nil"/>
              <w:bottom w:val="nil"/>
              <w:right w:val="nil"/>
            </w:tcBorders>
          </w:tcPr>
          <w:p w14:paraId="6402D035" w14:textId="724E5259" w:rsidR="002949BA" w:rsidRPr="009179FB" w:rsidRDefault="002949BA" w:rsidP="002949BA">
            <w:pPr>
              <w:pStyle w:val="TabelleInhalt"/>
            </w:pPr>
            <w:r w:rsidRPr="009179FB">
              <w:t>31</w:t>
            </w:r>
          </w:p>
        </w:tc>
        <w:tc>
          <w:tcPr>
            <w:tcW w:w="2977" w:type="dxa"/>
            <w:tcBorders>
              <w:top w:val="nil"/>
              <w:left w:val="nil"/>
              <w:bottom w:val="nil"/>
              <w:right w:val="nil"/>
            </w:tcBorders>
          </w:tcPr>
          <w:p w14:paraId="5AFA63DC" w14:textId="57FFFBC1"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52D5CA42" w14:textId="7190C2A7" w:rsidR="002949BA" w:rsidRPr="009179FB" w:rsidRDefault="002949BA" w:rsidP="002949BA">
            <w:pPr>
              <w:pStyle w:val="TabelleInhalt"/>
            </w:pPr>
            <w:proofErr w:type="spellStart"/>
            <w:r w:rsidRPr="002949BA">
              <w:t>Buchenhorst</w:t>
            </w:r>
            <w:proofErr w:type="spellEnd"/>
          </w:p>
        </w:tc>
        <w:tc>
          <w:tcPr>
            <w:tcW w:w="2072" w:type="dxa"/>
            <w:tcBorders>
              <w:top w:val="nil"/>
              <w:left w:val="nil"/>
              <w:bottom w:val="nil"/>
              <w:right w:val="nil"/>
            </w:tcBorders>
          </w:tcPr>
          <w:p w14:paraId="6EBD2FEC" w14:textId="589353C6" w:rsidR="002949BA" w:rsidRPr="009179FB" w:rsidRDefault="002949BA" w:rsidP="002949BA">
            <w:pPr>
              <w:pStyle w:val="TabelleInhalt"/>
            </w:pPr>
            <w:r w:rsidRPr="009179FB">
              <w:t>fen</w:t>
            </w:r>
          </w:p>
        </w:tc>
        <w:tc>
          <w:tcPr>
            <w:tcW w:w="2801" w:type="dxa"/>
            <w:tcBorders>
              <w:top w:val="nil"/>
              <w:left w:val="nil"/>
              <w:bottom w:val="nil"/>
              <w:right w:val="nil"/>
            </w:tcBorders>
          </w:tcPr>
          <w:p w14:paraId="6AE46ACA" w14:textId="2A0E54FF" w:rsidR="002949BA" w:rsidRPr="009179FB" w:rsidRDefault="002949BA" w:rsidP="002949BA">
            <w:pPr>
              <w:pStyle w:val="TabelleInhalt"/>
            </w:pPr>
            <w:r w:rsidRPr="009179FB">
              <w:t>drained</w:t>
            </w:r>
          </w:p>
        </w:tc>
        <w:tc>
          <w:tcPr>
            <w:tcW w:w="2165" w:type="dxa"/>
            <w:tcBorders>
              <w:top w:val="nil"/>
              <w:left w:val="nil"/>
              <w:bottom w:val="nil"/>
              <w:right w:val="nil"/>
            </w:tcBorders>
          </w:tcPr>
          <w:p w14:paraId="57E1C38A" w14:textId="40774224" w:rsidR="002949BA" w:rsidRPr="009179FB" w:rsidRDefault="002949BA" w:rsidP="002949BA">
            <w:pPr>
              <w:pStyle w:val="TabelleInhalt"/>
            </w:pPr>
            <w:r w:rsidRPr="009179FB">
              <w:t>alder</w:t>
            </w:r>
          </w:p>
        </w:tc>
      </w:tr>
      <w:tr w:rsidR="002949BA" w:rsidRPr="009179FB" w14:paraId="2510C173" w14:textId="77777777" w:rsidTr="007C352F">
        <w:tc>
          <w:tcPr>
            <w:tcW w:w="846" w:type="dxa"/>
            <w:tcBorders>
              <w:left w:val="nil"/>
              <w:bottom w:val="nil"/>
              <w:right w:val="nil"/>
            </w:tcBorders>
          </w:tcPr>
          <w:p w14:paraId="57CF9D0B" w14:textId="7734C164" w:rsidR="002949BA" w:rsidRPr="009179FB" w:rsidRDefault="002949BA" w:rsidP="002949BA">
            <w:pPr>
              <w:pStyle w:val="TabelleInhalt"/>
            </w:pPr>
            <w:r w:rsidRPr="009179FB">
              <w:t>33</w:t>
            </w:r>
          </w:p>
        </w:tc>
        <w:tc>
          <w:tcPr>
            <w:tcW w:w="2977" w:type="dxa"/>
            <w:tcBorders>
              <w:left w:val="nil"/>
              <w:bottom w:val="nil"/>
              <w:right w:val="nil"/>
            </w:tcBorders>
          </w:tcPr>
          <w:p w14:paraId="52C88F81" w14:textId="09569EBE" w:rsidR="002949BA" w:rsidRPr="009179FB" w:rsidRDefault="002949BA" w:rsidP="002949BA">
            <w:pPr>
              <w:pStyle w:val="TabelleInhalt"/>
            </w:pPr>
            <w:r w:rsidRPr="009179FB">
              <w:t>Lower Saxony</w:t>
            </w:r>
          </w:p>
        </w:tc>
        <w:tc>
          <w:tcPr>
            <w:tcW w:w="3314" w:type="dxa"/>
            <w:tcBorders>
              <w:left w:val="nil"/>
              <w:bottom w:val="nil"/>
              <w:right w:val="nil"/>
            </w:tcBorders>
          </w:tcPr>
          <w:p w14:paraId="73361FE7" w14:textId="3EE54707" w:rsidR="002949BA" w:rsidRPr="009179FB" w:rsidRDefault="002949BA" w:rsidP="002949BA">
            <w:pPr>
              <w:pStyle w:val="TabelleInhalt"/>
            </w:pPr>
            <w:proofErr w:type="spellStart"/>
            <w:r w:rsidRPr="002949BA">
              <w:t>Wildenkiel</w:t>
            </w:r>
            <w:proofErr w:type="spellEnd"/>
            <w:r w:rsidRPr="002949BA">
              <w:t xml:space="preserve"> 1</w:t>
            </w:r>
          </w:p>
        </w:tc>
        <w:tc>
          <w:tcPr>
            <w:tcW w:w="2072" w:type="dxa"/>
            <w:tcBorders>
              <w:left w:val="nil"/>
              <w:bottom w:val="nil"/>
              <w:right w:val="nil"/>
            </w:tcBorders>
          </w:tcPr>
          <w:p w14:paraId="7E72CB2A" w14:textId="7117ADB5" w:rsidR="002949BA" w:rsidRPr="009179FB" w:rsidRDefault="002949BA" w:rsidP="002949BA">
            <w:pPr>
              <w:pStyle w:val="TabelleInhalt"/>
            </w:pPr>
            <w:r w:rsidRPr="009179FB">
              <w:t>fen</w:t>
            </w:r>
          </w:p>
        </w:tc>
        <w:tc>
          <w:tcPr>
            <w:tcW w:w="2801" w:type="dxa"/>
            <w:tcBorders>
              <w:left w:val="nil"/>
              <w:bottom w:val="nil"/>
              <w:right w:val="nil"/>
            </w:tcBorders>
          </w:tcPr>
          <w:p w14:paraId="14E8F9FB" w14:textId="65AD2D05" w:rsidR="002949BA" w:rsidRPr="009179FB" w:rsidRDefault="002949BA" w:rsidP="002949BA">
            <w:pPr>
              <w:pStyle w:val="TabelleInhalt"/>
            </w:pPr>
            <w:r w:rsidRPr="009179FB">
              <w:t>drained</w:t>
            </w:r>
          </w:p>
        </w:tc>
        <w:tc>
          <w:tcPr>
            <w:tcW w:w="2165" w:type="dxa"/>
            <w:tcBorders>
              <w:left w:val="nil"/>
              <w:bottom w:val="nil"/>
              <w:right w:val="nil"/>
            </w:tcBorders>
          </w:tcPr>
          <w:p w14:paraId="48CABF11" w14:textId="45DBE732" w:rsidR="002949BA" w:rsidRPr="009179FB" w:rsidRDefault="002949BA" w:rsidP="002949BA">
            <w:pPr>
              <w:pStyle w:val="TabelleInhalt"/>
            </w:pPr>
            <w:r w:rsidRPr="009179FB">
              <w:t>spruce</w:t>
            </w:r>
          </w:p>
        </w:tc>
      </w:tr>
      <w:tr w:rsidR="002949BA" w:rsidRPr="009179FB" w14:paraId="574F81AE" w14:textId="77777777" w:rsidTr="007C352F">
        <w:tc>
          <w:tcPr>
            <w:tcW w:w="846" w:type="dxa"/>
            <w:tcBorders>
              <w:top w:val="nil"/>
              <w:left w:val="nil"/>
              <w:bottom w:val="nil"/>
              <w:right w:val="nil"/>
            </w:tcBorders>
          </w:tcPr>
          <w:p w14:paraId="3ED1E128" w14:textId="3131FAC0" w:rsidR="002949BA" w:rsidRPr="009179FB" w:rsidRDefault="002949BA" w:rsidP="002949BA">
            <w:pPr>
              <w:pStyle w:val="TabelleInhalt"/>
            </w:pPr>
            <w:r w:rsidRPr="009179FB">
              <w:t>34</w:t>
            </w:r>
          </w:p>
        </w:tc>
        <w:tc>
          <w:tcPr>
            <w:tcW w:w="2977" w:type="dxa"/>
            <w:tcBorders>
              <w:top w:val="nil"/>
              <w:left w:val="nil"/>
              <w:bottom w:val="nil"/>
              <w:right w:val="nil"/>
            </w:tcBorders>
          </w:tcPr>
          <w:p w14:paraId="14B79F44" w14:textId="3FF1826A"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63659E1C" w14:textId="2FDEF58B" w:rsidR="002949BA" w:rsidRPr="009179FB" w:rsidRDefault="002949BA" w:rsidP="002949BA">
            <w:pPr>
              <w:pStyle w:val="TabelleInhalt"/>
            </w:pPr>
            <w:proofErr w:type="spellStart"/>
            <w:r w:rsidRPr="002949BA">
              <w:t>Wildenkiel</w:t>
            </w:r>
            <w:proofErr w:type="spellEnd"/>
            <w:r w:rsidRPr="002949BA">
              <w:t xml:space="preserve"> </w:t>
            </w:r>
            <w:r>
              <w:t>2</w:t>
            </w:r>
          </w:p>
        </w:tc>
        <w:tc>
          <w:tcPr>
            <w:tcW w:w="2072" w:type="dxa"/>
            <w:tcBorders>
              <w:top w:val="nil"/>
              <w:left w:val="nil"/>
              <w:bottom w:val="nil"/>
              <w:right w:val="nil"/>
            </w:tcBorders>
          </w:tcPr>
          <w:p w14:paraId="4C6F9108" w14:textId="4DCA7B28"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nil"/>
              <w:right w:val="nil"/>
            </w:tcBorders>
          </w:tcPr>
          <w:p w14:paraId="6F1BB938" w14:textId="597FD1CE" w:rsidR="002949BA" w:rsidRPr="009179FB" w:rsidRDefault="002949BA" w:rsidP="002949BA">
            <w:pPr>
              <w:pStyle w:val="TabelleInhalt"/>
            </w:pPr>
            <w:r w:rsidRPr="009179FB">
              <w:t>drained</w:t>
            </w:r>
          </w:p>
        </w:tc>
        <w:tc>
          <w:tcPr>
            <w:tcW w:w="2165" w:type="dxa"/>
            <w:tcBorders>
              <w:top w:val="nil"/>
              <w:left w:val="nil"/>
              <w:bottom w:val="nil"/>
              <w:right w:val="nil"/>
            </w:tcBorders>
          </w:tcPr>
          <w:p w14:paraId="159D86F7" w14:textId="2CE2BE02" w:rsidR="002949BA" w:rsidRPr="009179FB" w:rsidRDefault="002949BA" w:rsidP="002949BA">
            <w:pPr>
              <w:pStyle w:val="TabelleInhalt"/>
            </w:pPr>
            <w:r w:rsidRPr="009179FB">
              <w:t>birch</w:t>
            </w:r>
          </w:p>
        </w:tc>
      </w:tr>
      <w:tr w:rsidR="002949BA" w:rsidRPr="009179FB" w14:paraId="3EDB0605" w14:textId="77777777" w:rsidTr="007C352F">
        <w:tc>
          <w:tcPr>
            <w:tcW w:w="846" w:type="dxa"/>
            <w:tcBorders>
              <w:top w:val="nil"/>
              <w:left w:val="nil"/>
              <w:bottom w:val="nil"/>
              <w:right w:val="nil"/>
            </w:tcBorders>
          </w:tcPr>
          <w:p w14:paraId="557F30BB" w14:textId="752443E0" w:rsidR="002949BA" w:rsidRPr="007C352F" w:rsidRDefault="002949BA" w:rsidP="002949BA">
            <w:pPr>
              <w:pStyle w:val="TabelleInhalt"/>
            </w:pPr>
            <w:r w:rsidRPr="007C352F">
              <w:t>37</w:t>
            </w:r>
          </w:p>
        </w:tc>
        <w:tc>
          <w:tcPr>
            <w:tcW w:w="2977" w:type="dxa"/>
            <w:tcBorders>
              <w:top w:val="nil"/>
              <w:left w:val="nil"/>
              <w:bottom w:val="nil"/>
              <w:right w:val="nil"/>
            </w:tcBorders>
          </w:tcPr>
          <w:p w14:paraId="0B7D5060" w14:textId="356AE444" w:rsidR="002949BA" w:rsidRPr="007C352F" w:rsidRDefault="002949BA" w:rsidP="002949BA">
            <w:pPr>
              <w:pStyle w:val="TabelleInhalt"/>
            </w:pPr>
            <w:r w:rsidRPr="007C352F">
              <w:t>Lower Saxony</w:t>
            </w:r>
          </w:p>
        </w:tc>
        <w:tc>
          <w:tcPr>
            <w:tcW w:w="3314" w:type="dxa"/>
            <w:tcBorders>
              <w:top w:val="nil"/>
              <w:left w:val="nil"/>
              <w:bottom w:val="nil"/>
              <w:right w:val="nil"/>
            </w:tcBorders>
          </w:tcPr>
          <w:p w14:paraId="61813B07" w14:textId="42B1A7AB" w:rsidR="002949BA" w:rsidRPr="007C352F" w:rsidRDefault="002949BA" w:rsidP="002949BA">
            <w:pPr>
              <w:pStyle w:val="TabelleInhalt"/>
            </w:pPr>
            <w:proofErr w:type="spellStart"/>
            <w:r w:rsidRPr="007C352F">
              <w:t>Großes</w:t>
            </w:r>
            <w:proofErr w:type="spellEnd"/>
            <w:r w:rsidRPr="007C352F">
              <w:t xml:space="preserve"> Moor </w:t>
            </w:r>
            <w:proofErr w:type="spellStart"/>
            <w:r w:rsidRPr="007C352F">
              <w:t>bei</w:t>
            </w:r>
            <w:proofErr w:type="spellEnd"/>
            <w:r w:rsidRPr="007C352F">
              <w:t xml:space="preserve"> </w:t>
            </w:r>
            <w:proofErr w:type="spellStart"/>
            <w:r w:rsidRPr="007C352F">
              <w:t>Malloh</w:t>
            </w:r>
            <w:proofErr w:type="spellEnd"/>
          </w:p>
        </w:tc>
        <w:tc>
          <w:tcPr>
            <w:tcW w:w="2072" w:type="dxa"/>
            <w:tcBorders>
              <w:top w:val="nil"/>
              <w:left w:val="nil"/>
              <w:bottom w:val="nil"/>
              <w:right w:val="nil"/>
            </w:tcBorders>
          </w:tcPr>
          <w:p w14:paraId="35C278AD" w14:textId="32FCD95D" w:rsidR="002949BA" w:rsidRPr="007C352F" w:rsidRDefault="002949BA" w:rsidP="002949BA">
            <w:pPr>
              <w:pStyle w:val="TabelleInhalt"/>
            </w:pPr>
            <w:r w:rsidRPr="007C352F">
              <w:t>bog</w:t>
            </w:r>
          </w:p>
        </w:tc>
        <w:tc>
          <w:tcPr>
            <w:tcW w:w="2801" w:type="dxa"/>
            <w:tcBorders>
              <w:top w:val="nil"/>
              <w:left w:val="nil"/>
              <w:bottom w:val="nil"/>
              <w:right w:val="nil"/>
            </w:tcBorders>
          </w:tcPr>
          <w:p w14:paraId="009C455D" w14:textId="157B2C50" w:rsidR="002949BA" w:rsidRPr="007C352F" w:rsidRDefault="002949BA" w:rsidP="002949BA">
            <w:pPr>
              <w:pStyle w:val="TabelleInhalt"/>
            </w:pPr>
            <w:r w:rsidRPr="007C352F">
              <w:t>drained</w:t>
            </w:r>
          </w:p>
        </w:tc>
        <w:tc>
          <w:tcPr>
            <w:tcW w:w="2165" w:type="dxa"/>
            <w:tcBorders>
              <w:top w:val="nil"/>
              <w:left w:val="nil"/>
              <w:bottom w:val="nil"/>
              <w:right w:val="nil"/>
            </w:tcBorders>
          </w:tcPr>
          <w:p w14:paraId="061DC353" w14:textId="6812ADCA" w:rsidR="002949BA" w:rsidRPr="007C352F" w:rsidRDefault="002949BA" w:rsidP="002949BA">
            <w:pPr>
              <w:pStyle w:val="TabelleInhalt"/>
            </w:pPr>
            <w:r w:rsidRPr="007C352F">
              <w:t>pine</w:t>
            </w:r>
          </w:p>
        </w:tc>
      </w:tr>
      <w:tr w:rsidR="007C352F" w:rsidRPr="009179FB" w14:paraId="4D8E5206" w14:textId="77777777" w:rsidTr="007C352F">
        <w:tc>
          <w:tcPr>
            <w:tcW w:w="846" w:type="dxa"/>
            <w:tcBorders>
              <w:top w:val="nil"/>
              <w:left w:val="nil"/>
              <w:bottom w:val="nil"/>
              <w:right w:val="nil"/>
            </w:tcBorders>
          </w:tcPr>
          <w:p w14:paraId="1B7D75A1" w14:textId="0B18AF32" w:rsidR="007C352F" w:rsidRPr="007C352F" w:rsidRDefault="007C352F" w:rsidP="002949BA">
            <w:pPr>
              <w:pStyle w:val="TabelleInhalt"/>
            </w:pPr>
            <w:r w:rsidRPr="007C352F">
              <w:t>38</w:t>
            </w:r>
          </w:p>
        </w:tc>
        <w:tc>
          <w:tcPr>
            <w:tcW w:w="2977" w:type="dxa"/>
            <w:tcBorders>
              <w:top w:val="nil"/>
              <w:left w:val="nil"/>
              <w:bottom w:val="nil"/>
              <w:right w:val="nil"/>
            </w:tcBorders>
          </w:tcPr>
          <w:p w14:paraId="371663BA" w14:textId="700D7635" w:rsidR="007C352F" w:rsidRPr="007C352F" w:rsidRDefault="007C352F" w:rsidP="002949BA">
            <w:pPr>
              <w:pStyle w:val="TabelleInhalt"/>
            </w:pPr>
            <w:r w:rsidRPr="007C352F">
              <w:t>Lower Saxony</w:t>
            </w:r>
          </w:p>
        </w:tc>
        <w:tc>
          <w:tcPr>
            <w:tcW w:w="3314" w:type="dxa"/>
            <w:tcBorders>
              <w:top w:val="nil"/>
              <w:left w:val="nil"/>
              <w:bottom w:val="nil"/>
              <w:right w:val="nil"/>
            </w:tcBorders>
          </w:tcPr>
          <w:p w14:paraId="70FC9FEC" w14:textId="419939BD" w:rsidR="007C352F" w:rsidRPr="007C352F" w:rsidRDefault="007C352F" w:rsidP="002949BA">
            <w:pPr>
              <w:pStyle w:val="TabelleInhalt"/>
            </w:pPr>
            <w:proofErr w:type="spellStart"/>
            <w:r w:rsidRPr="007C352F">
              <w:t>Brambosteler</w:t>
            </w:r>
            <w:proofErr w:type="spellEnd"/>
            <w:r w:rsidRPr="007C352F">
              <w:t xml:space="preserve"> Moor</w:t>
            </w:r>
          </w:p>
        </w:tc>
        <w:tc>
          <w:tcPr>
            <w:tcW w:w="2072" w:type="dxa"/>
            <w:tcBorders>
              <w:top w:val="nil"/>
              <w:left w:val="nil"/>
              <w:bottom w:val="nil"/>
              <w:right w:val="nil"/>
            </w:tcBorders>
          </w:tcPr>
          <w:p w14:paraId="26901A45" w14:textId="7D7F0BF0" w:rsidR="007C352F" w:rsidRPr="007C352F" w:rsidRDefault="007C352F" w:rsidP="002949BA">
            <w:pPr>
              <w:pStyle w:val="TabelleInhalt"/>
            </w:pPr>
            <w:r w:rsidRPr="007C352F">
              <w:t>fen</w:t>
            </w:r>
          </w:p>
        </w:tc>
        <w:tc>
          <w:tcPr>
            <w:tcW w:w="2801" w:type="dxa"/>
            <w:tcBorders>
              <w:top w:val="nil"/>
              <w:left w:val="nil"/>
              <w:bottom w:val="nil"/>
              <w:right w:val="nil"/>
            </w:tcBorders>
          </w:tcPr>
          <w:p w14:paraId="014C9486" w14:textId="346E0FA0" w:rsidR="007C352F" w:rsidRPr="007C352F" w:rsidRDefault="007C352F" w:rsidP="002949BA">
            <w:pPr>
              <w:pStyle w:val="TabelleInhalt"/>
            </w:pPr>
            <w:r w:rsidRPr="007C352F">
              <w:t>drained</w:t>
            </w:r>
          </w:p>
        </w:tc>
        <w:tc>
          <w:tcPr>
            <w:tcW w:w="2165" w:type="dxa"/>
            <w:tcBorders>
              <w:top w:val="nil"/>
              <w:left w:val="nil"/>
              <w:bottom w:val="nil"/>
              <w:right w:val="nil"/>
            </w:tcBorders>
          </w:tcPr>
          <w:p w14:paraId="71EA88C8" w14:textId="6853F612" w:rsidR="007C352F" w:rsidRPr="007C352F" w:rsidRDefault="007C352F" w:rsidP="002949BA">
            <w:pPr>
              <w:pStyle w:val="TabelleInhalt"/>
            </w:pPr>
            <w:r w:rsidRPr="007C352F">
              <w:t>pine</w:t>
            </w:r>
          </w:p>
        </w:tc>
      </w:tr>
      <w:tr w:rsidR="002949BA" w:rsidRPr="009179FB" w14:paraId="7E2E84E6" w14:textId="77777777" w:rsidTr="007C352F">
        <w:tc>
          <w:tcPr>
            <w:tcW w:w="846" w:type="dxa"/>
            <w:tcBorders>
              <w:top w:val="nil"/>
              <w:left w:val="nil"/>
              <w:bottom w:val="nil"/>
              <w:right w:val="nil"/>
            </w:tcBorders>
          </w:tcPr>
          <w:p w14:paraId="6C0E7828" w14:textId="04F71D49" w:rsidR="002949BA" w:rsidRPr="009179FB" w:rsidRDefault="002949BA" w:rsidP="002949BA">
            <w:pPr>
              <w:pStyle w:val="TabelleInhalt"/>
            </w:pPr>
            <w:r w:rsidRPr="009179FB">
              <w:t>39</w:t>
            </w:r>
          </w:p>
        </w:tc>
        <w:tc>
          <w:tcPr>
            <w:tcW w:w="2977" w:type="dxa"/>
            <w:tcBorders>
              <w:top w:val="nil"/>
              <w:left w:val="nil"/>
              <w:bottom w:val="nil"/>
              <w:right w:val="nil"/>
            </w:tcBorders>
          </w:tcPr>
          <w:p w14:paraId="02249A42" w14:textId="0382394C"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513E960A" w14:textId="4E4EB85C" w:rsidR="002949BA" w:rsidRPr="009179FB" w:rsidRDefault="002949BA" w:rsidP="002949BA">
            <w:pPr>
              <w:pStyle w:val="TabelleInhalt"/>
            </w:pPr>
            <w:proofErr w:type="spellStart"/>
            <w:r w:rsidRPr="002949BA">
              <w:t>Wildenloh</w:t>
            </w:r>
            <w:proofErr w:type="spellEnd"/>
          </w:p>
        </w:tc>
        <w:tc>
          <w:tcPr>
            <w:tcW w:w="2072" w:type="dxa"/>
            <w:tcBorders>
              <w:top w:val="nil"/>
              <w:left w:val="nil"/>
              <w:bottom w:val="nil"/>
              <w:right w:val="nil"/>
            </w:tcBorders>
          </w:tcPr>
          <w:p w14:paraId="690EE316" w14:textId="651F6270" w:rsidR="002949BA" w:rsidRPr="009179FB" w:rsidRDefault="002949BA" w:rsidP="002949BA">
            <w:pPr>
              <w:pStyle w:val="TabelleInhalt"/>
            </w:pPr>
            <w:r w:rsidRPr="009179FB">
              <w:t>bog</w:t>
            </w:r>
          </w:p>
        </w:tc>
        <w:tc>
          <w:tcPr>
            <w:tcW w:w="2801" w:type="dxa"/>
            <w:tcBorders>
              <w:top w:val="nil"/>
              <w:left w:val="nil"/>
              <w:bottom w:val="nil"/>
              <w:right w:val="nil"/>
            </w:tcBorders>
          </w:tcPr>
          <w:p w14:paraId="7B2AB195" w14:textId="0987A424" w:rsidR="002949BA" w:rsidRPr="009179FB" w:rsidRDefault="002949BA" w:rsidP="002949BA">
            <w:pPr>
              <w:pStyle w:val="TabelleInhalt"/>
            </w:pPr>
            <w:r w:rsidRPr="009179FB">
              <w:t>drained</w:t>
            </w:r>
          </w:p>
        </w:tc>
        <w:tc>
          <w:tcPr>
            <w:tcW w:w="2165" w:type="dxa"/>
            <w:tcBorders>
              <w:top w:val="nil"/>
              <w:left w:val="nil"/>
              <w:bottom w:val="nil"/>
              <w:right w:val="nil"/>
            </w:tcBorders>
          </w:tcPr>
          <w:p w14:paraId="2FEBA53B" w14:textId="1EFE28EB" w:rsidR="002949BA" w:rsidRPr="009179FB" w:rsidRDefault="002949BA" w:rsidP="002949BA">
            <w:pPr>
              <w:pStyle w:val="TabelleInhalt"/>
            </w:pPr>
            <w:r w:rsidRPr="009179FB">
              <w:t>pine</w:t>
            </w:r>
          </w:p>
        </w:tc>
      </w:tr>
      <w:tr w:rsidR="002949BA" w:rsidRPr="009179FB" w14:paraId="11A2D31C" w14:textId="77777777" w:rsidTr="007C352F">
        <w:tc>
          <w:tcPr>
            <w:tcW w:w="846" w:type="dxa"/>
            <w:tcBorders>
              <w:top w:val="nil"/>
              <w:left w:val="nil"/>
              <w:bottom w:val="single" w:sz="4" w:space="0" w:color="auto"/>
              <w:right w:val="nil"/>
            </w:tcBorders>
          </w:tcPr>
          <w:p w14:paraId="59AD5BCC" w14:textId="38C56E90" w:rsidR="002949BA" w:rsidRPr="009179FB" w:rsidRDefault="002949BA" w:rsidP="002949BA">
            <w:pPr>
              <w:pStyle w:val="TabelleInhalt"/>
            </w:pPr>
            <w:r w:rsidRPr="009179FB">
              <w:t>40</w:t>
            </w:r>
          </w:p>
        </w:tc>
        <w:tc>
          <w:tcPr>
            <w:tcW w:w="2977" w:type="dxa"/>
            <w:tcBorders>
              <w:top w:val="nil"/>
              <w:left w:val="nil"/>
              <w:bottom w:val="single" w:sz="4" w:space="0" w:color="auto"/>
              <w:right w:val="nil"/>
            </w:tcBorders>
          </w:tcPr>
          <w:p w14:paraId="6AA77ED8" w14:textId="7129C9B3" w:rsidR="002949BA" w:rsidRPr="009179FB" w:rsidRDefault="002949BA" w:rsidP="002949BA">
            <w:pPr>
              <w:pStyle w:val="TabelleInhalt"/>
            </w:pPr>
            <w:r w:rsidRPr="009179FB">
              <w:t>Lower Saxony</w:t>
            </w:r>
          </w:p>
        </w:tc>
        <w:tc>
          <w:tcPr>
            <w:tcW w:w="3314" w:type="dxa"/>
            <w:tcBorders>
              <w:top w:val="nil"/>
              <w:left w:val="nil"/>
              <w:bottom w:val="single" w:sz="4" w:space="0" w:color="auto"/>
              <w:right w:val="nil"/>
            </w:tcBorders>
          </w:tcPr>
          <w:p w14:paraId="36BA073A" w14:textId="160E9137" w:rsidR="002949BA" w:rsidRPr="009179FB" w:rsidRDefault="002949BA" w:rsidP="002949BA">
            <w:pPr>
              <w:pStyle w:val="TabelleInhalt"/>
            </w:pPr>
            <w:proofErr w:type="spellStart"/>
            <w:r w:rsidRPr="002949BA">
              <w:t>Holzurburg</w:t>
            </w:r>
            <w:proofErr w:type="spellEnd"/>
          </w:p>
        </w:tc>
        <w:tc>
          <w:tcPr>
            <w:tcW w:w="2072" w:type="dxa"/>
            <w:tcBorders>
              <w:top w:val="nil"/>
              <w:left w:val="nil"/>
              <w:bottom w:val="single" w:sz="4" w:space="0" w:color="auto"/>
              <w:right w:val="nil"/>
            </w:tcBorders>
          </w:tcPr>
          <w:p w14:paraId="19B3FEFC" w14:textId="5117695F" w:rsidR="002949BA" w:rsidRPr="009179FB" w:rsidRDefault="002949BA" w:rsidP="002949BA">
            <w:pPr>
              <w:pStyle w:val="TabelleInhalt"/>
            </w:pPr>
            <w:r w:rsidRPr="009179FB">
              <w:t>bog</w:t>
            </w:r>
          </w:p>
        </w:tc>
        <w:tc>
          <w:tcPr>
            <w:tcW w:w="2801" w:type="dxa"/>
            <w:tcBorders>
              <w:top w:val="nil"/>
              <w:left w:val="nil"/>
              <w:bottom w:val="single" w:sz="4" w:space="0" w:color="auto"/>
              <w:right w:val="nil"/>
            </w:tcBorders>
          </w:tcPr>
          <w:p w14:paraId="2949C4E4" w14:textId="6857FA53"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E133347" w14:textId="16B58C02" w:rsidR="002949BA" w:rsidRPr="009179FB" w:rsidRDefault="002949BA" w:rsidP="002949BA">
            <w:pPr>
              <w:pStyle w:val="TabelleInhalt"/>
            </w:pPr>
            <w:r w:rsidRPr="009179FB">
              <w:t>pine</w:t>
            </w:r>
          </w:p>
        </w:tc>
      </w:tr>
      <w:tr w:rsidR="002949BA" w:rsidRPr="009179FB" w14:paraId="40B6FCFE" w14:textId="77777777" w:rsidTr="007C352F">
        <w:tc>
          <w:tcPr>
            <w:tcW w:w="846" w:type="dxa"/>
            <w:tcBorders>
              <w:top w:val="nil"/>
              <w:left w:val="nil"/>
              <w:bottom w:val="single" w:sz="4" w:space="0" w:color="auto"/>
              <w:right w:val="nil"/>
            </w:tcBorders>
          </w:tcPr>
          <w:p w14:paraId="0FAE1591" w14:textId="7FCB157F" w:rsidR="002949BA" w:rsidRPr="009179FB" w:rsidRDefault="002949BA" w:rsidP="002949BA">
            <w:pPr>
              <w:pStyle w:val="TabelleInhalt"/>
            </w:pPr>
            <w:r>
              <w:t>46</w:t>
            </w:r>
          </w:p>
        </w:tc>
        <w:tc>
          <w:tcPr>
            <w:tcW w:w="2977" w:type="dxa"/>
            <w:tcBorders>
              <w:top w:val="nil"/>
              <w:left w:val="nil"/>
              <w:bottom w:val="single" w:sz="4" w:space="0" w:color="auto"/>
              <w:right w:val="nil"/>
            </w:tcBorders>
          </w:tcPr>
          <w:p w14:paraId="247E0FE7" w14:textId="08198EF7" w:rsidR="002949BA" w:rsidRPr="009179FB" w:rsidRDefault="002949BA" w:rsidP="002949BA">
            <w:pPr>
              <w:pStyle w:val="TabelleInhalt"/>
            </w:pPr>
            <w:r>
              <w:t>North Rhine Westphalia</w:t>
            </w:r>
          </w:p>
        </w:tc>
        <w:tc>
          <w:tcPr>
            <w:tcW w:w="3314" w:type="dxa"/>
            <w:tcBorders>
              <w:top w:val="nil"/>
              <w:left w:val="nil"/>
              <w:bottom w:val="single" w:sz="4" w:space="0" w:color="auto"/>
              <w:right w:val="nil"/>
            </w:tcBorders>
          </w:tcPr>
          <w:p w14:paraId="1334DB8D" w14:textId="7D1A07DE" w:rsidR="002949BA" w:rsidRPr="002949BA" w:rsidRDefault="002949BA" w:rsidP="002949BA">
            <w:pPr>
              <w:pStyle w:val="TabelleInhalt"/>
            </w:pPr>
            <w:proofErr w:type="spellStart"/>
            <w:r w:rsidRPr="002949BA">
              <w:t>Ebbemoor</w:t>
            </w:r>
            <w:proofErr w:type="spellEnd"/>
          </w:p>
        </w:tc>
        <w:tc>
          <w:tcPr>
            <w:tcW w:w="2072" w:type="dxa"/>
            <w:tcBorders>
              <w:top w:val="nil"/>
              <w:left w:val="nil"/>
              <w:bottom w:val="single" w:sz="4" w:space="0" w:color="auto"/>
              <w:right w:val="nil"/>
            </w:tcBorders>
          </w:tcPr>
          <w:p w14:paraId="6DD76066" w14:textId="12152177"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single" w:sz="4" w:space="0" w:color="auto"/>
              <w:right w:val="nil"/>
            </w:tcBorders>
          </w:tcPr>
          <w:p w14:paraId="7A9A2163" w14:textId="078F12F7" w:rsidR="002949BA" w:rsidRPr="009179FB" w:rsidRDefault="002949BA" w:rsidP="002949BA">
            <w:pPr>
              <w:pStyle w:val="TabelleInhalt"/>
            </w:pPr>
            <w:r w:rsidRPr="002949BA">
              <w:t>not drained</w:t>
            </w:r>
            <w:r w:rsidRPr="002949BA">
              <w:tab/>
            </w:r>
          </w:p>
        </w:tc>
        <w:tc>
          <w:tcPr>
            <w:tcW w:w="2165" w:type="dxa"/>
            <w:tcBorders>
              <w:top w:val="nil"/>
              <w:left w:val="nil"/>
              <w:bottom w:val="single" w:sz="4" w:space="0" w:color="auto"/>
              <w:right w:val="nil"/>
            </w:tcBorders>
          </w:tcPr>
          <w:p w14:paraId="05FFC862" w14:textId="7698A55B" w:rsidR="002949BA" w:rsidRPr="009179FB" w:rsidRDefault="002949BA" w:rsidP="002949BA">
            <w:pPr>
              <w:pStyle w:val="TabelleInhalt"/>
            </w:pPr>
            <w:r w:rsidRPr="002949BA">
              <w:t>birch</w:t>
            </w:r>
          </w:p>
        </w:tc>
      </w:tr>
      <w:tr w:rsidR="002949BA" w:rsidRPr="009179FB" w14:paraId="037460E5" w14:textId="77777777" w:rsidTr="007C352F">
        <w:tc>
          <w:tcPr>
            <w:tcW w:w="846" w:type="dxa"/>
            <w:tcBorders>
              <w:top w:val="single" w:sz="4" w:space="0" w:color="auto"/>
              <w:left w:val="nil"/>
              <w:bottom w:val="nil"/>
              <w:right w:val="nil"/>
            </w:tcBorders>
          </w:tcPr>
          <w:p w14:paraId="01FFE65F" w14:textId="088AD5B5" w:rsidR="002949BA" w:rsidRDefault="002949BA" w:rsidP="002949BA">
            <w:pPr>
              <w:pStyle w:val="TabelleInhalt"/>
            </w:pPr>
            <w:r>
              <w:t>47</w:t>
            </w:r>
          </w:p>
        </w:tc>
        <w:tc>
          <w:tcPr>
            <w:tcW w:w="2977" w:type="dxa"/>
            <w:tcBorders>
              <w:top w:val="single" w:sz="4" w:space="0" w:color="auto"/>
              <w:left w:val="nil"/>
              <w:bottom w:val="nil"/>
              <w:right w:val="nil"/>
            </w:tcBorders>
          </w:tcPr>
          <w:p w14:paraId="513581A9" w14:textId="0A59EEBD" w:rsidR="002949BA" w:rsidRDefault="002949BA" w:rsidP="002949BA">
            <w:pPr>
              <w:pStyle w:val="TabelleInhalt"/>
            </w:pPr>
            <w:r w:rsidRPr="002949BA">
              <w:t>Rhineland-Palatinate</w:t>
            </w:r>
          </w:p>
        </w:tc>
        <w:tc>
          <w:tcPr>
            <w:tcW w:w="3314" w:type="dxa"/>
            <w:tcBorders>
              <w:top w:val="single" w:sz="4" w:space="0" w:color="auto"/>
              <w:left w:val="nil"/>
              <w:bottom w:val="nil"/>
              <w:right w:val="nil"/>
            </w:tcBorders>
          </w:tcPr>
          <w:p w14:paraId="0CBBFE40" w14:textId="5E97D145" w:rsidR="002949BA" w:rsidRPr="002949BA" w:rsidRDefault="002949BA" w:rsidP="002949BA">
            <w:pPr>
              <w:pStyle w:val="TabelleInhalt"/>
            </w:pPr>
            <w:proofErr w:type="spellStart"/>
            <w:r w:rsidRPr="002949BA">
              <w:t>Landstuhler</w:t>
            </w:r>
            <w:proofErr w:type="spellEnd"/>
            <w:r w:rsidRPr="002949BA">
              <w:t xml:space="preserve"> Bruch</w:t>
            </w:r>
          </w:p>
        </w:tc>
        <w:tc>
          <w:tcPr>
            <w:tcW w:w="2072" w:type="dxa"/>
            <w:tcBorders>
              <w:top w:val="single" w:sz="4" w:space="0" w:color="auto"/>
              <w:left w:val="nil"/>
              <w:bottom w:val="nil"/>
              <w:right w:val="nil"/>
            </w:tcBorders>
          </w:tcPr>
          <w:p w14:paraId="23159D2A" w14:textId="7E979420" w:rsidR="002949BA" w:rsidRPr="002949BA" w:rsidRDefault="002949BA" w:rsidP="002949BA">
            <w:pPr>
              <w:pStyle w:val="TabelleInhalt"/>
            </w:pPr>
            <w:r>
              <w:t>fen</w:t>
            </w:r>
          </w:p>
        </w:tc>
        <w:tc>
          <w:tcPr>
            <w:tcW w:w="2801" w:type="dxa"/>
            <w:tcBorders>
              <w:top w:val="single" w:sz="4" w:space="0" w:color="auto"/>
              <w:left w:val="nil"/>
              <w:bottom w:val="nil"/>
              <w:right w:val="nil"/>
            </w:tcBorders>
          </w:tcPr>
          <w:p w14:paraId="0F3B2BC7" w14:textId="5E415ED8" w:rsidR="002949BA" w:rsidRPr="002949BA" w:rsidRDefault="002949BA" w:rsidP="002949BA">
            <w:pPr>
              <w:pStyle w:val="TabelleInhalt"/>
            </w:pPr>
            <w:r>
              <w:t>drained</w:t>
            </w:r>
          </w:p>
        </w:tc>
        <w:tc>
          <w:tcPr>
            <w:tcW w:w="2165" w:type="dxa"/>
            <w:tcBorders>
              <w:top w:val="single" w:sz="4" w:space="0" w:color="auto"/>
              <w:left w:val="nil"/>
              <w:bottom w:val="nil"/>
              <w:right w:val="nil"/>
            </w:tcBorders>
          </w:tcPr>
          <w:p w14:paraId="6C0B2AC3" w14:textId="28B580B8" w:rsidR="002949BA" w:rsidRPr="002949BA" w:rsidRDefault="002949BA" w:rsidP="002949BA">
            <w:pPr>
              <w:pStyle w:val="TabelleInhalt"/>
            </w:pPr>
            <w:r>
              <w:t>spruce</w:t>
            </w:r>
          </w:p>
        </w:tc>
      </w:tr>
      <w:tr w:rsidR="002949BA" w:rsidRPr="009179FB" w14:paraId="649065ED" w14:textId="77777777" w:rsidTr="007C352F">
        <w:tc>
          <w:tcPr>
            <w:tcW w:w="846" w:type="dxa"/>
            <w:tcBorders>
              <w:top w:val="nil"/>
              <w:left w:val="nil"/>
              <w:right w:val="nil"/>
            </w:tcBorders>
          </w:tcPr>
          <w:p w14:paraId="7331252E" w14:textId="24F87C9F" w:rsidR="002949BA" w:rsidRDefault="002949BA" w:rsidP="002949BA">
            <w:pPr>
              <w:pStyle w:val="TabelleInhalt"/>
            </w:pPr>
            <w:r>
              <w:t>48</w:t>
            </w:r>
          </w:p>
        </w:tc>
        <w:tc>
          <w:tcPr>
            <w:tcW w:w="2977" w:type="dxa"/>
            <w:tcBorders>
              <w:top w:val="nil"/>
              <w:left w:val="nil"/>
              <w:right w:val="nil"/>
            </w:tcBorders>
          </w:tcPr>
          <w:p w14:paraId="3F6C4641" w14:textId="275D1A52" w:rsidR="002949BA" w:rsidRDefault="002949BA" w:rsidP="002949BA">
            <w:pPr>
              <w:pStyle w:val="TabelleInhalt"/>
            </w:pPr>
            <w:r w:rsidRPr="002949BA">
              <w:t>Rhineland-Palatinate</w:t>
            </w:r>
          </w:p>
        </w:tc>
        <w:tc>
          <w:tcPr>
            <w:tcW w:w="3314" w:type="dxa"/>
            <w:tcBorders>
              <w:top w:val="nil"/>
              <w:left w:val="nil"/>
              <w:right w:val="nil"/>
            </w:tcBorders>
          </w:tcPr>
          <w:p w14:paraId="37CFFEDC" w14:textId="2E338593" w:rsidR="002949BA" w:rsidRPr="002949BA" w:rsidRDefault="002949BA" w:rsidP="002949BA">
            <w:pPr>
              <w:pStyle w:val="TabelleInhalt"/>
            </w:pPr>
            <w:proofErr w:type="spellStart"/>
            <w:r w:rsidRPr="002949BA">
              <w:t>Palmbruch</w:t>
            </w:r>
            <w:proofErr w:type="spellEnd"/>
            <w:r w:rsidRPr="002949BA">
              <w:t>/</w:t>
            </w:r>
            <w:proofErr w:type="spellStart"/>
            <w:r w:rsidRPr="002949BA">
              <w:t>Morbach</w:t>
            </w:r>
            <w:proofErr w:type="spellEnd"/>
          </w:p>
        </w:tc>
        <w:tc>
          <w:tcPr>
            <w:tcW w:w="2072" w:type="dxa"/>
            <w:tcBorders>
              <w:top w:val="nil"/>
              <w:left w:val="nil"/>
              <w:right w:val="nil"/>
            </w:tcBorders>
          </w:tcPr>
          <w:p w14:paraId="41711032" w14:textId="64EA9993" w:rsidR="002949BA" w:rsidRPr="002949BA" w:rsidRDefault="002949BA" w:rsidP="002949BA">
            <w:pPr>
              <w:pStyle w:val="TabelleInhalt"/>
            </w:pPr>
            <w:r>
              <w:t>bog (transition bog)</w:t>
            </w:r>
          </w:p>
        </w:tc>
        <w:tc>
          <w:tcPr>
            <w:tcW w:w="2801" w:type="dxa"/>
            <w:tcBorders>
              <w:top w:val="nil"/>
              <w:left w:val="nil"/>
              <w:right w:val="nil"/>
            </w:tcBorders>
          </w:tcPr>
          <w:p w14:paraId="29871293" w14:textId="22CEF40E" w:rsidR="002949BA" w:rsidRPr="002949BA" w:rsidRDefault="002949BA" w:rsidP="002949BA">
            <w:pPr>
              <w:pStyle w:val="TabelleInhalt"/>
            </w:pPr>
            <w:r w:rsidRPr="002949BA">
              <w:t>not drained</w:t>
            </w:r>
            <w:r w:rsidRPr="002949BA">
              <w:tab/>
            </w:r>
          </w:p>
        </w:tc>
        <w:tc>
          <w:tcPr>
            <w:tcW w:w="2165" w:type="dxa"/>
            <w:tcBorders>
              <w:top w:val="nil"/>
              <w:left w:val="nil"/>
              <w:right w:val="nil"/>
            </w:tcBorders>
          </w:tcPr>
          <w:p w14:paraId="3DE06506" w14:textId="6423B38A" w:rsidR="002949BA" w:rsidRPr="002949BA" w:rsidRDefault="002949BA" w:rsidP="002949BA">
            <w:pPr>
              <w:pStyle w:val="TabelleInhalt"/>
            </w:pPr>
            <w:r>
              <w:t>birch</w:t>
            </w:r>
          </w:p>
        </w:tc>
      </w:tr>
      <w:tr w:rsidR="002949BA" w:rsidRPr="009179FB" w14:paraId="7FD6C89D" w14:textId="77777777" w:rsidTr="007C352F">
        <w:tc>
          <w:tcPr>
            <w:tcW w:w="846" w:type="dxa"/>
            <w:tcBorders>
              <w:left w:val="nil"/>
              <w:bottom w:val="nil"/>
              <w:right w:val="nil"/>
            </w:tcBorders>
          </w:tcPr>
          <w:p w14:paraId="2E898202" w14:textId="6D63A8FB" w:rsidR="002949BA" w:rsidRPr="009179FB" w:rsidRDefault="002949BA" w:rsidP="002949BA">
            <w:pPr>
              <w:pStyle w:val="TabelleInhalt"/>
            </w:pPr>
            <w:r w:rsidRPr="009179FB">
              <w:t>49</w:t>
            </w:r>
          </w:p>
        </w:tc>
        <w:tc>
          <w:tcPr>
            <w:tcW w:w="2977" w:type="dxa"/>
            <w:tcBorders>
              <w:left w:val="nil"/>
              <w:bottom w:val="nil"/>
              <w:right w:val="nil"/>
            </w:tcBorders>
          </w:tcPr>
          <w:p w14:paraId="6C4D6057" w14:textId="34910387" w:rsidR="002949BA" w:rsidRPr="009179FB" w:rsidRDefault="002949BA" w:rsidP="002949BA">
            <w:pPr>
              <w:pStyle w:val="TabelleInhalt"/>
            </w:pPr>
            <w:r w:rsidRPr="009179FB">
              <w:t>Schleswig-Holstein</w:t>
            </w:r>
          </w:p>
        </w:tc>
        <w:tc>
          <w:tcPr>
            <w:tcW w:w="3314" w:type="dxa"/>
            <w:tcBorders>
              <w:left w:val="nil"/>
              <w:bottom w:val="nil"/>
              <w:right w:val="nil"/>
            </w:tcBorders>
          </w:tcPr>
          <w:p w14:paraId="6F75CCBC" w14:textId="497CFCAE" w:rsidR="002949BA" w:rsidRPr="009179FB" w:rsidRDefault="002949BA" w:rsidP="002949BA">
            <w:pPr>
              <w:pStyle w:val="TabelleInhalt"/>
            </w:pPr>
            <w:proofErr w:type="spellStart"/>
            <w:r>
              <w:t>Krummsee</w:t>
            </w:r>
            <w:proofErr w:type="spellEnd"/>
          </w:p>
        </w:tc>
        <w:tc>
          <w:tcPr>
            <w:tcW w:w="2072" w:type="dxa"/>
            <w:tcBorders>
              <w:left w:val="nil"/>
              <w:bottom w:val="nil"/>
              <w:right w:val="nil"/>
            </w:tcBorders>
          </w:tcPr>
          <w:p w14:paraId="153C2E21" w14:textId="50869C4B" w:rsidR="002949BA" w:rsidRPr="009179FB" w:rsidRDefault="002949BA" w:rsidP="002949BA">
            <w:pPr>
              <w:pStyle w:val="TabelleInhalt"/>
            </w:pPr>
            <w:r w:rsidRPr="009179FB">
              <w:t>fen</w:t>
            </w:r>
          </w:p>
        </w:tc>
        <w:tc>
          <w:tcPr>
            <w:tcW w:w="2801" w:type="dxa"/>
            <w:tcBorders>
              <w:left w:val="nil"/>
              <w:bottom w:val="nil"/>
              <w:right w:val="nil"/>
            </w:tcBorders>
          </w:tcPr>
          <w:p w14:paraId="40C255C5" w14:textId="79C35C42" w:rsidR="002949BA" w:rsidRPr="009179FB" w:rsidRDefault="002949BA" w:rsidP="002949BA">
            <w:pPr>
              <w:pStyle w:val="TabelleInhalt"/>
            </w:pPr>
            <w:r w:rsidRPr="009179FB">
              <w:t>not drained</w:t>
            </w:r>
          </w:p>
        </w:tc>
        <w:tc>
          <w:tcPr>
            <w:tcW w:w="2165" w:type="dxa"/>
            <w:tcBorders>
              <w:left w:val="nil"/>
              <w:bottom w:val="nil"/>
              <w:right w:val="nil"/>
            </w:tcBorders>
          </w:tcPr>
          <w:p w14:paraId="7A613FBA" w14:textId="43DD446B" w:rsidR="002949BA" w:rsidRPr="009179FB" w:rsidRDefault="002949BA" w:rsidP="002949BA">
            <w:pPr>
              <w:pStyle w:val="TabelleInhalt"/>
            </w:pPr>
            <w:r w:rsidRPr="009179FB">
              <w:t>alder</w:t>
            </w:r>
          </w:p>
        </w:tc>
      </w:tr>
      <w:tr w:rsidR="002949BA" w:rsidRPr="009179FB" w14:paraId="3B7770EF" w14:textId="77777777" w:rsidTr="007C352F">
        <w:tc>
          <w:tcPr>
            <w:tcW w:w="846" w:type="dxa"/>
            <w:tcBorders>
              <w:top w:val="nil"/>
              <w:left w:val="nil"/>
              <w:bottom w:val="single" w:sz="4" w:space="0" w:color="auto"/>
              <w:right w:val="nil"/>
            </w:tcBorders>
          </w:tcPr>
          <w:p w14:paraId="6C2FD504" w14:textId="5AC51C20" w:rsidR="002949BA" w:rsidRPr="009179FB" w:rsidRDefault="002949BA" w:rsidP="002949BA">
            <w:pPr>
              <w:pStyle w:val="TabelleInhalt"/>
            </w:pPr>
            <w:r w:rsidRPr="009179FB">
              <w:t>50</w:t>
            </w:r>
          </w:p>
        </w:tc>
        <w:tc>
          <w:tcPr>
            <w:tcW w:w="2977" w:type="dxa"/>
            <w:tcBorders>
              <w:top w:val="nil"/>
              <w:left w:val="nil"/>
              <w:bottom w:val="single" w:sz="4" w:space="0" w:color="auto"/>
              <w:right w:val="nil"/>
            </w:tcBorders>
          </w:tcPr>
          <w:p w14:paraId="020BEEF9" w14:textId="722EC3E8" w:rsidR="002949BA" w:rsidRPr="009179FB" w:rsidRDefault="002949BA" w:rsidP="002949BA">
            <w:pPr>
              <w:pStyle w:val="TabelleInhalt"/>
            </w:pPr>
            <w:r w:rsidRPr="009179FB">
              <w:t>Schleswig-Holstein</w:t>
            </w:r>
          </w:p>
        </w:tc>
        <w:tc>
          <w:tcPr>
            <w:tcW w:w="3314" w:type="dxa"/>
            <w:tcBorders>
              <w:top w:val="nil"/>
              <w:left w:val="nil"/>
              <w:bottom w:val="single" w:sz="4" w:space="0" w:color="auto"/>
              <w:right w:val="nil"/>
            </w:tcBorders>
          </w:tcPr>
          <w:p w14:paraId="1EDB64F5" w14:textId="61FFD4BF" w:rsidR="002949BA" w:rsidRPr="009179FB" w:rsidRDefault="002949BA" w:rsidP="002949BA">
            <w:pPr>
              <w:pStyle w:val="TabelleInhalt"/>
            </w:pPr>
            <w:proofErr w:type="spellStart"/>
            <w:r>
              <w:t>Schwonau</w:t>
            </w:r>
            <w:proofErr w:type="spellEnd"/>
          </w:p>
        </w:tc>
        <w:tc>
          <w:tcPr>
            <w:tcW w:w="2072" w:type="dxa"/>
            <w:tcBorders>
              <w:top w:val="nil"/>
              <w:left w:val="nil"/>
              <w:bottom w:val="single" w:sz="4" w:space="0" w:color="auto"/>
              <w:right w:val="nil"/>
            </w:tcBorders>
          </w:tcPr>
          <w:p w14:paraId="61BCBBB5" w14:textId="74AA1AD2" w:rsidR="002949BA" w:rsidRPr="009179FB" w:rsidRDefault="002949BA" w:rsidP="002949BA">
            <w:pPr>
              <w:pStyle w:val="TabelleInhalt"/>
            </w:pPr>
            <w:r w:rsidRPr="009179FB">
              <w:t>fen</w:t>
            </w:r>
          </w:p>
        </w:tc>
        <w:tc>
          <w:tcPr>
            <w:tcW w:w="2801" w:type="dxa"/>
            <w:tcBorders>
              <w:top w:val="nil"/>
              <w:left w:val="nil"/>
              <w:bottom w:val="single" w:sz="4" w:space="0" w:color="auto"/>
              <w:right w:val="nil"/>
            </w:tcBorders>
          </w:tcPr>
          <w:p w14:paraId="207A0225" w14:textId="3CB501E9"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3B114CB" w14:textId="09E4D79D" w:rsidR="002949BA" w:rsidRPr="009179FB" w:rsidRDefault="002949BA" w:rsidP="002949BA">
            <w:pPr>
              <w:pStyle w:val="TabelleInhalt"/>
            </w:pPr>
            <w:r w:rsidRPr="009179FB">
              <w:t>alder</w:t>
            </w:r>
          </w:p>
        </w:tc>
      </w:tr>
      <w:tr w:rsidR="002949BA" w:rsidRPr="009179FB" w14:paraId="403FD513" w14:textId="77777777" w:rsidTr="007C352F">
        <w:tc>
          <w:tcPr>
            <w:tcW w:w="846" w:type="dxa"/>
            <w:tcBorders>
              <w:top w:val="single" w:sz="4" w:space="0" w:color="auto"/>
              <w:left w:val="nil"/>
              <w:bottom w:val="nil"/>
              <w:right w:val="nil"/>
            </w:tcBorders>
          </w:tcPr>
          <w:p w14:paraId="0D867B80" w14:textId="0A3CD46F" w:rsidR="002949BA" w:rsidRPr="009179FB" w:rsidRDefault="002949BA" w:rsidP="002949BA">
            <w:pPr>
              <w:pStyle w:val="TabelleInhalt"/>
            </w:pPr>
            <w:r>
              <w:t>51</w:t>
            </w:r>
          </w:p>
        </w:tc>
        <w:tc>
          <w:tcPr>
            <w:tcW w:w="2977" w:type="dxa"/>
            <w:tcBorders>
              <w:top w:val="single" w:sz="4" w:space="0" w:color="auto"/>
              <w:left w:val="nil"/>
              <w:bottom w:val="nil"/>
              <w:right w:val="nil"/>
            </w:tcBorders>
          </w:tcPr>
          <w:p w14:paraId="7B3CA880" w14:textId="3C0BF81F" w:rsidR="002949BA" w:rsidRPr="009179FB" w:rsidRDefault="002949BA" w:rsidP="002949BA">
            <w:pPr>
              <w:pStyle w:val="TabelleInhalt"/>
            </w:pPr>
            <w:r>
              <w:t>Saxony Anhalt</w:t>
            </w:r>
          </w:p>
        </w:tc>
        <w:tc>
          <w:tcPr>
            <w:tcW w:w="3314" w:type="dxa"/>
            <w:tcBorders>
              <w:top w:val="single" w:sz="4" w:space="0" w:color="auto"/>
              <w:left w:val="nil"/>
              <w:bottom w:val="nil"/>
              <w:right w:val="nil"/>
            </w:tcBorders>
          </w:tcPr>
          <w:p w14:paraId="61192FE2" w14:textId="5E81D361" w:rsidR="002949BA" w:rsidRDefault="002949BA" w:rsidP="002949BA">
            <w:pPr>
              <w:pStyle w:val="TabelleInhalt"/>
            </w:pPr>
            <w:proofErr w:type="spellStart"/>
            <w:r w:rsidRPr="002949BA">
              <w:t>Jävenitzer</w:t>
            </w:r>
            <w:proofErr w:type="spellEnd"/>
            <w:r w:rsidRPr="002949BA">
              <w:t xml:space="preserve"> Moor/</w:t>
            </w:r>
            <w:proofErr w:type="spellStart"/>
            <w:r w:rsidRPr="002949BA">
              <w:t>Gardelegen</w:t>
            </w:r>
            <w:proofErr w:type="spellEnd"/>
          </w:p>
        </w:tc>
        <w:tc>
          <w:tcPr>
            <w:tcW w:w="2072" w:type="dxa"/>
            <w:tcBorders>
              <w:top w:val="single" w:sz="4" w:space="0" w:color="auto"/>
              <w:left w:val="nil"/>
              <w:bottom w:val="nil"/>
              <w:right w:val="nil"/>
            </w:tcBorders>
          </w:tcPr>
          <w:p w14:paraId="1E4ED4D5" w14:textId="7CFBD9EB"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5147C027" w14:textId="64E3F904" w:rsidR="002949BA" w:rsidRPr="009179FB" w:rsidRDefault="002949BA" w:rsidP="002949BA">
            <w:pPr>
              <w:pStyle w:val="TabelleInhalt"/>
            </w:pPr>
            <w:r w:rsidRPr="009179FB">
              <w:t>not drained</w:t>
            </w:r>
          </w:p>
        </w:tc>
        <w:tc>
          <w:tcPr>
            <w:tcW w:w="2165" w:type="dxa"/>
            <w:tcBorders>
              <w:top w:val="single" w:sz="4" w:space="0" w:color="auto"/>
              <w:left w:val="nil"/>
              <w:bottom w:val="nil"/>
              <w:right w:val="nil"/>
            </w:tcBorders>
          </w:tcPr>
          <w:p w14:paraId="48A36AAA" w14:textId="7E9C5838" w:rsidR="002949BA" w:rsidRPr="009179FB" w:rsidRDefault="002949BA" w:rsidP="002949BA">
            <w:pPr>
              <w:pStyle w:val="TabelleInhalt"/>
            </w:pPr>
            <w:r>
              <w:t>birch</w:t>
            </w:r>
          </w:p>
        </w:tc>
      </w:tr>
      <w:tr w:rsidR="002949BA" w:rsidRPr="009179FB" w14:paraId="0121C9D5" w14:textId="77777777" w:rsidTr="007C352F">
        <w:tc>
          <w:tcPr>
            <w:tcW w:w="846" w:type="dxa"/>
            <w:tcBorders>
              <w:top w:val="single" w:sz="4" w:space="0" w:color="auto"/>
              <w:left w:val="nil"/>
              <w:bottom w:val="nil"/>
              <w:right w:val="nil"/>
            </w:tcBorders>
          </w:tcPr>
          <w:p w14:paraId="5DA73306" w14:textId="6F4C1EAA" w:rsidR="002949BA" w:rsidRDefault="002949BA" w:rsidP="002949BA">
            <w:pPr>
              <w:pStyle w:val="TabelleInhalt"/>
            </w:pPr>
            <w:r>
              <w:t>52</w:t>
            </w:r>
          </w:p>
        </w:tc>
        <w:tc>
          <w:tcPr>
            <w:tcW w:w="2977" w:type="dxa"/>
            <w:tcBorders>
              <w:top w:val="single" w:sz="4" w:space="0" w:color="auto"/>
              <w:left w:val="nil"/>
              <w:bottom w:val="nil"/>
              <w:right w:val="nil"/>
            </w:tcBorders>
          </w:tcPr>
          <w:p w14:paraId="725D4E5C" w14:textId="0D5BEB44" w:rsidR="002949BA" w:rsidRPr="009179FB" w:rsidRDefault="002949BA" w:rsidP="002949BA">
            <w:pPr>
              <w:pStyle w:val="TabelleInhalt"/>
            </w:pPr>
            <w:r>
              <w:t>Thuringia</w:t>
            </w:r>
          </w:p>
        </w:tc>
        <w:tc>
          <w:tcPr>
            <w:tcW w:w="3314" w:type="dxa"/>
            <w:tcBorders>
              <w:top w:val="single" w:sz="4" w:space="0" w:color="auto"/>
              <w:left w:val="nil"/>
              <w:bottom w:val="nil"/>
              <w:right w:val="nil"/>
            </w:tcBorders>
          </w:tcPr>
          <w:p w14:paraId="00940FD2" w14:textId="403F451A" w:rsidR="002949BA" w:rsidRDefault="002949BA" w:rsidP="002949BA">
            <w:pPr>
              <w:pStyle w:val="TabelleInhalt"/>
            </w:pPr>
            <w:proofErr w:type="spellStart"/>
            <w:r w:rsidRPr="002949BA">
              <w:t>Siegmundsburg</w:t>
            </w:r>
            <w:proofErr w:type="spellEnd"/>
          </w:p>
        </w:tc>
        <w:tc>
          <w:tcPr>
            <w:tcW w:w="2072" w:type="dxa"/>
            <w:tcBorders>
              <w:top w:val="single" w:sz="4" w:space="0" w:color="auto"/>
              <w:left w:val="nil"/>
              <w:bottom w:val="nil"/>
              <w:right w:val="nil"/>
            </w:tcBorders>
          </w:tcPr>
          <w:p w14:paraId="4B2F8A16" w14:textId="3C76ED17"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79D13A91" w14:textId="473A4F46" w:rsidR="002949BA" w:rsidRPr="009179FB" w:rsidRDefault="002949BA" w:rsidP="002949BA">
            <w:pPr>
              <w:pStyle w:val="TabelleInhalt"/>
            </w:pPr>
            <w:r w:rsidRPr="009179FB">
              <w:t>drained</w:t>
            </w:r>
          </w:p>
        </w:tc>
        <w:tc>
          <w:tcPr>
            <w:tcW w:w="2165" w:type="dxa"/>
            <w:tcBorders>
              <w:top w:val="single" w:sz="4" w:space="0" w:color="auto"/>
              <w:left w:val="nil"/>
              <w:bottom w:val="nil"/>
              <w:right w:val="nil"/>
            </w:tcBorders>
          </w:tcPr>
          <w:p w14:paraId="6AC0CA67" w14:textId="60541881" w:rsidR="002949BA" w:rsidRPr="009179FB" w:rsidRDefault="002949BA" w:rsidP="002949BA">
            <w:pPr>
              <w:pStyle w:val="TabelleInhalt"/>
            </w:pPr>
            <w:r w:rsidRPr="009179FB">
              <w:t>spruce</w:t>
            </w:r>
          </w:p>
        </w:tc>
      </w:tr>
      <w:tr w:rsidR="002949BA" w:rsidRPr="009179FB" w14:paraId="767A674A" w14:textId="77777777" w:rsidTr="007C352F">
        <w:tc>
          <w:tcPr>
            <w:tcW w:w="846" w:type="dxa"/>
            <w:tcBorders>
              <w:top w:val="nil"/>
              <w:left w:val="nil"/>
              <w:right w:val="nil"/>
            </w:tcBorders>
          </w:tcPr>
          <w:p w14:paraId="79B851BD" w14:textId="36C6310A" w:rsidR="002949BA" w:rsidRPr="009179FB" w:rsidRDefault="002949BA" w:rsidP="002949BA">
            <w:pPr>
              <w:pStyle w:val="TabelleInhalt"/>
            </w:pPr>
            <w:r>
              <w:lastRenderedPageBreak/>
              <w:t>55</w:t>
            </w:r>
          </w:p>
        </w:tc>
        <w:tc>
          <w:tcPr>
            <w:tcW w:w="2977" w:type="dxa"/>
            <w:tcBorders>
              <w:top w:val="nil"/>
              <w:left w:val="nil"/>
              <w:right w:val="nil"/>
            </w:tcBorders>
          </w:tcPr>
          <w:p w14:paraId="2F24A9FC" w14:textId="089919DC" w:rsidR="002949BA" w:rsidRPr="009179FB" w:rsidRDefault="002949BA" w:rsidP="002949BA">
            <w:pPr>
              <w:pStyle w:val="TabelleInhalt"/>
            </w:pPr>
            <w:r>
              <w:t>Thuringia</w:t>
            </w:r>
          </w:p>
        </w:tc>
        <w:tc>
          <w:tcPr>
            <w:tcW w:w="3314" w:type="dxa"/>
            <w:tcBorders>
              <w:top w:val="nil"/>
              <w:left w:val="nil"/>
              <w:right w:val="nil"/>
            </w:tcBorders>
          </w:tcPr>
          <w:p w14:paraId="2C99F8CC" w14:textId="364697AD" w:rsidR="002949BA" w:rsidRDefault="002949BA" w:rsidP="002949BA">
            <w:pPr>
              <w:pStyle w:val="TabelleInhalt"/>
            </w:pPr>
            <w:proofErr w:type="spellStart"/>
            <w:r w:rsidRPr="002949BA">
              <w:t>Sommerbachskopf</w:t>
            </w:r>
            <w:proofErr w:type="spellEnd"/>
            <w:r w:rsidRPr="002949BA">
              <w:t xml:space="preserve"> 2</w:t>
            </w:r>
          </w:p>
        </w:tc>
        <w:tc>
          <w:tcPr>
            <w:tcW w:w="2072" w:type="dxa"/>
            <w:tcBorders>
              <w:top w:val="nil"/>
              <w:left w:val="nil"/>
              <w:right w:val="nil"/>
            </w:tcBorders>
          </w:tcPr>
          <w:p w14:paraId="29EA7231" w14:textId="2D020E1F" w:rsidR="002949BA" w:rsidRPr="009179FB" w:rsidRDefault="002949BA" w:rsidP="002949BA">
            <w:pPr>
              <w:pStyle w:val="TabelleInhalt"/>
            </w:pPr>
            <w:r w:rsidRPr="009179FB">
              <w:t>fen</w:t>
            </w:r>
          </w:p>
        </w:tc>
        <w:tc>
          <w:tcPr>
            <w:tcW w:w="2801" w:type="dxa"/>
            <w:tcBorders>
              <w:top w:val="nil"/>
              <w:left w:val="nil"/>
              <w:right w:val="nil"/>
            </w:tcBorders>
          </w:tcPr>
          <w:p w14:paraId="222B919A" w14:textId="42E4799A" w:rsidR="002949BA" w:rsidRPr="009179FB" w:rsidRDefault="002949BA" w:rsidP="002949BA">
            <w:pPr>
              <w:pStyle w:val="TabelleInhalt"/>
            </w:pPr>
            <w:r w:rsidRPr="009179FB">
              <w:t>not drained</w:t>
            </w:r>
          </w:p>
        </w:tc>
        <w:tc>
          <w:tcPr>
            <w:tcW w:w="2165" w:type="dxa"/>
            <w:tcBorders>
              <w:top w:val="nil"/>
              <w:left w:val="nil"/>
              <w:right w:val="nil"/>
            </w:tcBorders>
          </w:tcPr>
          <w:p w14:paraId="7C7D8594" w14:textId="7FDF8A63" w:rsidR="002949BA" w:rsidRPr="009179FB" w:rsidRDefault="002949BA" w:rsidP="002949BA">
            <w:pPr>
              <w:pStyle w:val="TabelleInhalt"/>
            </w:pPr>
            <w:r w:rsidRPr="009179FB">
              <w:t>spruce</w:t>
            </w:r>
          </w:p>
        </w:tc>
      </w:tr>
      <w:tr w:rsidR="002949BA" w:rsidRPr="009179FB" w14:paraId="780E8502" w14:textId="77777777" w:rsidTr="007C352F">
        <w:tc>
          <w:tcPr>
            <w:tcW w:w="846" w:type="dxa"/>
            <w:tcBorders>
              <w:left w:val="nil"/>
              <w:bottom w:val="nil"/>
              <w:right w:val="nil"/>
            </w:tcBorders>
          </w:tcPr>
          <w:p w14:paraId="70345BB6" w14:textId="7F8A2D23" w:rsidR="002949BA" w:rsidRPr="009179FB" w:rsidRDefault="002949BA" w:rsidP="002949BA">
            <w:pPr>
              <w:pStyle w:val="TabelleInhalt"/>
            </w:pPr>
            <w:r w:rsidRPr="009179FB">
              <w:t>56</w:t>
            </w:r>
          </w:p>
        </w:tc>
        <w:tc>
          <w:tcPr>
            <w:tcW w:w="2977" w:type="dxa"/>
            <w:tcBorders>
              <w:left w:val="nil"/>
              <w:bottom w:val="nil"/>
              <w:right w:val="nil"/>
            </w:tcBorders>
          </w:tcPr>
          <w:p w14:paraId="23AF3B9F" w14:textId="2F68CA1E" w:rsidR="002949BA" w:rsidRPr="009179FB" w:rsidRDefault="002949BA" w:rsidP="002949BA">
            <w:pPr>
              <w:pStyle w:val="TabelleInhalt"/>
            </w:pPr>
            <w:r w:rsidRPr="009179FB">
              <w:t>Saxony</w:t>
            </w:r>
          </w:p>
        </w:tc>
        <w:tc>
          <w:tcPr>
            <w:tcW w:w="3314" w:type="dxa"/>
            <w:tcBorders>
              <w:left w:val="nil"/>
              <w:bottom w:val="nil"/>
              <w:right w:val="nil"/>
            </w:tcBorders>
          </w:tcPr>
          <w:p w14:paraId="148F08D3" w14:textId="4D47F526" w:rsidR="002949BA" w:rsidRPr="009179FB" w:rsidRDefault="002949BA" w:rsidP="002949BA">
            <w:pPr>
              <w:pStyle w:val="TabelleInhalt"/>
            </w:pPr>
            <w:r w:rsidRPr="002949BA">
              <w:t xml:space="preserve">Gr. </w:t>
            </w:r>
            <w:proofErr w:type="spellStart"/>
            <w:r w:rsidRPr="002949BA">
              <w:t>Eisenstraßenmoor</w:t>
            </w:r>
            <w:proofErr w:type="spellEnd"/>
            <w:r w:rsidRPr="002949BA">
              <w:t>/</w:t>
            </w:r>
            <w:r>
              <w:t xml:space="preserve"> </w:t>
            </w:r>
            <w:proofErr w:type="spellStart"/>
            <w:r w:rsidRPr="002949BA">
              <w:t>Johanngeorgenstadt</w:t>
            </w:r>
            <w:proofErr w:type="spellEnd"/>
          </w:p>
        </w:tc>
        <w:tc>
          <w:tcPr>
            <w:tcW w:w="2072" w:type="dxa"/>
            <w:tcBorders>
              <w:left w:val="nil"/>
              <w:bottom w:val="nil"/>
              <w:right w:val="nil"/>
            </w:tcBorders>
          </w:tcPr>
          <w:p w14:paraId="4E5233C2" w14:textId="38DE0C84" w:rsidR="002949BA" w:rsidRPr="009179FB" w:rsidRDefault="002949BA" w:rsidP="002949BA">
            <w:pPr>
              <w:pStyle w:val="TabelleInhalt"/>
            </w:pPr>
            <w:r w:rsidRPr="009179FB">
              <w:t>bog</w:t>
            </w:r>
          </w:p>
        </w:tc>
        <w:tc>
          <w:tcPr>
            <w:tcW w:w="2801" w:type="dxa"/>
            <w:tcBorders>
              <w:left w:val="nil"/>
              <w:bottom w:val="nil"/>
              <w:right w:val="nil"/>
            </w:tcBorders>
          </w:tcPr>
          <w:p w14:paraId="429880A7" w14:textId="00E05F98" w:rsidR="002949BA" w:rsidRPr="009179FB" w:rsidRDefault="002949BA" w:rsidP="002949BA">
            <w:pPr>
              <w:pStyle w:val="TabelleInhalt"/>
            </w:pPr>
            <w:r w:rsidRPr="009179FB">
              <w:t>drained</w:t>
            </w:r>
          </w:p>
        </w:tc>
        <w:tc>
          <w:tcPr>
            <w:tcW w:w="2165" w:type="dxa"/>
            <w:tcBorders>
              <w:left w:val="nil"/>
              <w:bottom w:val="nil"/>
              <w:right w:val="nil"/>
            </w:tcBorders>
          </w:tcPr>
          <w:p w14:paraId="6F8C6513" w14:textId="6738CC8E" w:rsidR="002949BA" w:rsidRPr="009179FB" w:rsidRDefault="002949BA" w:rsidP="002949BA">
            <w:pPr>
              <w:pStyle w:val="TabelleInhalt"/>
            </w:pPr>
            <w:r w:rsidRPr="009179FB">
              <w:t>spruce</w:t>
            </w:r>
          </w:p>
        </w:tc>
      </w:tr>
      <w:tr w:rsidR="002949BA" w:rsidRPr="009179FB" w14:paraId="6390EAE9" w14:textId="77777777" w:rsidTr="007C352F">
        <w:tc>
          <w:tcPr>
            <w:tcW w:w="846" w:type="dxa"/>
            <w:tcBorders>
              <w:top w:val="nil"/>
              <w:left w:val="nil"/>
              <w:bottom w:val="nil"/>
              <w:right w:val="nil"/>
            </w:tcBorders>
          </w:tcPr>
          <w:p w14:paraId="60118859" w14:textId="2BEC7E24" w:rsidR="002949BA" w:rsidRPr="009179FB" w:rsidRDefault="002949BA" w:rsidP="002949BA">
            <w:pPr>
              <w:pStyle w:val="TabelleInhalt"/>
            </w:pPr>
            <w:r w:rsidRPr="009179FB">
              <w:t>57</w:t>
            </w:r>
          </w:p>
        </w:tc>
        <w:tc>
          <w:tcPr>
            <w:tcW w:w="2977" w:type="dxa"/>
            <w:tcBorders>
              <w:top w:val="nil"/>
              <w:left w:val="nil"/>
              <w:bottom w:val="nil"/>
              <w:right w:val="nil"/>
            </w:tcBorders>
          </w:tcPr>
          <w:p w14:paraId="1BA8AA75" w14:textId="4EA14555" w:rsidR="002949BA" w:rsidRPr="009179FB" w:rsidRDefault="002949BA" w:rsidP="002949BA">
            <w:pPr>
              <w:pStyle w:val="TabelleInhalt"/>
            </w:pPr>
            <w:r w:rsidRPr="009179FB">
              <w:t>Saxony</w:t>
            </w:r>
          </w:p>
        </w:tc>
        <w:tc>
          <w:tcPr>
            <w:tcW w:w="3314" w:type="dxa"/>
            <w:tcBorders>
              <w:top w:val="nil"/>
              <w:left w:val="nil"/>
              <w:bottom w:val="nil"/>
              <w:right w:val="nil"/>
            </w:tcBorders>
          </w:tcPr>
          <w:p w14:paraId="30A0021A" w14:textId="5DA88AEA" w:rsidR="002949BA" w:rsidRPr="009179FB" w:rsidRDefault="002949BA" w:rsidP="002949BA">
            <w:pPr>
              <w:pStyle w:val="TabelleInhalt"/>
            </w:pPr>
            <w:proofErr w:type="spellStart"/>
            <w:r w:rsidRPr="002949BA">
              <w:t>Friedrichsheider</w:t>
            </w:r>
            <w:proofErr w:type="spellEnd"/>
            <w:r w:rsidRPr="002949BA">
              <w:t xml:space="preserve"> </w:t>
            </w:r>
            <w:proofErr w:type="spellStart"/>
            <w:r w:rsidRPr="002949BA">
              <w:t>Hochmoor</w:t>
            </w:r>
            <w:proofErr w:type="spellEnd"/>
            <w:r w:rsidRPr="002949BA">
              <w:t>/</w:t>
            </w:r>
            <w:r>
              <w:t xml:space="preserve"> </w:t>
            </w:r>
            <w:proofErr w:type="spellStart"/>
            <w:r w:rsidRPr="002949BA">
              <w:t>Erlabrunn</w:t>
            </w:r>
            <w:proofErr w:type="spellEnd"/>
          </w:p>
        </w:tc>
        <w:tc>
          <w:tcPr>
            <w:tcW w:w="2072" w:type="dxa"/>
            <w:tcBorders>
              <w:top w:val="nil"/>
              <w:left w:val="nil"/>
              <w:bottom w:val="nil"/>
              <w:right w:val="nil"/>
            </w:tcBorders>
          </w:tcPr>
          <w:p w14:paraId="057D70BF" w14:textId="63AEA334" w:rsidR="002949BA" w:rsidRPr="009179FB" w:rsidRDefault="002949BA" w:rsidP="002949BA">
            <w:pPr>
              <w:pStyle w:val="TabelleInhalt"/>
            </w:pPr>
            <w:r w:rsidRPr="009179FB">
              <w:t>bog</w:t>
            </w:r>
          </w:p>
        </w:tc>
        <w:tc>
          <w:tcPr>
            <w:tcW w:w="2801" w:type="dxa"/>
            <w:tcBorders>
              <w:top w:val="nil"/>
              <w:left w:val="nil"/>
              <w:bottom w:val="nil"/>
              <w:right w:val="nil"/>
            </w:tcBorders>
          </w:tcPr>
          <w:p w14:paraId="385B05EF" w14:textId="5F2BC26E"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16FF84A8" w14:textId="454069F2" w:rsidR="002949BA" w:rsidRPr="009179FB" w:rsidRDefault="002949BA" w:rsidP="002949BA">
            <w:pPr>
              <w:pStyle w:val="TabelleInhalt"/>
            </w:pPr>
            <w:r w:rsidRPr="009179FB">
              <w:t>pine</w:t>
            </w:r>
          </w:p>
        </w:tc>
      </w:tr>
      <w:tr w:rsidR="002949BA" w:rsidRPr="009179FB" w14:paraId="57FB541D" w14:textId="77777777" w:rsidTr="007C352F">
        <w:tc>
          <w:tcPr>
            <w:tcW w:w="846" w:type="dxa"/>
            <w:tcBorders>
              <w:top w:val="nil"/>
              <w:left w:val="nil"/>
              <w:bottom w:val="nil"/>
              <w:right w:val="nil"/>
            </w:tcBorders>
          </w:tcPr>
          <w:p w14:paraId="1A83AAA9" w14:textId="36C840CA" w:rsidR="002949BA" w:rsidRPr="009179FB" w:rsidRDefault="002949BA" w:rsidP="002949BA">
            <w:pPr>
              <w:pStyle w:val="TabelleInhalt"/>
            </w:pPr>
            <w:r w:rsidRPr="009179FB">
              <w:t>59</w:t>
            </w:r>
          </w:p>
        </w:tc>
        <w:tc>
          <w:tcPr>
            <w:tcW w:w="2977" w:type="dxa"/>
            <w:tcBorders>
              <w:top w:val="nil"/>
              <w:left w:val="nil"/>
              <w:bottom w:val="nil"/>
              <w:right w:val="nil"/>
            </w:tcBorders>
          </w:tcPr>
          <w:p w14:paraId="4836E1F9" w14:textId="09DD31C6" w:rsidR="002949BA" w:rsidRPr="009179FB" w:rsidRDefault="002949BA" w:rsidP="002949BA">
            <w:pPr>
              <w:pStyle w:val="TabelleInhalt"/>
            </w:pPr>
            <w:r w:rsidRPr="009179FB">
              <w:t>Saxony</w:t>
            </w:r>
          </w:p>
        </w:tc>
        <w:tc>
          <w:tcPr>
            <w:tcW w:w="3314" w:type="dxa"/>
            <w:tcBorders>
              <w:top w:val="nil"/>
              <w:left w:val="nil"/>
              <w:bottom w:val="nil"/>
              <w:right w:val="nil"/>
            </w:tcBorders>
          </w:tcPr>
          <w:p w14:paraId="7C87D95B" w14:textId="76511AAC" w:rsidR="002949BA" w:rsidRPr="009179FB" w:rsidRDefault="002949BA" w:rsidP="002949BA">
            <w:pPr>
              <w:pStyle w:val="TabelleInhalt"/>
            </w:pPr>
            <w:r w:rsidRPr="002949BA">
              <w:t>Steinbach/Steinbach</w:t>
            </w:r>
          </w:p>
        </w:tc>
        <w:tc>
          <w:tcPr>
            <w:tcW w:w="2072" w:type="dxa"/>
            <w:tcBorders>
              <w:top w:val="nil"/>
              <w:left w:val="nil"/>
              <w:bottom w:val="nil"/>
              <w:right w:val="nil"/>
            </w:tcBorders>
          </w:tcPr>
          <w:p w14:paraId="02AA7857" w14:textId="63961A92" w:rsidR="002949BA" w:rsidRPr="009179FB" w:rsidRDefault="002949BA" w:rsidP="002949BA">
            <w:pPr>
              <w:pStyle w:val="TabelleInhalt"/>
            </w:pPr>
            <w:r w:rsidRPr="009179FB">
              <w:t>bog</w:t>
            </w:r>
          </w:p>
        </w:tc>
        <w:tc>
          <w:tcPr>
            <w:tcW w:w="2801" w:type="dxa"/>
            <w:tcBorders>
              <w:top w:val="nil"/>
              <w:left w:val="nil"/>
              <w:bottom w:val="nil"/>
              <w:right w:val="nil"/>
            </w:tcBorders>
          </w:tcPr>
          <w:p w14:paraId="60D753E1" w14:textId="05069797" w:rsidR="002949BA" w:rsidRPr="009179FB" w:rsidRDefault="002949BA" w:rsidP="002949BA">
            <w:pPr>
              <w:pStyle w:val="TabelleInhalt"/>
            </w:pPr>
            <w:r w:rsidRPr="009179FB">
              <w:t>drained</w:t>
            </w:r>
          </w:p>
        </w:tc>
        <w:tc>
          <w:tcPr>
            <w:tcW w:w="2165" w:type="dxa"/>
            <w:tcBorders>
              <w:top w:val="nil"/>
              <w:left w:val="nil"/>
              <w:bottom w:val="nil"/>
              <w:right w:val="nil"/>
            </w:tcBorders>
          </w:tcPr>
          <w:p w14:paraId="3FB9DA5F" w14:textId="4584A293" w:rsidR="002949BA" w:rsidRPr="009179FB" w:rsidRDefault="002949BA" w:rsidP="002949BA">
            <w:pPr>
              <w:pStyle w:val="TabelleInhalt"/>
            </w:pPr>
            <w:r w:rsidRPr="009179FB">
              <w:t>spruce</w:t>
            </w:r>
          </w:p>
        </w:tc>
      </w:tr>
      <w:tr w:rsidR="002949BA" w:rsidRPr="009179FB" w14:paraId="3C7DEFB7" w14:textId="77777777" w:rsidTr="007C352F">
        <w:tc>
          <w:tcPr>
            <w:tcW w:w="846" w:type="dxa"/>
            <w:tcBorders>
              <w:top w:val="nil"/>
              <w:left w:val="nil"/>
              <w:right w:val="nil"/>
            </w:tcBorders>
          </w:tcPr>
          <w:p w14:paraId="5FD6C210" w14:textId="459EDB07" w:rsidR="002949BA" w:rsidRPr="009179FB" w:rsidRDefault="002949BA" w:rsidP="002949BA">
            <w:pPr>
              <w:pStyle w:val="TabelleInhalt"/>
            </w:pPr>
            <w:r w:rsidRPr="009179FB">
              <w:t>60</w:t>
            </w:r>
          </w:p>
        </w:tc>
        <w:tc>
          <w:tcPr>
            <w:tcW w:w="2977" w:type="dxa"/>
            <w:tcBorders>
              <w:top w:val="nil"/>
              <w:left w:val="nil"/>
              <w:right w:val="nil"/>
            </w:tcBorders>
          </w:tcPr>
          <w:p w14:paraId="4CDFBE5F" w14:textId="601150D4" w:rsidR="002949BA" w:rsidRPr="009179FB" w:rsidRDefault="002949BA" w:rsidP="002949BA">
            <w:pPr>
              <w:pStyle w:val="TabelleInhalt"/>
            </w:pPr>
            <w:r w:rsidRPr="009179FB">
              <w:t>Saxony</w:t>
            </w:r>
          </w:p>
        </w:tc>
        <w:tc>
          <w:tcPr>
            <w:tcW w:w="3314" w:type="dxa"/>
            <w:tcBorders>
              <w:top w:val="nil"/>
              <w:left w:val="nil"/>
              <w:right w:val="nil"/>
            </w:tcBorders>
          </w:tcPr>
          <w:p w14:paraId="3E972531" w14:textId="60401B58" w:rsidR="002949BA" w:rsidRPr="009179FB" w:rsidRDefault="002949BA" w:rsidP="002949BA">
            <w:pPr>
              <w:pStyle w:val="TabelleInhalt"/>
            </w:pPr>
            <w:proofErr w:type="spellStart"/>
            <w:r w:rsidRPr="002949BA">
              <w:t>Milchbach</w:t>
            </w:r>
            <w:proofErr w:type="spellEnd"/>
            <w:r w:rsidRPr="002949BA">
              <w:t>/</w:t>
            </w:r>
            <w:proofErr w:type="spellStart"/>
            <w:r w:rsidRPr="002949BA">
              <w:t>Erlabrunn</w:t>
            </w:r>
            <w:proofErr w:type="spellEnd"/>
          </w:p>
        </w:tc>
        <w:tc>
          <w:tcPr>
            <w:tcW w:w="2072" w:type="dxa"/>
            <w:tcBorders>
              <w:top w:val="nil"/>
              <w:left w:val="nil"/>
              <w:right w:val="nil"/>
            </w:tcBorders>
          </w:tcPr>
          <w:p w14:paraId="477AAB1B" w14:textId="7BA3C68E" w:rsidR="002949BA" w:rsidRPr="009179FB" w:rsidRDefault="002949BA" w:rsidP="002949BA">
            <w:pPr>
              <w:pStyle w:val="TabelleInhalt"/>
            </w:pPr>
            <w:r w:rsidRPr="009179FB">
              <w:t>bog</w:t>
            </w:r>
          </w:p>
        </w:tc>
        <w:tc>
          <w:tcPr>
            <w:tcW w:w="2801" w:type="dxa"/>
            <w:tcBorders>
              <w:top w:val="nil"/>
              <w:left w:val="nil"/>
              <w:right w:val="nil"/>
            </w:tcBorders>
          </w:tcPr>
          <w:p w14:paraId="480310A3" w14:textId="5A649F24" w:rsidR="002949BA" w:rsidRPr="009179FB" w:rsidRDefault="002949BA" w:rsidP="002949BA">
            <w:pPr>
              <w:pStyle w:val="TabelleInhalt"/>
            </w:pPr>
            <w:r w:rsidRPr="009179FB">
              <w:t>drained</w:t>
            </w:r>
          </w:p>
        </w:tc>
        <w:tc>
          <w:tcPr>
            <w:tcW w:w="2165" w:type="dxa"/>
            <w:tcBorders>
              <w:top w:val="nil"/>
              <w:left w:val="nil"/>
              <w:right w:val="nil"/>
            </w:tcBorders>
          </w:tcPr>
          <w:p w14:paraId="38A21149" w14:textId="6B56918A" w:rsidR="002949BA" w:rsidRPr="009179FB" w:rsidRDefault="002949BA" w:rsidP="002949BA">
            <w:pPr>
              <w:pStyle w:val="TabelleInhalt"/>
            </w:pPr>
            <w:r w:rsidRPr="009179FB">
              <w:t>spruce</w:t>
            </w:r>
          </w:p>
        </w:tc>
      </w:tr>
    </w:tbl>
    <w:p w14:paraId="493E8465" w14:textId="77777777" w:rsidR="008D52C7" w:rsidRPr="009179FB" w:rsidRDefault="008D52C7" w:rsidP="008D52C7"/>
    <w:p w14:paraId="1B49FC95" w14:textId="77777777" w:rsidR="003E4AED" w:rsidRDefault="003E4AED">
      <w:pPr>
        <w:spacing w:line="259" w:lineRule="auto"/>
        <w:jc w:val="left"/>
        <w:rPr>
          <w:ins w:id="214" w:author="Jonas Sitte" w:date="2023-11-26T17:55:00Z"/>
        </w:rPr>
      </w:pPr>
    </w:p>
    <w:p w14:paraId="6FE0EE40" w14:textId="00883F0D" w:rsidR="00203CD9" w:rsidRPr="009179FB" w:rsidRDefault="00203CD9">
      <w:pPr>
        <w:spacing w:line="259" w:lineRule="auto"/>
        <w:jc w:val="left"/>
        <w:sectPr w:rsidR="00203CD9" w:rsidRPr="009179FB" w:rsidSect="003E4AED">
          <w:footnotePr>
            <w:pos w:val="beneathText"/>
          </w:footnotePr>
          <w:endnotePr>
            <w:numFmt w:val="decimal"/>
          </w:endnotePr>
          <w:pgSz w:w="16838" w:h="11906" w:orient="landscape"/>
          <w:pgMar w:top="1417" w:right="1417" w:bottom="1417" w:left="1134" w:header="708" w:footer="708" w:gutter="0"/>
          <w:pgNumType w:fmt="upperRoman"/>
          <w:cols w:space="708"/>
          <w:docGrid w:linePitch="360"/>
        </w:sectPr>
      </w:pPr>
      <w:ins w:id="215" w:author="Jonas Sitte" w:date="2023-11-26T17:55:00Z">
        <w:r>
          <w:br w:type="page"/>
        </w:r>
      </w:ins>
    </w:p>
    <w:p w14:paraId="2D808AEF" w14:textId="132710E2" w:rsidR="003E4AED" w:rsidRDefault="00203CD9" w:rsidP="00E1150C">
      <w:pPr>
        <w:pStyle w:val="berschriftAnhang2"/>
      </w:pPr>
      <w:bookmarkStart w:id="216" w:name="_Toc152595798"/>
      <w:r>
        <w:lastRenderedPageBreak/>
        <w:t>Yield class graphics</w:t>
      </w:r>
      <w:bookmarkEnd w:id="216"/>
    </w:p>
    <w:p w14:paraId="4945F722" w14:textId="0B9D960F" w:rsidR="00203CD9" w:rsidRDefault="004A2E14" w:rsidP="00203CD9">
      <w:pPr>
        <w:keepNext/>
      </w:pPr>
      <w:r>
        <w:rPr>
          <w:noProof/>
        </w:rPr>
        <w:drawing>
          <wp:inline distT="0" distB="0" distL="0" distR="0" wp14:anchorId="379261B7" wp14:editId="119D0986">
            <wp:extent cx="5760720" cy="3362392"/>
            <wp:effectExtent l="0" t="0" r="0" b="9525"/>
            <wp:docPr id="212794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3774"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1C269D88" w14:textId="6DED56DF" w:rsidR="00203CD9" w:rsidRDefault="009C6B7E" w:rsidP="009C6B7E">
      <w:pPr>
        <w:pStyle w:val="Beschriftung"/>
      </w:pPr>
      <w:bookmarkStart w:id="217" w:name="_Ref152157157"/>
      <w:bookmarkStart w:id="218" w:name="_Toc152595689"/>
      <w:r>
        <w:t>Fig. A</w:t>
      </w:r>
      <w:r w:rsidR="00034376">
        <w:t> - </w:t>
      </w:r>
      <w:r>
        <w:fldChar w:fldCharType="begin"/>
      </w:r>
      <w:r>
        <w:instrText xml:space="preserve"> SEQ Fig._A_- \* ARABIC </w:instrText>
      </w:r>
      <w:r>
        <w:fldChar w:fldCharType="separate"/>
      </w:r>
      <w:r w:rsidR="00034376">
        <w:rPr>
          <w:noProof/>
        </w:rPr>
        <w:t>1</w:t>
      </w:r>
      <w:r>
        <w:fldChar w:fldCharType="end"/>
      </w:r>
      <w:bookmarkEnd w:id="217"/>
      <w:r w:rsidR="00203CD9">
        <w:t xml:space="preserve"> – Yield classes for Alnus </w:t>
      </w:r>
      <w:proofErr w:type="spellStart"/>
      <w:r w:rsidR="00203CD9">
        <w:t>glutinosa</w:t>
      </w:r>
      <w:bookmarkEnd w:id="218"/>
      <w:proofErr w:type="spellEnd"/>
    </w:p>
    <w:p w14:paraId="10763D81" w14:textId="77777777" w:rsidR="00203CD9" w:rsidRPr="00641249" w:rsidRDefault="00203CD9" w:rsidP="00203CD9"/>
    <w:p w14:paraId="23224233" w14:textId="00BB1F16" w:rsidR="00203CD9" w:rsidRDefault="004A2E14" w:rsidP="00203CD9">
      <w:pPr>
        <w:keepNext/>
      </w:pPr>
      <w:r>
        <w:rPr>
          <w:noProof/>
        </w:rPr>
        <w:drawing>
          <wp:inline distT="0" distB="0" distL="0" distR="0" wp14:anchorId="25A449E3" wp14:editId="6CCE7240">
            <wp:extent cx="5760720" cy="2296160"/>
            <wp:effectExtent l="0" t="0" r="0" b="8890"/>
            <wp:docPr id="1971203849" name="Picture 12" descr="A person standing in fron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3849" name="Picture 12" descr="A person standing in front of a white backgroun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p>
    <w:p w14:paraId="74526B2D" w14:textId="3A59C7E1" w:rsidR="00203CD9" w:rsidRDefault="009C6B7E" w:rsidP="009C6B7E">
      <w:pPr>
        <w:pStyle w:val="Beschriftung"/>
      </w:pPr>
      <w:bookmarkStart w:id="219" w:name="_Ref152157712"/>
      <w:bookmarkStart w:id="220" w:name="_Toc152595690"/>
      <w:r>
        <w:t>Fig. A</w:t>
      </w:r>
      <w:r w:rsidR="00034376">
        <w:t> - </w:t>
      </w:r>
      <w:r>
        <w:fldChar w:fldCharType="begin"/>
      </w:r>
      <w:r>
        <w:instrText xml:space="preserve"> SEQ Fig._A_- \* ARABIC </w:instrText>
      </w:r>
      <w:r>
        <w:fldChar w:fldCharType="separate"/>
      </w:r>
      <w:r w:rsidR="00034376">
        <w:rPr>
          <w:noProof/>
        </w:rPr>
        <w:t>2</w:t>
      </w:r>
      <w:r>
        <w:fldChar w:fldCharType="end"/>
      </w:r>
      <w:bookmarkEnd w:id="219"/>
      <w:r>
        <w:t> </w:t>
      </w:r>
      <w:r w:rsidR="00203CD9">
        <w:t xml:space="preserve">– Yield classes for Betula </w:t>
      </w:r>
      <w:proofErr w:type="spellStart"/>
      <w:r w:rsidR="00203CD9">
        <w:t>pubescens</w:t>
      </w:r>
      <w:proofErr w:type="spellEnd"/>
      <w:r w:rsidR="00203CD9">
        <w:t xml:space="preserve"> (left) and Betula pendula (right)</w:t>
      </w:r>
      <w:bookmarkEnd w:id="220"/>
    </w:p>
    <w:p w14:paraId="18E69696" w14:textId="77777777" w:rsidR="00203CD9" w:rsidRPr="00641249" w:rsidRDefault="00203CD9" w:rsidP="00203CD9"/>
    <w:p w14:paraId="1ECF2848" w14:textId="77777777" w:rsidR="00203CD9" w:rsidRDefault="00203CD9" w:rsidP="00203CD9"/>
    <w:p w14:paraId="0C490CE7" w14:textId="59C33EA9" w:rsidR="00203CD9" w:rsidRDefault="004A2E14" w:rsidP="00203CD9">
      <w:pPr>
        <w:keepNext/>
      </w:pPr>
      <w:r>
        <w:rPr>
          <w:noProof/>
        </w:rPr>
        <w:lastRenderedPageBreak/>
        <w:drawing>
          <wp:inline distT="0" distB="0" distL="0" distR="0" wp14:anchorId="3247B58F" wp14:editId="0F036DEE">
            <wp:extent cx="5760720" cy="3362392"/>
            <wp:effectExtent l="0" t="0" r="0" b="9525"/>
            <wp:docPr id="2098493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3579"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980BCFA" w14:textId="638605DA" w:rsidR="00203CD9" w:rsidRDefault="00034376" w:rsidP="00034376">
      <w:pPr>
        <w:pStyle w:val="Beschriftung"/>
      </w:pPr>
      <w:bookmarkStart w:id="221" w:name="_Ref152235628"/>
      <w:bookmarkStart w:id="222" w:name="_Toc152595691"/>
      <w:r>
        <w:t>Fig. A - </w:t>
      </w:r>
      <w:r>
        <w:fldChar w:fldCharType="begin"/>
      </w:r>
      <w:r>
        <w:instrText xml:space="preserve"> SEQ Fig._A_- \* ARABIC </w:instrText>
      </w:r>
      <w:r>
        <w:fldChar w:fldCharType="separate"/>
      </w:r>
      <w:r w:rsidR="00601843">
        <w:rPr>
          <w:noProof/>
        </w:rPr>
        <w:t>3</w:t>
      </w:r>
      <w:r>
        <w:fldChar w:fldCharType="end"/>
      </w:r>
      <w:bookmarkEnd w:id="221"/>
      <w:r>
        <w:t> </w:t>
      </w:r>
      <w:r w:rsidR="00203CD9">
        <w:t>– Yield classes for Pinus sylvestris</w:t>
      </w:r>
      <w:bookmarkEnd w:id="222"/>
    </w:p>
    <w:p w14:paraId="3B4F17DC" w14:textId="08C16570" w:rsidR="00601843" w:rsidRDefault="004A2E14" w:rsidP="00601843">
      <w:pPr>
        <w:keepNext/>
      </w:pPr>
      <w:r>
        <w:rPr>
          <w:noProof/>
        </w:rPr>
        <w:drawing>
          <wp:inline distT="0" distB="0" distL="0" distR="0" wp14:anchorId="7E5D1DA6" wp14:editId="2BA5B452">
            <wp:extent cx="5760720" cy="3362392"/>
            <wp:effectExtent l="0" t="0" r="0" b="9525"/>
            <wp:docPr id="14075986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642"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45332FA" w14:textId="45C33255" w:rsidR="00601843" w:rsidRDefault="00601843" w:rsidP="00601843">
      <w:pPr>
        <w:pStyle w:val="Beschriftung"/>
      </w:pPr>
      <w:bookmarkStart w:id="223" w:name="_Ref152246559"/>
      <w:bookmarkStart w:id="224" w:name="_Toc152595692"/>
      <w:r>
        <w:t>Fig. A - </w:t>
      </w:r>
      <w:r>
        <w:fldChar w:fldCharType="begin"/>
      </w:r>
      <w:r>
        <w:instrText xml:space="preserve"> SEQ Fig._A_- \* ARABIC </w:instrText>
      </w:r>
      <w:r>
        <w:fldChar w:fldCharType="separate"/>
      </w:r>
      <w:r>
        <w:rPr>
          <w:noProof/>
        </w:rPr>
        <w:t>4</w:t>
      </w:r>
      <w:r>
        <w:fldChar w:fldCharType="end"/>
      </w:r>
      <w:bookmarkEnd w:id="223"/>
      <w:r>
        <w:t xml:space="preserve"> – Yield classes for </w:t>
      </w:r>
      <w:proofErr w:type="spellStart"/>
      <w:r>
        <w:t>Picea</w:t>
      </w:r>
      <w:proofErr w:type="spellEnd"/>
      <w:r>
        <w:t xml:space="preserve"> </w:t>
      </w:r>
      <w:proofErr w:type="spellStart"/>
      <w:r>
        <w:t>abies</w:t>
      </w:r>
      <w:bookmarkEnd w:id="224"/>
      <w:proofErr w:type="spellEnd"/>
    </w:p>
    <w:p w14:paraId="55086D3D" w14:textId="77777777" w:rsidR="007C352F" w:rsidRPr="007C352F" w:rsidRDefault="007C352F" w:rsidP="007C352F"/>
    <w:p w14:paraId="12C18A7F" w14:textId="77777777" w:rsidR="007C352F" w:rsidRDefault="007C352F">
      <w:pPr>
        <w:spacing w:line="259" w:lineRule="auto"/>
        <w:jc w:val="left"/>
        <w:sectPr w:rsidR="007C352F"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4B9B199C" w14:textId="18B9FB3F" w:rsidR="00203CD9" w:rsidRDefault="007C352F" w:rsidP="007C352F">
      <w:pPr>
        <w:pStyle w:val="berschriftAnhang2"/>
      </w:pPr>
      <w:bookmarkStart w:id="225" w:name="_Toc152595799"/>
      <w:r>
        <w:lastRenderedPageBreak/>
        <w:t>Plots’ results</w:t>
      </w:r>
      <w:bookmarkEnd w:id="225"/>
    </w:p>
    <w:p w14:paraId="4E61C41D" w14:textId="637EDD70" w:rsidR="00653DD9" w:rsidRDefault="00653DD9" w:rsidP="00653DD9">
      <w:pPr>
        <w:pStyle w:val="Beschriftung"/>
        <w:keepNext/>
      </w:pPr>
      <w:bookmarkStart w:id="226" w:name="_Toc152595705"/>
      <w:r>
        <w:t>Tab. A - </w:t>
      </w:r>
      <w:r>
        <w:fldChar w:fldCharType="begin"/>
      </w:r>
      <w:r>
        <w:instrText xml:space="preserve"> SEQ Tab._A_- \* ARABIC </w:instrText>
      </w:r>
      <w:r>
        <w:fldChar w:fldCharType="separate"/>
      </w:r>
      <w:r>
        <w:rPr>
          <w:noProof/>
        </w:rPr>
        <w:t>2</w:t>
      </w:r>
      <w:r>
        <w:fldChar w:fldCharType="end"/>
      </w:r>
      <w:r>
        <w:t> – Biomass and Forest Structural Index results per plot</w:t>
      </w:r>
      <w:bookmarkEnd w:id="2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1235"/>
        <w:gridCol w:w="781"/>
        <w:gridCol w:w="825"/>
        <w:gridCol w:w="756"/>
        <w:gridCol w:w="684"/>
        <w:gridCol w:w="731"/>
        <w:gridCol w:w="715"/>
        <w:gridCol w:w="655"/>
        <w:gridCol w:w="732"/>
        <w:gridCol w:w="684"/>
        <w:gridCol w:w="654"/>
      </w:tblGrid>
      <w:tr w:rsidR="00021BC0" w14:paraId="560F2ECD" w14:textId="77777777" w:rsidTr="00F954D0">
        <w:trPr>
          <w:tblHeader/>
        </w:trPr>
        <w:tc>
          <w:tcPr>
            <w:tcW w:w="846" w:type="dxa"/>
            <w:tcBorders>
              <w:top w:val="single" w:sz="4" w:space="0" w:color="auto"/>
              <w:bottom w:val="single" w:sz="4" w:space="0" w:color="auto"/>
              <w:right w:val="single" w:sz="4" w:space="0" w:color="auto"/>
            </w:tcBorders>
          </w:tcPr>
          <w:p w14:paraId="7D8CDAF9" w14:textId="2AB8692E" w:rsidR="007C352F" w:rsidRDefault="007C352F" w:rsidP="007C352F">
            <w:pPr>
              <w:pStyle w:val="Tabelleberschrift"/>
            </w:pPr>
            <w:r>
              <w:t>Site ID</w:t>
            </w:r>
          </w:p>
        </w:tc>
        <w:tc>
          <w:tcPr>
            <w:tcW w:w="2273" w:type="dxa"/>
            <w:tcBorders>
              <w:top w:val="single" w:sz="4" w:space="0" w:color="auto"/>
              <w:left w:val="single" w:sz="4" w:space="0" w:color="auto"/>
              <w:bottom w:val="single" w:sz="4" w:space="0" w:color="auto"/>
              <w:right w:val="single" w:sz="4" w:space="0" w:color="auto"/>
            </w:tcBorders>
          </w:tcPr>
          <w:p w14:paraId="1FB986B6" w14:textId="03B57AB2" w:rsidR="007C352F" w:rsidRDefault="007C352F" w:rsidP="007C352F">
            <w:pPr>
              <w:pStyle w:val="Tabelleberschrift"/>
            </w:pPr>
            <w:r>
              <w:t xml:space="preserve">Biomass </w:t>
            </w:r>
            <w:r>
              <w:rPr>
                <w:rFonts w:cstheme="minorHAnsi"/>
              </w:rPr>
              <w:t>[kg</w:t>
            </w:r>
            <w:r w:rsidR="00021BC0">
              <w:rPr>
                <w:rFonts w:cstheme="minorHAnsi"/>
              </w:rPr>
              <w:t> ha</w:t>
            </w:r>
            <w:r w:rsidR="00021BC0" w:rsidRPr="00021BC0">
              <w:rPr>
                <w:rFonts w:cstheme="minorHAnsi"/>
                <w:vertAlign w:val="superscript"/>
              </w:rPr>
              <w:t>-1</w:t>
            </w:r>
            <w:r>
              <w:rPr>
                <w:rFonts w:ascii="Calibri" w:hAnsi="Calibri" w:cs="Calibri"/>
              </w:rPr>
              <w:t>]</w:t>
            </w:r>
          </w:p>
        </w:tc>
        <w:tc>
          <w:tcPr>
            <w:tcW w:w="1134" w:type="dxa"/>
            <w:tcBorders>
              <w:top w:val="single" w:sz="4" w:space="0" w:color="auto"/>
              <w:left w:val="single" w:sz="4" w:space="0" w:color="auto"/>
              <w:bottom w:val="single" w:sz="4" w:space="0" w:color="auto"/>
              <w:right w:val="single" w:sz="4" w:space="0" w:color="auto"/>
            </w:tcBorders>
          </w:tcPr>
          <w:p w14:paraId="2B71AF16" w14:textId="7A47DAC8" w:rsidR="007C352F" w:rsidRDefault="007C352F" w:rsidP="007C352F">
            <w:pPr>
              <w:pStyle w:val="Tabelleberschrift"/>
            </w:pPr>
            <w:proofErr w:type="spellStart"/>
            <w:r>
              <w:t>DBH</w:t>
            </w:r>
            <w:r w:rsidRPr="007C352F">
              <w:rPr>
                <w:vertAlign w:val="subscript"/>
              </w:rPr>
              <w:t>q</w:t>
            </w:r>
            <w:proofErr w:type="spellEnd"/>
          </w:p>
        </w:tc>
        <w:tc>
          <w:tcPr>
            <w:tcW w:w="1134" w:type="dxa"/>
            <w:tcBorders>
              <w:top w:val="single" w:sz="4" w:space="0" w:color="auto"/>
              <w:left w:val="single" w:sz="4" w:space="0" w:color="auto"/>
              <w:bottom w:val="single" w:sz="4" w:space="0" w:color="auto"/>
              <w:right w:val="single" w:sz="4" w:space="0" w:color="auto"/>
            </w:tcBorders>
          </w:tcPr>
          <w:p w14:paraId="4356B6F5" w14:textId="646E4CF8" w:rsidR="007C352F" w:rsidRDefault="007C352F" w:rsidP="007C352F">
            <w:pPr>
              <w:pStyle w:val="Tabelleberschrift"/>
            </w:pPr>
            <w:proofErr w:type="spellStart"/>
            <w:r>
              <w:t>DBH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70B5B848" w14:textId="11C313A5" w:rsidR="007C352F" w:rsidRDefault="007C352F" w:rsidP="007C352F">
            <w:pPr>
              <w:pStyle w:val="Tabelleberschrift"/>
            </w:pPr>
            <w:r>
              <w:t>Vol</w:t>
            </w:r>
            <w:r w:rsidRPr="007C352F">
              <w:rPr>
                <w:vertAlign w:val="subscript"/>
              </w:rPr>
              <w:t>40</w:t>
            </w:r>
          </w:p>
        </w:tc>
        <w:tc>
          <w:tcPr>
            <w:tcW w:w="1134" w:type="dxa"/>
            <w:tcBorders>
              <w:top w:val="single" w:sz="4" w:space="0" w:color="auto"/>
              <w:left w:val="single" w:sz="4" w:space="0" w:color="auto"/>
              <w:bottom w:val="single" w:sz="4" w:space="0" w:color="auto"/>
              <w:right w:val="single" w:sz="4" w:space="0" w:color="auto"/>
            </w:tcBorders>
          </w:tcPr>
          <w:p w14:paraId="066B95D9" w14:textId="7A5D12C4" w:rsidR="007C352F" w:rsidRDefault="007C352F" w:rsidP="007C352F">
            <w:pPr>
              <w:pStyle w:val="Tabelleberschrift"/>
            </w:pPr>
            <w:proofErr w:type="spellStart"/>
            <w:r>
              <w:t>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2885470C" w14:textId="702BEDBC" w:rsidR="007C352F" w:rsidRDefault="007C352F" w:rsidP="007C352F">
            <w:pPr>
              <w:pStyle w:val="Tabelleberschrift"/>
            </w:pPr>
            <w:proofErr w:type="spellStart"/>
            <w:r>
              <w:t>DW</w:t>
            </w:r>
            <w:r w:rsidRPr="007C352F">
              <w:rPr>
                <w:vertAlign w:val="subscript"/>
              </w:rPr>
              <w:t>d</w:t>
            </w:r>
            <w:proofErr w:type="spellEnd"/>
          </w:p>
        </w:tc>
        <w:tc>
          <w:tcPr>
            <w:tcW w:w="1134" w:type="dxa"/>
            <w:tcBorders>
              <w:top w:val="single" w:sz="4" w:space="0" w:color="auto"/>
              <w:left w:val="single" w:sz="4" w:space="0" w:color="auto"/>
              <w:bottom w:val="single" w:sz="4" w:space="0" w:color="auto"/>
              <w:right w:val="single" w:sz="4" w:space="0" w:color="auto"/>
            </w:tcBorders>
          </w:tcPr>
          <w:p w14:paraId="1B8C8F4A" w14:textId="16425360" w:rsidR="007C352F" w:rsidRDefault="007C352F" w:rsidP="007C352F">
            <w:pPr>
              <w:pStyle w:val="Tabelleberschrift"/>
            </w:pPr>
            <w:r>
              <w:t>DW</w:t>
            </w:r>
            <w:r w:rsidR="00F954D0">
              <w:rPr>
                <w:vertAlign w:val="subscript"/>
              </w:rPr>
              <w:t>s</w:t>
            </w:r>
          </w:p>
        </w:tc>
        <w:tc>
          <w:tcPr>
            <w:tcW w:w="992" w:type="dxa"/>
            <w:tcBorders>
              <w:top w:val="single" w:sz="4" w:space="0" w:color="auto"/>
              <w:left w:val="single" w:sz="4" w:space="0" w:color="auto"/>
              <w:bottom w:val="single" w:sz="4" w:space="0" w:color="auto"/>
              <w:right w:val="single" w:sz="4" w:space="0" w:color="auto"/>
            </w:tcBorders>
          </w:tcPr>
          <w:p w14:paraId="68606AB0" w14:textId="380E66DA" w:rsidR="007C352F" w:rsidRDefault="007C352F" w:rsidP="007C352F">
            <w:pPr>
              <w:pStyle w:val="Tabelleberschrift"/>
            </w:pPr>
            <w:r>
              <w:t>DC</w:t>
            </w:r>
          </w:p>
        </w:tc>
        <w:tc>
          <w:tcPr>
            <w:tcW w:w="1134" w:type="dxa"/>
            <w:tcBorders>
              <w:top w:val="single" w:sz="4" w:space="0" w:color="auto"/>
              <w:left w:val="single" w:sz="4" w:space="0" w:color="auto"/>
              <w:bottom w:val="single" w:sz="4" w:space="0" w:color="auto"/>
              <w:right w:val="single" w:sz="4" w:space="0" w:color="auto"/>
            </w:tcBorders>
          </w:tcPr>
          <w:p w14:paraId="55E9DF5E" w14:textId="2424B684" w:rsidR="007C352F" w:rsidRDefault="00F954D0" w:rsidP="007C352F">
            <w:pPr>
              <w:pStyle w:val="Tabelleberschrift"/>
            </w:pPr>
            <w:proofErr w:type="spellStart"/>
            <w:r>
              <w:t>SR</w:t>
            </w:r>
            <w:r w:rsidRPr="007C352F">
              <w:rPr>
                <w:vertAlign w:val="subscript"/>
              </w:rPr>
              <w:t>reg</w:t>
            </w:r>
            <w:proofErr w:type="spellEnd"/>
          </w:p>
        </w:tc>
        <w:tc>
          <w:tcPr>
            <w:tcW w:w="1134" w:type="dxa"/>
            <w:tcBorders>
              <w:top w:val="single" w:sz="4" w:space="0" w:color="auto"/>
              <w:left w:val="single" w:sz="4" w:space="0" w:color="auto"/>
              <w:bottom w:val="single" w:sz="4" w:space="0" w:color="auto"/>
              <w:right w:val="single" w:sz="4" w:space="0" w:color="auto"/>
            </w:tcBorders>
          </w:tcPr>
          <w:p w14:paraId="082AF58A" w14:textId="6E12F45D" w:rsidR="007C352F" w:rsidRDefault="007C352F" w:rsidP="007C352F">
            <w:pPr>
              <w:pStyle w:val="Tabelleberschrift"/>
            </w:pPr>
            <w:r>
              <w:t>SR</w:t>
            </w:r>
          </w:p>
        </w:tc>
        <w:tc>
          <w:tcPr>
            <w:tcW w:w="987" w:type="dxa"/>
            <w:tcBorders>
              <w:top w:val="single" w:sz="4" w:space="0" w:color="auto"/>
              <w:left w:val="single" w:sz="4" w:space="0" w:color="auto"/>
              <w:bottom w:val="single" w:sz="4" w:space="0" w:color="auto"/>
            </w:tcBorders>
          </w:tcPr>
          <w:p w14:paraId="731A612F" w14:textId="69F6871F" w:rsidR="007C352F" w:rsidRDefault="007C352F" w:rsidP="007C352F">
            <w:pPr>
              <w:pStyle w:val="Tabelleberschrift"/>
            </w:pPr>
            <w:r>
              <w:t>FSI</w:t>
            </w:r>
          </w:p>
        </w:tc>
      </w:tr>
      <w:tr w:rsidR="00021BC0" w14:paraId="6B682DD7" w14:textId="77777777" w:rsidTr="00F954D0">
        <w:tc>
          <w:tcPr>
            <w:tcW w:w="846" w:type="dxa"/>
            <w:tcBorders>
              <w:top w:val="single" w:sz="4" w:space="0" w:color="auto"/>
              <w:right w:val="single" w:sz="4" w:space="0" w:color="auto"/>
            </w:tcBorders>
          </w:tcPr>
          <w:p w14:paraId="1F834983" w14:textId="161E09AD" w:rsidR="007C352F" w:rsidRDefault="007C352F" w:rsidP="007C352F">
            <w:pPr>
              <w:pStyle w:val="TabelleInhaltZahlen"/>
            </w:pPr>
            <w:r w:rsidRPr="009179FB">
              <w:t>1</w:t>
            </w:r>
          </w:p>
        </w:tc>
        <w:tc>
          <w:tcPr>
            <w:tcW w:w="2273" w:type="dxa"/>
            <w:tcBorders>
              <w:top w:val="single" w:sz="4" w:space="0" w:color="auto"/>
              <w:left w:val="single" w:sz="4" w:space="0" w:color="auto"/>
            </w:tcBorders>
          </w:tcPr>
          <w:p w14:paraId="0AA7F4AB" w14:textId="4590FB78" w:rsidR="007C352F" w:rsidRDefault="007C352F" w:rsidP="007C352F">
            <w:pPr>
              <w:pStyle w:val="TabelleInhaltZahlen"/>
            </w:pPr>
            <w:r>
              <w:t>8.13</w:t>
            </w:r>
          </w:p>
        </w:tc>
        <w:tc>
          <w:tcPr>
            <w:tcW w:w="1134" w:type="dxa"/>
            <w:tcBorders>
              <w:top w:val="single" w:sz="4" w:space="0" w:color="auto"/>
            </w:tcBorders>
          </w:tcPr>
          <w:p w14:paraId="686201EF" w14:textId="7CED2E42" w:rsidR="007C352F" w:rsidRDefault="007C352F" w:rsidP="007C352F">
            <w:pPr>
              <w:pStyle w:val="TabelleInhaltZahlen"/>
            </w:pPr>
            <w:r w:rsidRPr="00A73713">
              <w:t>0</w:t>
            </w:r>
          </w:p>
        </w:tc>
        <w:tc>
          <w:tcPr>
            <w:tcW w:w="1134" w:type="dxa"/>
            <w:tcBorders>
              <w:top w:val="single" w:sz="4" w:space="0" w:color="auto"/>
            </w:tcBorders>
          </w:tcPr>
          <w:p w14:paraId="12F12869" w14:textId="16EC27CF" w:rsidR="007C352F" w:rsidRDefault="007C352F" w:rsidP="007C352F">
            <w:pPr>
              <w:pStyle w:val="TabelleInhaltZahlen"/>
            </w:pPr>
            <w:r>
              <w:t>0.07</w:t>
            </w:r>
          </w:p>
        </w:tc>
        <w:tc>
          <w:tcPr>
            <w:tcW w:w="1134" w:type="dxa"/>
            <w:tcBorders>
              <w:top w:val="single" w:sz="4" w:space="0" w:color="auto"/>
            </w:tcBorders>
          </w:tcPr>
          <w:p w14:paraId="48A7FDEA" w14:textId="79BCF951" w:rsidR="007C352F" w:rsidRDefault="007C352F" w:rsidP="007C352F">
            <w:pPr>
              <w:pStyle w:val="TabelleInhaltZahlen"/>
            </w:pPr>
            <w:r>
              <w:t>0</w:t>
            </w:r>
          </w:p>
        </w:tc>
        <w:tc>
          <w:tcPr>
            <w:tcW w:w="1134" w:type="dxa"/>
            <w:tcBorders>
              <w:top w:val="single" w:sz="4" w:space="0" w:color="auto"/>
            </w:tcBorders>
          </w:tcPr>
          <w:p w14:paraId="6FC4D591" w14:textId="351E8C6E" w:rsidR="007C352F" w:rsidRDefault="007C352F" w:rsidP="007C352F">
            <w:pPr>
              <w:pStyle w:val="TabelleInhaltZahlen"/>
            </w:pPr>
            <w:r>
              <w:t>0</w:t>
            </w:r>
          </w:p>
        </w:tc>
        <w:tc>
          <w:tcPr>
            <w:tcW w:w="1134" w:type="dxa"/>
            <w:tcBorders>
              <w:top w:val="single" w:sz="4" w:space="0" w:color="auto"/>
            </w:tcBorders>
          </w:tcPr>
          <w:p w14:paraId="4806E6A2" w14:textId="07D4168D" w:rsidR="007C352F" w:rsidRDefault="007C352F" w:rsidP="007C352F">
            <w:pPr>
              <w:pStyle w:val="TabelleInhaltZahlen"/>
            </w:pPr>
            <w:r>
              <w:t>0.17</w:t>
            </w:r>
          </w:p>
        </w:tc>
        <w:tc>
          <w:tcPr>
            <w:tcW w:w="1134" w:type="dxa"/>
            <w:tcBorders>
              <w:top w:val="single" w:sz="4" w:space="0" w:color="auto"/>
            </w:tcBorders>
          </w:tcPr>
          <w:p w14:paraId="16B7F569" w14:textId="2F11FE39" w:rsidR="007C352F" w:rsidRDefault="007C352F" w:rsidP="007C352F">
            <w:pPr>
              <w:pStyle w:val="TabelleInhaltZahlen"/>
            </w:pPr>
            <w:r>
              <w:t>0</w:t>
            </w:r>
          </w:p>
        </w:tc>
        <w:tc>
          <w:tcPr>
            <w:tcW w:w="992" w:type="dxa"/>
            <w:tcBorders>
              <w:top w:val="single" w:sz="4" w:space="0" w:color="auto"/>
            </w:tcBorders>
          </w:tcPr>
          <w:p w14:paraId="6D421A87" w14:textId="6FCD123A" w:rsidR="007C352F" w:rsidRDefault="007C352F" w:rsidP="007C352F">
            <w:pPr>
              <w:pStyle w:val="TabelleInhaltZahlen"/>
            </w:pPr>
            <w:r>
              <w:t>0</w:t>
            </w:r>
          </w:p>
        </w:tc>
        <w:tc>
          <w:tcPr>
            <w:tcW w:w="1134" w:type="dxa"/>
            <w:tcBorders>
              <w:top w:val="single" w:sz="4" w:space="0" w:color="auto"/>
            </w:tcBorders>
          </w:tcPr>
          <w:p w14:paraId="1C009AD1" w14:textId="7596133E" w:rsidR="007C352F" w:rsidRDefault="007C352F" w:rsidP="007C352F">
            <w:pPr>
              <w:pStyle w:val="TabelleInhaltZahlen"/>
            </w:pPr>
            <w:r>
              <w:t>0</w:t>
            </w:r>
          </w:p>
        </w:tc>
        <w:tc>
          <w:tcPr>
            <w:tcW w:w="1134" w:type="dxa"/>
            <w:tcBorders>
              <w:top w:val="single" w:sz="4" w:space="0" w:color="auto"/>
            </w:tcBorders>
          </w:tcPr>
          <w:p w14:paraId="5E3FFB72" w14:textId="15F51649" w:rsidR="007C352F" w:rsidRDefault="007C352F" w:rsidP="007C352F">
            <w:pPr>
              <w:pStyle w:val="TabelleInhaltZahlen"/>
            </w:pPr>
            <w:r>
              <w:t>0</w:t>
            </w:r>
          </w:p>
        </w:tc>
        <w:tc>
          <w:tcPr>
            <w:tcW w:w="987" w:type="dxa"/>
            <w:tcBorders>
              <w:top w:val="single" w:sz="4" w:space="0" w:color="auto"/>
            </w:tcBorders>
          </w:tcPr>
          <w:p w14:paraId="579E351B" w14:textId="76A11837" w:rsidR="007C352F" w:rsidRDefault="007C352F" w:rsidP="007C352F">
            <w:pPr>
              <w:pStyle w:val="TabelleInhaltZahlen"/>
            </w:pPr>
            <w:r>
              <w:t>0.03</w:t>
            </w:r>
          </w:p>
        </w:tc>
      </w:tr>
      <w:tr w:rsidR="00021BC0" w14:paraId="609C367D" w14:textId="77777777" w:rsidTr="00F954D0">
        <w:tc>
          <w:tcPr>
            <w:tcW w:w="846" w:type="dxa"/>
            <w:tcBorders>
              <w:right w:val="single" w:sz="4" w:space="0" w:color="auto"/>
            </w:tcBorders>
          </w:tcPr>
          <w:p w14:paraId="16B37390" w14:textId="1965E540" w:rsidR="007C352F" w:rsidRDefault="007C352F" w:rsidP="007C352F">
            <w:pPr>
              <w:pStyle w:val="TabelleInhaltZahlen"/>
            </w:pPr>
            <w:r w:rsidRPr="009179FB">
              <w:t>2</w:t>
            </w:r>
          </w:p>
        </w:tc>
        <w:tc>
          <w:tcPr>
            <w:tcW w:w="2273" w:type="dxa"/>
            <w:tcBorders>
              <w:left w:val="single" w:sz="4" w:space="0" w:color="auto"/>
            </w:tcBorders>
          </w:tcPr>
          <w:p w14:paraId="7D6528DC" w14:textId="65A842AE" w:rsidR="007C352F" w:rsidRDefault="007C352F" w:rsidP="007C352F">
            <w:pPr>
              <w:pStyle w:val="TabelleInhaltZahlen"/>
            </w:pPr>
            <w:r w:rsidRPr="00216CB9">
              <w:t>199</w:t>
            </w:r>
            <w:r>
              <w:t>.</w:t>
            </w:r>
            <w:r w:rsidRPr="00216CB9">
              <w:t>56</w:t>
            </w:r>
          </w:p>
        </w:tc>
        <w:tc>
          <w:tcPr>
            <w:tcW w:w="1134" w:type="dxa"/>
          </w:tcPr>
          <w:p w14:paraId="2CDD800D" w14:textId="0B3EA0F8" w:rsidR="007C352F" w:rsidRDefault="007C352F" w:rsidP="007C352F">
            <w:pPr>
              <w:pStyle w:val="TabelleInhaltZahlen"/>
            </w:pPr>
            <w:r w:rsidRPr="00754C14">
              <w:t>0</w:t>
            </w:r>
            <w:r>
              <w:t>.</w:t>
            </w:r>
            <w:r w:rsidRPr="00754C14">
              <w:t>31</w:t>
            </w:r>
          </w:p>
        </w:tc>
        <w:tc>
          <w:tcPr>
            <w:tcW w:w="1134" w:type="dxa"/>
          </w:tcPr>
          <w:p w14:paraId="48863D93" w14:textId="55C976A4" w:rsidR="007C352F" w:rsidRDefault="007C352F" w:rsidP="007C352F">
            <w:pPr>
              <w:pStyle w:val="TabelleInhaltZahlen"/>
            </w:pPr>
            <w:r w:rsidRPr="00754C14">
              <w:t>0</w:t>
            </w:r>
            <w:r>
              <w:t>.</w:t>
            </w:r>
            <w:r w:rsidRPr="00754C14">
              <w:t>50</w:t>
            </w:r>
          </w:p>
        </w:tc>
        <w:tc>
          <w:tcPr>
            <w:tcW w:w="1134" w:type="dxa"/>
          </w:tcPr>
          <w:p w14:paraId="60F51BD9" w14:textId="27741671" w:rsidR="007C352F" w:rsidRDefault="007C352F" w:rsidP="007C352F">
            <w:pPr>
              <w:pStyle w:val="TabelleInhaltZahlen"/>
            </w:pPr>
            <w:r w:rsidRPr="00754C14">
              <w:t>0</w:t>
            </w:r>
            <w:r>
              <w:t>.</w:t>
            </w:r>
            <w:r w:rsidRPr="00754C14">
              <w:t>06</w:t>
            </w:r>
          </w:p>
        </w:tc>
        <w:tc>
          <w:tcPr>
            <w:tcW w:w="1134" w:type="dxa"/>
          </w:tcPr>
          <w:p w14:paraId="363A3FCE" w14:textId="75AFD18E" w:rsidR="007C352F" w:rsidRDefault="007C352F" w:rsidP="007C352F">
            <w:pPr>
              <w:pStyle w:val="TabelleInhaltZahlen"/>
            </w:pPr>
            <w:r w:rsidRPr="00754C14">
              <w:t>0</w:t>
            </w:r>
            <w:r>
              <w:t>.</w:t>
            </w:r>
            <w:r w:rsidRPr="00754C14">
              <w:t>47</w:t>
            </w:r>
          </w:p>
        </w:tc>
        <w:tc>
          <w:tcPr>
            <w:tcW w:w="1134" w:type="dxa"/>
          </w:tcPr>
          <w:p w14:paraId="3C09720A" w14:textId="2D39A0E5" w:rsidR="007C352F" w:rsidRDefault="007C352F" w:rsidP="007C352F">
            <w:pPr>
              <w:pStyle w:val="TabelleInhaltZahlen"/>
            </w:pPr>
            <w:r w:rsidRPr="00754C14">
              <w:t>0</w:t>
            </w:r>
            <w:r>
              <w:t>.</w:t>
            </w:r>
            <w:r w:rsidRPr="00754C14">
              <w:t>34</w:t>
            </w:r>
          </w:p>
        </w:tc>
        <w:tc>
          <w:tcPr>
            <w:tcW w:w="1134" w:type="dxa"/>
          </w:tcPr>
          <w:p w14:paraId="1F79C778" w14:textId="5C4B516B" w:rsidR="007C352F" w:rsidRDefault="007C352F" w:rsidP="007C352F">
            <w:pPr>
              <w:pStyle w:val="TabelleInhaltZahlen"/>
            </w:pPr>
            <w:r>
              <w:t>0</w:t>
            </w:r>
          </w:p>
        </w:tc>
        <w:tc>
          <w:tcPr>
            <w:tcW w:w="992" w:type="dxa"/>
          </w:tcPr>
          <w:p w14:paraId="73AE91DB" w14:textId="206102E8" w:rsidR="007C352F" w:rsidRDefault="007C352F" w:rsidP="007C352F">
            <w:pPr>
              <w:pStyle w:val="TabelleInhaltZahlen"/>
            </w:pPr>
            <w:r w:rsidRPr="00754C14">
              <w:t>1</w:t>
            </w:r>
            <w:r>
              <w:t>.</w:t>
            </w:r>
            <w:r w:rsidRPr="00754C14">
              <w:t>00</w:t>
            </w:r>
          </w:p>
        </w:tc>
        <w:tc>
          <w:tcPr>
            <w:tcW w:w="1134" w:type="dxa"/>
          </w:tcPr>
          <w:p w14:paraId="0B1E7E77" w14:textId="116B9D7E" w:rsidR="007C352F" w:rsidRDefault="007C352F" w:rsidP="007C352F">
            <w:pPr>
              <w:pStyle w:val="TabelleInhaltZahlen"/>
            </w:pPr>
            <w:r w:rsidRPr="00754C14">
              <w:t>0</w:t>
            </w:r>
            <w:r>
              <w:t>.</w:t>
            </w:r>
            <w:r w:rsidRPr="00754C14">
              <w:t>14</w:t>
            </w:r>
          </w:p>
        </w:tc>
        <w:tc>
          <w:tcPr>
            <w:tcW w:w="1134" w:type="dxa"/>
          </w:tcPr>
          <w:p w14:paraId="2BE6511B" w14:textId="429CEE2A" w:rsidR="007C352F" w:rsidRDefault="007C352F" w:rsidP="007C352F">
            <w:pPr>
              <w:pStyle w:val="TabelleInhaltZahlen"/>
            </w:pPr>
            <w:r>
              <w:t>0</w:t>
            </w:r>
          </w:p>
        </w:tc>
        <w:tc>
          <w:tcPr>
            <w:tcW w:w="987" w:type="dxa"/>
          </w:tcPr>
          <w:p w14:paraId="3DC2434A" w14:textId="0DED3777" w:rsidR="007C352F" w:rsidRDefault="007C352F" w:rsidP="007C352F">
            <w:pPr>
              <w:pStyle w:val="TabelleInhaltZahlen"/>
            </w:pPr>
            <w:r w:rsidRPr="00754C14">
              <w:t>0</w:t>
            </w:r>
            <w:r>
              <w:t>.</w:t>
            </w:r>
            <w:r w:rsidRPr="00754C14">
              <w:t>31</w:t>
            </w:r>
          </w:p>
        </w:tc>
      </w:tr>
      <w:tr w:rsidR="00021BC0" w14:paraId="7079CD31" w14:textId="77777777" w:rsidTr="00F954D0">
        <w:tc>
          <w:tcPr>
            <w:tcW w:w="846" w:type="dxa"/>
            <w:tcBorders>
              <w:right w:val="single" w:sz="4" w:space="0" w:color="auto"/>
            </w:tcBorders>
          </w:tcPr>
          <w:p w14:paraId="63E3339F" w14:textId="751892F3" w:rsidR="007C352F" w:rsidRDefault="007C352F" w:rsidP="007C352F">
            <w:pPr>
              <w:pStyle w:val="TabelleInhaltZahlen"/>
            </w:pPr>
            <w:r w:rsidRPr="009179FB">
              <w:t>3</w:t>
            </w:r>
          </w:p>
        </w:tc>
        <w:tc>
          <w:tcPr>
            <w:tcW w:w="2273" w:type="dxa"/>
            <w:tcBorders>
              <w:left w:val="single" w:sz="4" w:space="0" w:color="auto"/>
            </w:tcBorders>
          </w:tcPr>
          <w:p w14:paraId="1E404F47" w14:textId="16141665" w:rsidR="007C352F" w:rsidRDefault="007C352F" w:rsidP="007C352F">
            <w:pPr>
              <w:pStyle w:val="TabelleInhaltZahlen"/>
            </w:pPr>
            <w:r w:rsidRPr="00216CB9">
              <w:t>383</w:t>
            </w:r>
            <w:r>
              <w:t>.</w:t>
            </w:r>
            <w:r w:rsidRPr="00216CB9">
              <w:t>49</w:t>
            </w:r>
          </w:p>
        </w:tc>
        <w:tc>
          <w:tcPr>
            <w:tcW w:w="1134" w:type="dxa"/>
          </w:tcPr>
          <w:p w14:paraId="242E1B94" w14:textId="2D5B603D" w:rsidR="007C352F" w:rsidRDefault="007C352F" w:rsidP="007C352F">
            <w:pPr>
              <w:pStyle w:val="TabelleInhaltZahlen"/>
            </w:pPr>
            <w:r w:rsidRPr="0091234B">
              <w:t>0</w:t>
            </w:r>
            <w:r>
              <w:t>.</w:t>
            </w:r>
            <w:r w:rsidRPr="0091234B">
              <w:t>76</w:t>
            </w:r>
          </w:p>
        </w:tc>
        <w:tc>
          <w:tcPr>
            <w:tcW w:w="1134" w:type="dxa"/>
          </w:tcPr>
          <w:p w14:paraId="17E4CCDE" w14:textId="65C195AC" w:rsidR="007C352F" w:rsidRDefault="007C352F" w:rsidP="007C352F">
            <w:pPr>
              <w:pStyle w:val="TabelleInhaltZahlen"/>
            </w:pPr>
            <w:r w:rsidRPr="0091234B">
              <w:t>1</w:t>
            </w:r>
            <w:r>
              <w:t>.</w:t>
            </w:r>
            <w:r w:rsidRPr="0091234B">
              <w:t>00</w:t>
            </w:r>
          </w:p>
        </w:tc>
        <w:tc>
          <w:tcPr>
            <w:tcW w:w="1134" w:type="dxa"/>
          </w:tcPr>
          <w:p w14:paraId="3F941ACB" w14:textId="341BE28F" w:rsidR="007C352F" w:rsidRDefault="007C352F" w:rsidP="007C352F">
            <w:pPr>
              <w:pStyle w:val="TabelleInhaltZahlen"/>
            </w:pPr>
            <w:r w:rsidRPr="0091234B">
              <w:t>0</w:t>
            </w:r>
            <w:r>
              <w:t>.</w:t>
            </w:r>
            <w:r w:rsidRPr="0091234B">
              <w:t>27</w:t>
            </w:r>
          </w:p>
        </w:tc>
        <w:tc>
          <w:tcPr>
            <w:tcW w:w="1134" w:type="dxa"/>
          </w:tcPr>
          <w:p w14:paraId="2FD4B5CA" w14:textId="2A7FD8B6" w:rsidR="007C352F" w:rsidRDefault="007C352F" w:rsidP="007C352F">
            <w:pPr>
              <w:pStyle w:val="TabelleInhaltZahlen"/>
            </w:pPr>
            <w:r w:rsidRPr="0091234B">
              <w:t>1</w:t>
            </w:r>
            <w:r>
              <w:t>.</w:t>
            </w:r>
            <w:r w:rsidRPr="0091234B">
              <w:t>00</w:t>
            </w:r>
          </w:p>
        </w:tc>
        <w:tc>
          <w:tcPr>
            <w:tcW w:w="1134" w:type="dxa"/>
          </w:tcPr>
          <w:p w14:paraId="39E398DB" w14:textId="5562AD3F" w:rsidR="007C352F" w:rsidRDefault="007C352F" w:rsidP="007C352F">
            <w:pPr>
              <w:pStyle w:val="TabelleInhaltZahlen"/>
            </w:pPr>
            <w:r w:rsidRPr="0091234B">
              <w:t>0</w:t>
            </w:r>
            <w:r>
              <w:t>.</w:t>
            </w:r>
            <w:r w:rsidRPr="0091234B">
              <w:t>50</w:t>
            </w:r>
          </w:p>
        </w:tc>
        <w:tc>
          <w:tcPr>
            <w:tcW w:w="1134" w:type="dxa"/>
          </w:tcPr>
          <w:p w14:paraId="1CF07C9B" w14:textId="0070624A" w:rsidR="007C352F" w:rsidRDefault="007C352F" w:rsidP="007C352F">
            <w:pPr>
              <w:pStyle w:val="TabelleInhaltZahlen"/>
            </w:pPr>
            <w:r>
              <w:t>0</w:t>
            </w:r>
          </w:p>
        </w:tc>
        <w:tc>
          <w:tcPr>
            <w:tcW w:w="992" w:type="dxa"/>
          </w:tcPr>
          <w:p w14:paraId="0E4ECA45" w14:textId="36EC37BF" w:rsidR="007C352F" w:rsidRDefault="007C352F" w:rsidP="007C352F">
            <w:pPr>
              <w:pStyle w:val="TabelleInhaltZahlen"/>
            </w:pPr>
            <w:r w:rsidRPr="0091234B">
              <w:t>0</w:t>
            </w:r>
            <w:r>
              <w:t>.</w:t>
            </w:r>
            <w:r w:rsidRPr="0091234B">
              <w:t>75</w:t>
            </w:r>
          </w:p>
        </w:tc>
        <w:tc>
          <w:tcPr>
            <w:tcW w:w="1134" w:type="dxa"/>
          </w:tcPr>
          <w:p w14:paraId="7FB28245" w14:textId="2BB65A33" w:rsidR="007C352F" w:rsidRDefault="007C352F" w:rsidP="007C352F">
            <w:pPr>
              <w:pStyle w:val="TabelleInhaltZahlen"/>
            </w:pPr>
            <w:r w:rsidRPr="0091234B">
              <w:t>0</w:t>
            </w:r>
            <w:r>
              <w:t>.</w:t>
            </w:r>
            <w:r w:rsidRPr="0091234B">
              <w:t>14</w:t>
            </w:r>
          </w:p>
        </w:tc>
        <w:tc>
          <w:tcPr>
            <w:tcW w:w="1134" w:type="dxa"/>
          </w:tcPr>
          <w:p w14:paraId="7E3C7CA9" w14:textId="1155E090" w:rsidR="007C352F" w:rsidRDefault="007C352F" w:rsidP="007C352F">
            <w:pPr>
              <w:pStyle w:val="TabelleInhaltZahlen"/>
            </w:pPr>
            <w:r w:rsidRPr="0091234B">
              <w:t>0</w:t>
            </w:r>
            <w:r>
              <w:t>.</w:t>
            </w:r>
            <w:r w:rsidRPr="0091234B">
              <w:t>25</w:t>
            </w:r>
          </w:p>
        </w:tc>
        <w:tc>
          <w:tcPr>
            <w:tcW w:w="987" w:type="dxa"/>
          </w:tcPr>
          <w:p w14:paraId="7187594D" w14:textId="2EF5ED91" w:rsidR="007C352F" w:rsidRDefault="007C352F" w:rsidP="007C352F">
            <w:pPr>
              <w:pStyle w:val="TabelleInhaltZahlen"/>
            </w:pPr>
            <w:r w:rsidRPr="0091234B">
              <w:t>0</w:t>
            </w:r>
            <w:r>
              <w:t>.</w:t>
            </w:r>
            <w:r w:rsidRPr="0091234B">
              <w:t>52</w:t>
            </w:r>
          </w:p>
        </w:tc>
      </w:tr>
      <w:tr w:rsidR="00021BC0" w14:paraId="05568532" w14:textId="77777777" w:rsidTr="00F954D0">
        <w:tc>
          <w:tcPr>
            <w:tcW w:w="846" w:type="dxa"/>
            <w:tcBorders>
              <w:right w:val="single" w:sz="4" w:space="0" w:color="auto"/>
            </w:tcBorders>
          </w:tcPr>
          <w:p w14:paraId="0BC1B223" w14:textId="4ACA7827" w:rsidR="007C352F" w:rsidRDefault="007C352F" w:rsidP="007C352F">
            <w:pPr>
              <w:pStyle w:val="TabelleInhaltZahlen"/>
            </w:pPr>
            <w:r w:rsidRPr="009179FB">
              <w:t>4</w:t>
            </w:r>
          </w:p>
        </w:tc>
        <w:tc>
          <w:tcPr>
            <w:tcW w:w="2273" w:type="dxa"/>
            <w:tcBorders>
              <w:left w:val="single" w:sz="4" w:space="0" w:color="auto"/>
            </w:tcBorders>
          </w:tcPr>
          <w:p w14:paraId="20DB9A65" w14:textId="58207080" w:rsidR="007C352F" w:rsidRDefault="007C352F" w:rsidP="007C352F">
            <w:pPr>
              <w:pStyle w:val="TabelleInhaltZahlen"/>
            </w:pPr>
            <w:r w:rsidRPr="00216CB9">
              <w:t>29</w:t>
            </w:r>
            <w:r>
              <w:t>.</w:t>
            </w:r>
            <w:r w:rsidRPr="00216CB9">
              <w:t>66</w:t>
            </w:r>
          </w:p>
        </w:tc>
        <w:tc>
          <w:tcPr>
            <w:tcW w:w="1134" w:type="dxa"/>
          </w:tcPr>
          <w:p w14:paraId="23BED894" w14:textId="69F26056" w:rsidR="007C352F" w:rsidRDefault="007C352F" w:rsidP="007C352F">
            <w:pPr>
              <w:pStyle w:val="TabelleInhaltZahlen"/>
            </w:pPr>
            <w:r w:rsidRPr="0066059A">
              <w:t>0</w:t>
            </w:r>
            <w:r>
              <w:t>.</w:t>
            </w:r>
            <w:r w:rsidRPr="0066059A">
              <w:t>19</w:t>
            </w:r>
          </w:p>
        </w:tc>
        <w:tc>
          <w:tcPr>
            <w:tcW w:w="1134" w:type="dxa"/>
          </w:tcPr>
          <w:p w14:paraId="6B876EF8" w14:textId="0A7908B2" w:rsidR="007C352F" w:rsidRDefault="007C352F" w:rsidP="007C352F">
            <w:pPr>
              <w:pStyle w:val="TabelleInhaltZahlen"/>
            </w:pPr>
            <w:r w:rsidRPr="0066059A">
              <w:t>0</w:t>
            </w:r>
            <w:r>
              <w:t>.</w:t>
            </w:r>
            <w:r w:rsidRPr="0066059A">
              <w:t>35</w:t>
            </w:r>
          </w:p>
        </w:tc>
        <w:tc>
          <w:tcPr>
            <w:tcW w:w="1134" w:type="dxa"/>
          </w:tcPr>
          <w:p w14:paraId="45B90BB1" w14:textId="676C24F3" w:rsidR="007C352F" w:rsidRDefault="007C352F" w:rsidP="007C352F">
            <w:pPr>
              <w:pStyle w:val="TabelleInhaltZahlen"/>
            </w:pPr>
            <w:r>
              <w:t>0</w:t>
            </w:r>
          </w:p>
        </w:tc>
        <w:tc>
          <w:tcPr>
            <w:tcW w:w="1134" w:type="dxa"/>
          </w:tcPr>
          <w:p w14:paraId="670258D8" w14:textId="76C12F36" w:rsidR="007C352F" w:rsidRDefault="007C352F" w:rsidP="007C352F">
            <w:pPr>
              <w:pStyle w:val="TabelleInhaltZahlen"/>
            </w:pPr>
            <w:r w:rsidRPr="0066059A">
              <w:t>0</w:t>
            </w:r>
            <w:r>
              <w:t>.</w:t>
            </w:r>
            <w:r w:rsidRPr="0066059A">
              <w:t>57</w:t>
            </w:r>
          </w:p>
        </w:tc>
        <w:tc>
          <w:tcPr>
            <w:tcW w:w="1134" w:type="dxa"/>
          </w:tcPr>
          <w:p w14:paraId="23E01EA9" w14:textId="02A90024" w:rsidR="007C352F" w:rsidRDefault="007C352F" w:rsidP="007C352F">
            <w:pPr>
              <w:pStyle w:val="TabelleInhaltZahlen"/>
            </w:pPr>
            <w:r w:rsidRPr="0066059A">
              <w:t>0</w:t>
            </w:r>
            <w:r>
              <w:t>.</w:t>
            </w:r>
            <w:r w:rsidRPr="0066059A">
              <w:t>21</w:t>
            </w:r>
          </w:p>
        </w:tc>
        <w:tc>
          <w:tcPr>
            <w:tcW w:w="1134" w:type="dxa"/>
          </w:tcPr>
          <w:p w14:paraId="18E5361A" w14:textId="351AAB16" w:rsidR="007C352F" w:rsidRDefault="007C352F" w:rsidP="007C352F">
            <w:pPr>
              <w:pStyle w:val="TabelleInhaltZahlen"/>
            </w:pPr>
            <w:r>
              <w:t>0</w:t>
            </w:r>
          </w:p>
        </w:tc>
        <w:tc>
          <w:tcPr>
            <w:tcW w:w="992" w:type="dxa"/>
          </w:tcPr>
          <w:p w14:paraId="6017449D" w14:textId="7C4A7CAD" w:rsidR="007C352F" w:rsidRDefault="007C352F" w:rsidP="007C352F">
            <w:pPr>
              <w:pStyle w:val="TabelleInhaltZahlen"/>
            </w:pPr>
            <w:r w:rsidRPr="0066059A">
              <w:t>1</w:t>
            </w:r>
            <w:r>
              <w:t>.</w:t>
            </w:r>
            <w:r w:rsidRPr="0066059A">
              <w:t>00</w:t>
            </w:r>
          </w:p>
        </w:tc>
        <w:tc>
          <w:tcPr>
            <w:tcW w:w="1134" w:type="dxa"/>
          </w:tcPr>
          <w:p w14:paraId="77B01552" w14:textId="57CCD504" w:rsidR="007C352F" w:rsidRDefault="007C352F" w:rsidP="007C352F">
            <w:pPr>
              <w:pStyle w:val="TabelleInhaltZahlen"/>
            </w:pPr>
            <w:r w:rsidRPr="0066059A">
              <w:t>0</w:t>
            </w:r>
            <w:r>
              <w:t>.</w:t>
            </w:r>
            <w:r w:rsidRPr="0066059A">
              <w:t>43</w:t>
            </w:r>
          </w:p>
        </w:tc>
        <w:tc>
          <w:tcPr>
            <w:tcW w:w="1134" w:type="dxa"/>
          </w:tcPr>
          <w:p w14:paraId="392EE646" w14:textId="05880BBC" w:rsidR="007C352F" w:rsidRDefault="007C352F" w:rsidP="007C352F">
            <w:pPr>
              <w:pStyle w:val="TabelleInhaltZahlen"/>
            </w:pPr>
            <w:r w:rsidRPr="0066059A">
              <w:t>0</w:t>
            </w:r>
            <w:r>
              <w:t>.</w:t>
            </w:r>
            <w:r w:rsidRPr="0066059A">
              <w:t>25</w:t>
            </w:r>
          </w:p>
        </w:tc>
        <w:tc>
          <w:tcPr>
            <w:tcW w:w="987" w:type="dxa"/>
          </w:tcPr>
          <w:p w14:paraId="5744CC17" w14:textId="0993E682" w:rsidR="007C352F" w:rsidRDefault="007C352F" w:rsidP="007C352F">
            <w:pPr>
              <w:pStyle w:val="TabelleInhaltZahlen"/>
            </w:pPr>
            <w:r w:rsidRPr="0066059A">
              <w:t>0</w:t>
            </w:r>
            <w:r>
              <w:t>.</w:t>
            </w:r>
            <w:r w:rsidRPr="0066059A">
              <w:t>33</w:t>
            </w:r>
          </w:p>
        </w:tc>
      </w:tr>
      <w:tr w:rsidR="00021BC0" w14:paraId="0D337691" w14:textId="77777777" w:rsidTr="00F954D0">
        <w:tc>
          <w:tcPr>
            <w:tcW w:w="846" w:type="dxa"/>
            <w:tcBorders>
              <w:right w:val="single" w:sz="4" w:space="0" w:color="auto"/>
            </w:tcBorders>
          </w:tcPr>
          <w:p w14:paraId="634085C9" w14:textId="54703E04" w:rsidR="007C352F" w:rsidRDefault="007C352F" w:rsidP="007C352F">
            <w:pPr>
              <w:pStyle w:val="TabelleInhaltZahlen"/>
            </w:pPr>
            <w:r w:rsidRPr="009179FB">
              <w:t>5</w:t>
            </w:r>
          </w:p>
        </w:tc>
        <w:tc>
          <w:tcPr>
            <w:tcW w:w="2273" w:type="dxa"/>
            <w:tcBorders>
              <w:left w:val="single" w:sz="4" w:space="0" w:color="auto"/>
            </w:tcBorders>
          </w:tcPr>
          <w:p w14:paraId="3D5959D2" w14:textId="0B8EC318" w:rsidR="007C352F" w:rsidRDefault="007C352F" w:rsidP="007C352F">
            <w:pPr>
              <w:pStyle w:val="TabelleInhaltZahlen"/>
            </w:pPr>
            <w:r w:rsidRPr="00216CB9">
              <w:t>391</w:t>
            </w:r>
            <w:r>
              <w:t>.</w:t>
            </w:r>
            <w:r w:rsidRPr="00216CB9">
              <w:t>51</w:t>
            </w:r>
          </w:p>
        </w:tc>
        <w:tc>
          <w:tcPr>
            <w:tcW w:w="1134" w:type="dxa"/>
          </w:tcPr>
          <w:p w14:paraId="27D7930D" w14:textId="51366842" w:rsidR="007C352F" w:rsidRDefault="007C352F" w:rsidP="007C352F">
            <w:pPr>
              <w:pStyle w:val="TabelleInhaltZahlen"/>
            </w:pPr>
            <w:r w:rsidRPr="00926175">
              <w:t>0</w:t>
            </w:r>
            <w:r>
              <w:t>.</w:t>
            </w:r>
            <w:r w:rsidRPr="00926175">
              <w:t>53</w:t>
            </w:r>
          </w:p>
        </w:tc>
        <w:tc>
          <w:tcPr>
            <w:tcW w:w="1134" w:type="dxa"/>
          </w:tcPr>
          <w:p w14:paraId="14311153" w14:textId="59F96937" w:rsidR="007C352F" w:rsidRDefault="007C352F" w:rsidP="007C352F">
            <w:pPr>
              <w:pStyle w:val="TabelleInhaltZahlen"/>
            </w:pPr>
            <w:r w:rsidRPr="00926175">
              <w:t>0</w:t>
            </w:r>
            <w:r>
              <w:t>.</w:t>
            </w:r>
            <w:r w:rsidRPr="00926175">
              <w:t>54</w:t>
            </w:r>
          </w:p>
        </w:tc>
        <w:tc>
          <w:tcPr>
            <w:tcW w:w="1134" w:type="dxa"/>
          </w:tcPr>
          <w:p w14:paraId="39724816" w14:textId="49D1D26B" w:rsidR="007C352F" w:rsidRDefault="007C352F" w:rsidP="007C352F">
            <w:pPr>
              <w:pStyle w:val="TabelleInhaltZahlen"/>
            </w:pPr>
            <w:r>
              <w:t>0</w:t>
            </w:r>
          </w:p>
        </w:tc>
        <w:tc>
          <w:tcPr>
            <w:tcW w:w="1134" w:type="dxa"/>
          </w:tcPr>
          <w:p w14:paraId="704450E7" w14:textId="47D45342" w:rsidR="007C352F" w:rsidRDefault="007C352F" w:rsidP="007C352F">
            <w:pPr>
              <w:pStyle w:val="TabelleInhaltZahlen"/>
            </w:pPr>
            <w:r w:rsidRPr="00926175">
              <w:t>0</w:t>
            </w:r>
            <w:r>
              <w:t>.</w:t>
            </w:r>
            <w:r w:rsidRPr="00926175">
              <w:t>44</w:t>
            </w:r>
          </w:p>
        </w:tc>
        <w:tc>
          <w:tcPr>
            <w:tcW w:w="1134" w:type="dxa"/>
          </w:tcPr>
          <w:p w14:paraId="2438C80F" w14:textId="693C17C8" w:rsidR="007C352F" w:rsidRDefault="007C352F" w:rsidP="007C352F">
            <w:pPr>
              <w:pStyle w:val="TabelleInhaltZahlen"/>
            </w:pPr>
            <w:r w:rsidRPr="00926175">
              <w:t>0</w:t>
            </w:r>
            <w:r>
              <w:t>.</w:t>
            </w:r>
            <w:r w:rsidRPr="00926175">
              <w:t>26</w:t>
            </w:r>
          </w:p>
        </w:tc>
        <w:tc>
          <w:tcPr>
            <w:tcW w:w="1134" w:type="dxa"/>
          </w:tcPr>
          <w:p w14:paraId="783D6F24" w14:textId="7E3F0D8F" w:rsidR="007C352F" w:rsidRDefault="007C352F" w:rsidP="007C352F">
            <w:pPr>
              <w:pStyle w:val="TabelleInhaltZahlen"/>
            </w:pPr>
            <w:r w:rsidRPr="00926175">
              <w:t>0</w:t>
            </w:r>
            <w:r>
              <w:t>.</w:t>
            </w:r>
            <w:r w:rsidRPr="00926175">
              <w:t>33</w:t>
            </w:r>
          </w:p>
        </w:tc>
        <w:tc>
          <w:tcPr>
            <w:tcW w:w="992" w:type="dxa"/>
          </w:tcPr>
          <w:p w14:paraId="07E090C1" w14:textId="724D918D" w:rsidR="007C352F" w:rsidRDefault="007C352F" w:rsidP="007C352F">
            <w:pPr>
              <w:pStyle w:val="TabelleInhaltZahlen"/>
            </w:pPr>
            <w:r w:rsidRPr="00926175">
              <w:t>1</w:t>
            </w:r>
            <w:r>
              <w:t>.</w:t>
            </w:r>
            <w:r w:rsidRPr="00926175">
              <w:t>00</w:t>
            </w:r>
          </w:p>
        </w:tc>
        <w:tc>
          <w:tcPr>
            <w:tcW w:w="1134" w:type="dxa"/>
          </w:tcPr>
          <w:p w14:paraId="4D1DDFB4" w14:textId="35C80687" w:rsidR="007C352F" w:rsidRDefault="007C352F" w:rsidP="007C352F">
            <w:pPr>
              <w:pStyle w:val="TabelleInhaltZahlen"/>
            </w:pPr>
            <w:r w:rsidRPr="00926175">
              <w:t>0</w:t>
            </w:r>
            <w:r>
              <w:t>.</w:t>
            </w:r>
            <w:r w:rsidRPr="00926175">
              <w:t>71</w:t>
            </w:r>
          </w:p>
        </w:tc>
        <w:tc>
          <w:tcPr>
            <w:tcW w:w="1134" w:type="dxa"/>
          </w:tcPr>
          <w:p w14:paraId="0E1BE0F3" w14:textId="3B5E7B0C" w:rsidR="007C352F" w:rsidRDefault="007C352F" w:rsidP="007C352F">
            <w:pPr>
              <w:pStyle w:val="TabelleInhaltZahlen"/>
            </w:pPr>
            <w:r w:rsidRPr="00926175">
              <w:t>0</w:t>
            </w:r>
            <w:r>
              <w:t>.</w:t>
            </w:r>
            <w:r w:rsidRPr="00926175">
              <w:t>25</w:t>
            </w:r>
          </w:p>
        </w:tc>
        <w:tc>
          <w:tcPr>
            <w:tcW w:w="987" w:type="dxa"/>
          </w:tcPr>
          <w:p w14:paraId="5E91749C" w14:textId="3E8CBCC3" w:rsidR="007C352F" w:rsidRDefault="007C352F" w:rsidP="007C352F">
            <w:pPr>
              <w:pStyle w:val="TabelleInhaltZahlen"/>
            </w:pPr>
            <w:r w:rsidRPr="00926175">
              <w:t>0</w:t>
            </w:r>
            <w:r>
              <w:t>.</w:t>
            </w:r>
            <w:r w:rsidRPr="00926175">
              <w:t>45</w:t>
            </w:r>
          </w:p>
        </w:tc>
      </w:tr>
      <w:tr w:rsidR="00021BC0" w14:paraId="2E948988" w14:textId="77777777" w:rsidTr="00F954D0">
        <w:tc>
          <w:tcPr>
            <w:tcW w:w="846" w:type="dxa"/>
            <w:tcBorders>
              <w:right w:val="single" w:sz="4" w:space="0" w:color="auto"/>
            </w:tcBorders>
          </w:tcPr>
          <w:p w14:paraId="0A584FC0" w14:textId="71081516" w:rsidR="007C352F" w:rsidRDefault="007C352F" w:rsidP="007C352F">
            <w:pPr>
              <w:pStyle w:val="TabelleInhaltZahlen"/>
            </w:pPr>
            <w:r w:rsidRPr="009179FB">
              <w:t>6</w:t>
            </w:r>
          </w:p>
        </w:tc>
        <w:tc>
          <w:tcPr>
            <w:tcW w:w="2273" w:type="dxa"/>
            <w:tcBorders>
              <w:left w:val="single" w:sz="4" w:space="0" w:color="auto"/>
            </w:tcBorders>
          </w:tcPr>
          <w:p w14:paraId="78F83FA1" w14:textId="7D2544E0" w:rsidR="007C352F" w:rsidRDefault="007C352F" w:rsidP="007C352F">
            <w:pPr>
              <w:pStyle w:val="TabelleInhaltZahlen"/>
            </w:pPr>
            <w:r w:rsidRPr="00216CB9">
              <w:t>25</w:t>
            </w:r>
            <w:r>
              <w:t>.</w:t>
            </w:r>
            <w:r w:rsidRPr="00216CB9">
              <w:t>73</w:t>
            </w:r>
          </w:p>
        </w:tc>
        <w:tc>
          <w:tcPr>
            <w:tcW w:w="1134" w:type="dxa"/>
          </w:tcPr>
          <w:p w14:paraId="66ADFD3F" w14:textId="63A00C3E" w:rsidR="007C352F" w:rsidRDefault="007C352F" w:rsidP="007C352F">
            <w:pPr>
              <w:pStyle w:val="TabelleInhaltZahlen"/>
            </w:pPr>
            <w:r w:rsidRPr="00B111EC">
              <w:t>0</w:t>
            </w:r>
            <w:r>
              <w:t>.</w:t>
            </w:r>
            <w:r w:rsidRPr="00B111EC">
              <w:t>11</w:t>
            </w:r>
          </w:p>
        </w:tc>
        <w:tc>
          <w:tcPr>
            <w:tcW w:w="1134" w:type="dxa"/>
          </w:tcPr>
          <w:p w14:paraId="3BD93A2C" w14:textId="117EDBE6" w:rsidR="007C352F" w:rsidRDefault="007C352F" w:rsidP="007C352F">
            <w:pPr>
              <w:pStyle w:val="TabelleInhaltZahlen"/>
            </w:pPr>
            <w:r w:rsidRPr="00B111EC">
              <w:t>0</w:t>
            </w:r>
            <w:r>
              <w:t>.</w:t>
            </w:r>
            <w:r w:rsidRPr="00B111EC">
              <w:t>22</w:t>
            </w:r>
          </w:p>
        </w:tc>
        <w:tc>
          <w:tcPr>
            <w:tcW w:w="1134" w:type="dxa"/>
          </w:tcPr>
          <w:p w14:paraId="17996D1F" w14:textId="48452772" w:rsidR="007C352F" w:rsidRDefault="007C352F" w:rsidP="007C352F">
            <w:pPr>
              <w:pStyle w:val="TabelleInhaltZahlen"/>
            </w:pPr>
            <w:r>
              <w:t>0</w:t>
            </w:r>
          </w:p>
        </w:tc>
        <w:tc>
          <w:tcPr>
            <w:tcW w:w="1134" w:type="dxa"/>
          </w:tcPr>
          <w:p w14:paraId="73FC0E82" w14:textId="31545415" w:rsidR="007C352F" w:rsidRDefault="007C352F" w:rsidP="007C352F">
            <w:pPr>
              <w:pStyle w:val="TabelleInhaltZahlen"/>
            </w:pPr>
            <w:r w:rsidRPr="00B111EC">
              <w:t>0</w:t>
            </w:r>
            <w:r>
              <w:t>.</w:t>
            </w:r>
            <w:r w:rsidRPr="00B111EC">
              <w:t>26</w:t>
            </w:r>
          </w:p>
        </w:tc>
        <w:tc>
          <w:tcPr>
            <w:tcW w:w="1134" w:type="dxa"/>
          </w:tcPr>
          <w:p w14:paraId="3F36E032" w14:textId="74E373BA" w:rsidR="007C352F" w:rsidRDefault="007C352F" w:rsidP="007C352F">
            <w:pPr>
              <w:pStyle w:val="TabelleInhaltZahlen"/>
            </w:pPr>
            <w:r w:rsidRPr="00B111EC">
              <w:t>0</w:t>
            </w:r>
            <w:r>
              <w:t>.</w:t>
            </w:r>
            <w:r w:rsidRPr="00B111EC">
              <w:t>16</w:t>
            </w:r>
          </w:p>
        </w:tc>
        <w:tc>
          <w:tcPr>
            <w:tcW w:w="1134" w:type="dxa"/>
          </w:tcPr>
          <w:p w14:paraId="3F18FDBB" w14:textId="063892AF" w:rsidR="007C352F" w:rsidRDefault="007C352F" w:rsidP="007C352F">
            <w:pPr>
              <w:pStyle w:val="TabelleInhaltZahlen"/>
            </w:pPr>
            <w:r w:rsidRPr="00B111EC">
              <w:t>0</w:t>
            </w:r>
            <w:r>
              <w:t>.</w:t>
            </w:r>
            <w:r w:rsidRPr="00B111EC">
              <w:t>21</w:t>
            </w:r>
          </w:p>
        </w:tc>
        <w:tc>
          <w:tcPr>
            <w:tcW w:w="992" w:type="dxa"/>
          </w:tcPr>
          <w:p w14:paraId="27C57FAC" w14:textId="51C6B437" w:rsidR="007C352F" w:rsidRDefault="007C352F" w:rsidP="007C352F">
            <w:pPr>
              <w:pStyle w:val="TabelleInhaltZahlen"/>
            </w:pPr>
            <w:r w:rsidRPr="00B111EC">
              <w:t>0</w:t>
            </w:r>
            <w:r>
              <w:t>.</w:t>
            </w:r>
            <w:r w:rsidRPr="00B111EC">
              <w:t>25</w:t>
            </w:r>
          </w:p>
        </w:tc>
        <w:tc>
          <w:tcPr>
            <w:tcW w:w="1134" w:type="dxa"/>
          </w:tcPr>
          <w:p w14:paraId="5EBFB96E" w14:textId="4D58AC55" w:rsidR="007C352F" w:rsidRDefault="007C352F" w:rsidP="007C352F">
            <w:pPr>
              <w:pStyle w:val="TabelleInhaltZahlen"/>
            </w:pPr>
            <w:r>
              <w:t>0</w:t>
            </w:r>
          </w:p>
        </w:tc>
        <w:tc>
          <w:tcPr>
            <w:tcW w:w="1134" w:type="dxa"/>
          </w:tcPr>
          <w:p w14:paraId="7C39A9E4" w14:textId="48B147B8" w:rsidR="007C352F" w:rsidRDefault="007C352F" w:rsidP="007C352F">
            <w:pPr>
              <w:pStyle w:val="TabelleInhaltZahlen"/>
            </w:pPr>
            <w:r>
              <w:t>0</w:t>
            </w:r>
          </w:p>
        </w:tc>
        <w:tc>
          <w:tcPr>
            <w:tcW w:w="987" w:type="dxa"/>
          </w:tcPr>
          <w:p w14:paraId="4B379679" w14:textId="64B0B3DA" w:rsidR="007C352F" w:rsidRDefault="007C352F" w:rsidP="007C352F">
            <w:pPr>
              <w:pStyle w:val="TabelleInhaltZahlen"/>
            </w:pPr>
            <w:r w:rsidRPr="00B111EC">
              <w:t>0</w:t>
            </w:r>
            <w:r>
              <w:t>.</w:t>
            </w:r>
            <w:r w:rsidRPr="00B111EC">
              <w:t>14</w:t>
            </w:r>
          </w:p>
        </w:tc>
      </w:tr>
      <w:tr w:rsidR="00021BC0" w14:paraId="2497DDD5" w14:textId="77777777" w:rsidTr="00F954D0">
        <w:tc>
          <w:tcPr>
            <w:tcW w:w="846" w:type="dxa"/>
            <w:tcBorders>
              <w:right w:val="single" w:sz="4" w:space="0" w:color="auto"/>
            </w:tcBorders>
          </w:tcPr>
          <w:p w14:paraId="136CFDA0" w14:textId="5E1DF3F0" w:rsidR="007C352F" w:rsidRDefault="007C352F" w:rsidP="007C352F">
            <w:pPr>
              <w:pStyle w:val="TabelleInhaltZahlen"/>
            </w:pPr>
            <w:r>
              <w:t>8</w:t>
            </w:r>
          </w:p>
        </w:tc>
        <w:tc>
          <w:tcPr>
            <w:tcW w:w="2273" w:type="dxa"/>
            <w:tcBorders>
              <w:left w:val="single" w:sz="4" w:space="0" w:color="auto"/>
            </w:tcBorders>
          </w:tcPr>
          <w:p w14:paraId="574AA715" w14:textId="4DBD157B" w:rsidR="007C352F" w:rsidRDefault="007C352F" w:rsidP="007C352F">
            <w:pPr>
              <w:pStyle w:val="TabelleInhaltZahlen"/>
            </w:pPr>
            <w:r w:rsidRPr="00216CB9">
              <w:t>164</w:t>
            </w:r>
            <w:r>
              <w:t>.</w:t>
            </w:r>
            <w:r w:rsidRPr="00216CB9">
              <w:t>90</w:t>
            </w:r>
          </w:p>
        </w:tc>
        <w:tc>
          <w:tcPr>
            <w:tcW w:w="1134" w:type="dxa"/>
          </w:tcPr>
          <w:p w14:paraId="65F8C72A" w14:textId="69F04B26" w:rsidR="007C352F" w:rsidRDefault="007C352F" w:rsidP="007C352F">
            <w:pPr>
              <w:pStyle w:val="TabelleInhaltZahlen"/>
            </w:pPr>
            <w:r w:rsidRPr="00BB2F7C">
              <w:t>0</w:t>
            </w:r>
            <w:r>
              <w:t>.</w:t>
            </w:r>
            <w:r w:rsidRPr="00BB2F7C">
              <w:t>31</w:t>
            </w:r>
          </w:p>
        </w:tc>
        <w:tc>
          <w:tcPr>
            <w:tcW w:w="1134" w:type="dxa"/>
          </w:tcPr>
          <w:p w14:paraId="13FD7DBD" w14:textId="3CEF7DB5" w:rsidR="007C352F" w:rsidRDefault="007C352F" w:rsidP="007C352F">
            <w:pPr>
              <w:pStyle w:val="TabelleInhaltZahlen"/>
            </w:pPr>
            <w:r w:rsidRPr="00BB2F7C">
              <w:t>0</w:t>
            </w:r>
            <w:r>
              <w:t>.</w:t>
            </w:r>
            <w:r w:rsidRPr="00BB2F7C">
              <w:t>43</w:t>
            </w:r>
          </w:p>
        </w:tc>
        <w:tc>
          <w:tcPr>
            <w:tcW w:w="1134" w:type="dxa"/>
          </w:tcPr>
          <w:p w14:paraId="7ECD6937" w14:textId="651B5606" w:rsidR="007C352F" w:rsidRDefault="007C352F" w:rsidP="007C352F">
            <w:pPr>
              <w:pStyle w:val="TabelleInhaltZahlen"/>
            </w:pPr>
            <w:r>
              <w:t>0</w:t>
            </w:r>
          </w:p>
        </w:tc>
        <w:tc>
          <w:tcPr>
            <w:tcW w:w="1134" w:type="dxa"/>
          </w:tcPr>
          <w:p w14:paraId="294A4D9B" w14:textId="30C3E141" w:rsidR="007C352F" w:rsidRDefault="007C352F" w:rsidP="007C352F">
            <w:pPr>
              <w:pStyle w:val="TabelleInhaltZahlen"/>
            </w:pPr>
            <w:r w:rsidRPr="00BB2F7C">
              <w:t>0</w:t>
            </w:r>
            <w:r>
              <w:t>.</w:t>
            </w:r>
            <w:r w:rsidRPr="00BB2F7C">
              <w:t>32</w:t>
            </w:r>
          </w:p>
        </w:tc>
        <w:tc>
          <w:tcPr>
            <w:tcW w:w="1134" w:type="dxa"/>
          </w:tcPr>
          <w:p w14:paraId="3CA34847" w14:textId="0DFCCD7C" w:rsidR="007C352F" w:rsidRDefault="007C352F" w:rsidP="007C352F">
            <w:pPr>
              <w:pStyle w:val="TabelleInhaltZahlen"/>
            </w:pPr>
            <w:r w:rsidRPr="00BB2F7C">
              <w:t>0</w:t>
            </w:r>
            <w:r>
              <w:t>.</w:t>
            </w:r>
            <w:r w:rsidRPr="00BB2F7C">
              <w:t>38</w:t>
            </w:r>
          </w:p>
        </w:tc>
        <w:tc>
          <w:tcPr>
            <w:tcW w:w="1134" w:type="dxa"/>
          </w:tcPr>
          <w:p w14:paraId="4C70AF7D" w14:textId="350AD148" w:rsidR="007C352F" w:rsidRDefault="007C352F" w:rsidP="007C352F">
            <w:pPr>
              <w:pStyle w:val="TabelleInhaltZahlen"/>
            </w:pPr>
            <w:r>
              <w:t>0</w:t>
            </w:r>
          </w:p>
        </w:tc>
        <w:tc>
          <w:tcPr>
            <w:tcW w:w="992" w:type="dxa"/>
          </w:tcPr>
          <w:p w14:paraId="228FF912" w14:textId="5E81DE39" w:rsidR="007C352F" w:rsidRDefault="007C352F" w:rsidP="007C352F">
            <w:pPr>
              <w:pStyle w:val="TabelleInhaltZahlen"/>
            </w:pPr>
            <w:r w:rsidRPr="00BB2F7C">
              <w:t>0</w:t>
            </w:r>
            <w:r>
              <w:t>.</w:t>
            </w:r>
            <w:r w:rsidRPr="00BB2F7C">
              <w:t>50</w:t>
            </w:r>
          </w:p>
        </w:tc>
        <w:tc>
          <w:tcPr>
            <w:tcW w:w="1134" w:type="dxa"/>
          </w:tcPr>
          <w:p w14:paraId="0852DF24" w14:textId="552693D5" w:rsidR="007C352F" w:rsidRDefault="007C352F" w:rsidP="007C352F">
            <w:pPr>
              <w:pStyle w:val="TabelleInhaltZahlen"/>
            </w:pPr>
            <w:r w:rsidRPr="00BB2F7C">
              <w:t>0</w:t>
            </w:r>
            <w:r>
              <w:t>.</w:t>
            </w:r>
            <w:r w:rsidRPr="00BB2F7C">
              <w:t>29</w:t>
            </w:r>
          </w:p>
        </w:tc>
        <w:tc>
          <w:tcPr>
            <w:tcW w:w="1134" w:type="dxa"/>
          </w:tcPr>
          <w:p w14:paraId="6E471302" w14:textId="24A8F806" w:rsidR="007C352F" w:rsidRDefault="007C352F" w:rsidP="007C352F">
            <w:pPr>
              <w:pStyle w:val="TabelleInhaltZahlen"/>
            </w:pPr>
            <w:r w:rsidRPr="00BB2F7C">
              <w:t>0</w:t>
            </w:r>
            <w:r>
              <w:t>.</w:t>
            </w:r>
            <w:r w:rsidRPr="00BB2F7C">
              <w:t>25</w:t>
            </w:r>
          </w:p>
        </w:tc>
        <w:tc>
          <w:tcPr>
            <w:tcW w:w="987" w:type="dxa"/>
          </w:tcPr>
          <w:p w14:paraId="37B13700" w14:textId="05D6D174" w:rsidR="007C352F" w:rsidRDefault="007C352F" w:rsidP="007C352F">
            <w:pPr>
              <w:pStyle w:val="TabelleInhaltZahlen"/>
            </w:pPr>
            <w:r w:rsidRPr="00BB2F7C">
              <w:t>0</w:t>
            </w:r>
            <w:r>
              <w:t>.</w:t>
            </w:r>
            <w:r w:rsidRPr="00BB2F7C">
              <w:t>27</w:t>
            </w:r>
          </w:p>
        </w:tc>
      </w:tr>
      <w:tr w:rsidR="00021BC0" w14:paraId="58A21F4B" w14:textId="77777777" w:rsidTr="00F954D0">
        <w:tc>
          <w:tcPr>
            <w:tcW w:w="846" w:type="dxa"/>
            <w:tcBorders>
              <w:right w:val="single" w:sz="4" w:space="0" w:color="auto"/>
            </w:tcBorders>
          </w:tcPr>
          <w:p w14:paraId="7125FE41" w14:textId="3E241D46" w:rsidR="007C352F" w:rsidRDefault="007C352F" w:rsidP="007C352F">
            <w:pPr>
              <w:pStyle w:val="TabelleInhaltZahlen"/>
            </w:pPr>
            <w:r>
              <w:t>19</w:t>
            </w:r>
          </w:p>
        </w:tc>
        <w:tc>
          <w:tcPr>
            <w:tcW w:w="2273" w:type="dxa"/>
            <w:tcBorders>
              <w:left w:val="single" w:sz="4" w:space="0" w:color="auto"/>
            </w:tcBorders>
          </w:tcPr>
          <w:p w14:paraId="59980790" w14:textId="0A32988B" w:rsidR="007C352F" w:rsidRDefault="007C352F" w:rsidP="007C352F">
            <w:pPr>
              <w:pStyle w:val="TabelleInhaltZahlen"/>
            </w:pPr>
            <w:r w:rsidRPr="00216CB9">
              <w:t>98</w:t>
            </w:r>
            <w:r>
              <w:t>.</w:t>
            </w:r>
            <w:r w:rsidRPr="00216CB9">
              <w:t>55</w:t>
            </w:r>
          </w:p>
        </w:tc>
        <w:tc>
          <w:tcPr>
            <w:tcW w:w="1134" w:type="dxa"/>
          </w:tcPr>
          <w:p w14:paraId="3866F435" w14:textId="3565692B" w:rsidR="007C352F" w:rsidRDefault="007C352F" w:rsidP="007C352F">
            <w:pPr>
              <w:pStyle w:val="TabelleInhaltZahlen"/>
            </w:pPr>
            <w:r w:rsidRPr="005D0EBB">
              <w:t>0</w:t>
            </w:r>
            <w:r>
              <w:t>.</w:t>
            </w:r>
            <w:r w:rsidRPr="005D0EBB">
              <w:t>43</w:t>
            </w:r>
          </w:p>
        </w:tc>
        <w:tc>
          <w:tcPr>
            <w:tcW w:w="1134" w:type="dxa"/>
          </w:tcPr>
          <w:p w14:paraId="60B36760" w14:textId="6DD4EE27" w:rsidR="007C352F" w:rsidRDefault="007C352F" w:rsidP="007C352F">
            <w:pPr>
              <w:pStyle w:val="TabelleInhaltZahlen"/>
            </w:pPr>
            <w:r w:rsidRPr="005D0EBB">
              <w:t>0</w:t>
            </w:r>
            <w:r>
              <w:t>.</w:t>
            </w:r>
            <w:r w:rsidRPr="005D0EBB">
              <w:t>65</w:t>
            </w:r>
          </w:p>
        </w:tc>
        <w:tc>
          <w:tcPr>
            <w:tcW w:w="1134" w:type="dxa"/>
          </w:tcPr>
          <w:p w14:paraId="5D91AAB6" w14:textId="04CF236F" w:rsidR="007C352F" w:rsidRDefault="007C352F" w:rsidP="007C352F">
            <w:pPr>
              <w:pStyle w:val="TabelleInhaltZahlen"/>
            </w:pPr>
            <w:r>
              <w:t>0</w:t>
            </w:r>
          </w:p>
        </w:tc>
        <w:tc>
          <w:tcPr>
            <w:tcW w:w="1134" w:type="dxa"/>
          </w:tcPr>
          <w:p w14:paraId="384EE3FB" w14:textId="3F94E0AC" w:rsidR="007C352F" w:rsidRDefault="007C352F" w:rsidP="007C352F">
            <w:pPr>
              <w:pStyle w:val="TabelleInhaltZahlen"/>
            </w:pPr>
            <w:r w:rsidRPr="005D0EBB">
              <w:t>0</w:t>
            </w:r>
            <w:r>
              <w:t>.</w:t>
            </w:r>
            <w:r w:rsidRPr="005D0EBB">
              <w:t>56</w:t>
            </w:r>
          </w:p>
        </w:tc>
        <w:tc>
          <w:tcPr>
            <w:tcW w:w="1134" w:type="dxa"/>
          </w:tcPr>
          <w:p w14:paraId="4CF667C9" w14:textId="292821B2" w:rsidR="007C352F" w:rsidRDefault="007C352F" w:rsidP="007C352F">
            <w:pPr>
              <w:pStyle w:val="TabelleInhaltZahlen"/>
            </w:pPr>
            <w:r w:rsidRPr="005D0EBB">
              <w:t>0</w:t>
            </w:r>
            <w:r>
              <w:t>.</w:t>
            </w:r>
            <w:r w:rsidRPr="005D0EBB">
              <w:t>32</w:t>
            </w:r>
          </w:p>
        </w:tc>
        <w:tc>
          <w:tcPr>
            <w:tcW w:w="1134" w:type="dxa"/>
          </w:tcPr>
          <w:p w14:paraId="6A296A23" w14:textId="658F656C" w:rsidR="007C352F" w:rsidRDefault="007C352F" w:rsidP="007C352F">
            <w:pPr>
              <w:pStyle w:val="TabelleInhaltZahlen"/>
            </w:pPr>
            <w:r w:rsidRPr="005D0EBB">
              <w:t>0</w:t>
            </w:r>
            <w:r>
              <w:t>.</w:t>
            </w:r>
            <w:r w:rsidRPr="005D0EBB">
              <w:t>62</w:t>
            </w:r>
          </w:p>
        </w:tc>
        <w:tc>
          <w:tcPr>
            <w:tcW w:w="992" w:type="dxa"/>
          </w:tcPr>
          <w:p w14:paraId="458CE22F" w14:textId="3D3578C0" w:rsidR="007C352F" w:rsidRDefault="007C352F" w:rsidP="007C352F">
            <w:pPr>
              <w:pStyle w:val="TabelleInhaltZahlen"/>
            </w:pPr>
            <w:r w:rsidRPr="005D0EBB">
              <w:t>1</w:t>
            </w:r>
            <w:r>
              <w:t>.</w:t>
            </w:r>
            <w:r w:rsidRPr="005D0EBB">
              <w:t>00</w:t>
            </w:r>
          </w:p>
        </w:tc>
        <w:tc>
          <w:tcPr>
            <w:tcW w:w="1134" w:type="dxa"/>
          </w:tcPr>
          <w:p w14:paraId="48CE0249" w14:textId="21385725" w:rsidR="007C352F" w:rsidRDefault="007C352F" w:rsidP="007C352F">
            <w:pPr>
              <w:pStyle w:val="TabelleInhaltZahlen"/>
            </w:pPr>
            <w:r>
              <w:t>0</w:t>
            </w:r>
          </w:p>
        </w:tc>
        <w:tc>
          <w:tcPr>
            <w:tcW w:w="1134" w:type="dxa"/>
          </w:tcPr>
          <w:p w14:paraId="223A82DD" w14:textId="3F83FB20" w:rsidR="007C352F" w:rsidRDefault="007C352F" w:rsidP="007C352F">
            <w:pPr>
              <w:pStyle w:val="TabelleInhaltZahlen"/>
            </w:pPr>
            <w:r>
              <w:t>0</w:t>
            </w:r>
          </w:p>
        </w:tc>
        <w:tc>
          <w:tcPr>
            <w:tcW w:w="987" w:type="dxa"/>
          </w:tcPr>
          <w:p w14:paraId="39BB11AE" w14:textId="4EFB69AA" w:rsidR="007C352F" w:rsidRDefault="007C352F" w:rsidP="007C352F">
            <w:pPr>
              <w:pStyle w:val="TabelleInhaltZahlen"/>
            </w:pPr>
            <w:r w:rsidRPr="005D0EBB">
              <w:t>0</w:t>
            </w:r>
            <w:r>
              <w:t>.</w:t>
            </w:r>
            <w:r w:rsidRPr="005D0EBB">
              <w:t>40</w:t>
            </w:r>
          </w:p>
        </w:tc>
      </w:tr>
      <w:tr w:rsidR="00021BC0" w14:paraId="7AF5D448" w14:textId="77777777" w:rsidTr="00F954D0">
        <w:tc>
          <w:tcPr>
            <w:tcW w:w="846" w:type="dxa"/>
            <w:tcBorders>
              <w:right w:val="single" w:sz="4" w:space="0" w:color="auto"/>
            </w:tcBorders>
          </w:tcPr>
          <w:p w14:paraId="5E976D57" w14:textId="0A83CD2A" w:rsidR="007C352F" w:rsidRDefault="007C352F" w:rsidP="007C352F">
            <w:pPr>
              <w:pStyle w:val="TabelleInhaltZahlen"/>
            </w:pPr>
            <w:r>
              <w:t>20</w:t>
            </w:r>
          </w:p>
        </w:tc>
        <w:tc>
          <w:tcPr>
            <w:tcW w:w="2273" w:type="dxa"/>
            <w:tcBorders>
              <w:left w:val="single" w:sz="4" w:space="0" w:color="auto"/>
            </w:tcBorders>
          </w:tcPr>
          <w:p w14:paraId="724A8E6D" w14:textId="1F43B7A5" w:rsidR="007C352F" w:rsidRDefault="007C352F" w:rsidP="007C352F">
            <w:pPr>
              <w:pStyle w:val="TabelleInhaltZahlen"/>
            </w:pPr>
            <w:r w:rsidRPr="00216CB9">
              <w:t>29</w:t>
            </w:r>
            <w:r>
              <w:t>.</w:t>
            </w:r>
            <w:r w:rsidRPr="00216CB9">
              <w:t>01</w:t>
            </w:r>
          </w:p>
        </w:tc>
        <w:tc>
          <w:tcPr>
            <w:tcW w:w="1134" w:type="dxa"/>
          </w:tcPr>
          <w:p w14:paraId="3146D40D" w14:textId="1AF22DFC" w:rsidR="007C352F" w:rsidRDefault="007C352F" w:rsidP="007C352F">
            <w:pPr>
              <w:pStyle w:val="TabelleInhaltZahlen"/>
            </w:pPr>
            <w:r w:rsidRPr="004A3499">
              <w:t>0</w:t>
            </w:r>
            <w:r>
              <w:t>.</w:t>
            </w:r>
            <w:r w:rsidRPr="004A3499">
              <w:t>08</w:t>
            </w:r>
          </w:p>
        </w:tc>
        <w:tc>
          <w:tcPr>
            <w:tcW w:w="1134" w:type="dxa"/>
          </w:tcPr>
          <w:p w14:paraId="0541B24B" w14:textId="7FE42DED" w:rsidR="007C352F" w:rsidRDefault="007C352F" w:rsidP="007C352F">
            <w:pPr>
              <w:pStyle w:val="TabelleInhaltZahlen"/>
            </w:pPr>
            <w:r w:rsidRPr="004A3499">
              <w:t>0</w:t>
            </w:r>
            <w:r>
              <w:t>.</w:t>
            </w:r>
            <w:r w:rsidRPr="004A3499">
              <w:t>28</w:t>
            </w:r>
          </w:p>
        </w:tc>
        <w:tc>
          <w:tcPr>
            <w:tcW w:w="1134" w:type="dxa"/>
          </w:tcPr>
          <w:p w14:paraId="4461AA3B" w14:textId="22DDABF0" w:rsidR="007C352F" w:rsidRDefault="007C352F" w:rsidP="007C352F">
            <w:pPr>
              <w:pStyle w:val="TabelleInhaltZahlen"/>
            </w:pPr>
            <w:r>
              <w:t>0</w:t>
            </w:r>
          </w:p>
        </w:tc>
        <w:tc>
          <w:tcPr>
            <w:tcW w:w="1134" w:type="dxa"/>
          </w:tcPr>
          <w:p w14:paraId="71CC821B" w14:textId="5F905D9B" w:rsidR="007C352F" w:rsidRDefault="007C352F" w:rsidP="007C352F">
            <w:pPr>
              <w:pStyle w:val="TabelleInhaltZahlen"/>
            </w:pPr>
            <w:r w:rsidRPr="004A3499">
              <w:t>0</w:t>
            </w:r>
            <w:r>
              <w:t>.</w:t>
            </w:r>
            <w:r w:rsidRPr="004A3499">
              <w:t>30</w:t>
            </w:r>
          </w:p>
        </w:tc>
        <w:tc>
          <w:tcPr>
            <w:tcW w:w="1134" w:type="dxa"/>
          </w:tcPr>
          <w:p w14:paraId="0BD3B852" w14:textId="56C25774" w:rsidR="007C352F" w:rsidRDefault="007C352F" w:rsidP="007C352F">
            <w:pPr>
              <w:pStyle w:val="TabelleInhaltZahlen"/>
            </w:pPr>
            <w:r w:rsidRPr="004A3499">
              <w:t>0</w:t>
            </w:r>
            <w:r>
              <w:t>.</w:t>
            </w:r>
            <w:r w:rsidRPr="004A3499">
              <w:t>17</w:t>
            </w:r>
          </w:p>
        </w:tc>
        <w:tc>
          <w:tcPr>
            <w:tcW w:w="1134" w:type="dxa"/>
          </w:tcPr>
          <w:p w14:paraId="296BED50" w14:textId="7370B079" w:rsidR="007C352F" w:rsidRDefault="007C352F" w:rsidP="007C352F">
            <w:pPr>
              <w:pStyle w:val="TabelleInhaltZahlen"/>
            </w:pPr>
            <w:r w:rsidRPr="004A3499">
              <w:t>0</w:t>
            </w:r>
            <w:r>
              <w:t>.</w:t>
            </w:r>
            <w:r w:rsidRPr="004A3499">
              <w:t>18</w:t>
            </w:r>
          </w:p>
        </w:tc>
        <w:tc>
          <w:tcPr>
            <w:tcW w:w="992" w:type="dxa"/>
          </w:tcPr>
          <w:p w14:paraId="4DA83C7F" w14:textId="39D880A4" w:rsidR="007C352F" w:rsidRDefault="007C352F" w:rsidP="007C352F">
            <w:pPr>
              <w:pStyle w:val="TabelleInhaltZahlen"/>
            </w:pPr>
            <w:r w:rsidRPr="004A3499">
              <w:t>1</w:t>
            </w:r>
            <w:r>
              <w:t>.</w:t>
            </w:r>
            <w:r w:rsidRPr="004A3499">
              <w:t>00</w:t>
            </w:r>
          </w:p>
        </w:tc>
        <w:tc>
          <w:tcPr>
            <w:tcW w:w="1134" w:type="dxa"/>
          </w:tcPr>
          <w:p w14:paraId="4A25A330" w14:textId="485A084B" w:rsidR="007C352F" w:rsidRDefault="007C352F" w:rsidP="007C352F">
            <w:pPr>
              <w:pStyle w:val="TabelleInhaltZahlen"/>
            </w:pPr>
            <w:r w:rsidRPr="004A3499">
              <w:t>0</w:t>
            </w:r>
            <w:r>
              <w:t>.</w:t>
            </w:r>
            <w:r w:rsidRPr="004A3499">
              <w:t>14</w:t>
            </w:r>
          </w:p>
        </w:tc>
        <w:tc>
          <w:tcPr>
            <w:tcW w:w="1134" w:type="dxa"/>
          </w:tcPr>
          <w:p w14:paraId="20F2341E" w14:textId="42C4B855" w:rsidR="007C352F" w:rsidRDefault="007C352F" w:rsidP="007C352F">
            <w:pPr>
              <w:pStyle w:val="TabelleInhaltZahlen"/>
            </w:pPr>
            <w:r w:rsidRPr="004A3499">
              <w:t>0</w:t>
            </w:r>
            <w:r>
              <w:t>.</w:t>
            </w:r>
            <w:r w:rsidRPr="004A3499">
              <w:t>75</w:t>
            </w:r>
          </w:p>
        </w:tc>
        <w:tc>
          <w:tcPr>
            <w:tcW w:w="987" w:type="dxa"/>
          </w:tcPr>
          <w:p w14:paraId="06C627E9" w14:textId="2DFC11ED" w:rsidR="007C352F" w:rsidRDefault="007C352F" w:rsidP="007C352F">
            <w:pPr>
              <w:pStyle w:val="TabelleInhaltZahlen"/>
            </w:pPr>
            <w:r w:rsidRPr="004A3499">
              <w:t>0</w:t>
            </w:r>
            <w:r>
              <w:t>.</w:t>
            </w:r>
            <w:r w:rsidRPr="004A3499">
              <w:t>32</w:t>
            </w:r>
          </w:p>
        </w:tc>
      </w:tr>
      <w:tr w:rsidR="00021BC0" w14:paraId="0F5F59D3" w14:textId="77777777" w:rsidTr="00F954D0">
        <w:tc>
          <w:tcPr>
            <w:tcW w:w="846" w:type="dxa"/>
            <w:tcBorders>
              <w:right w:val="single" w:sz="4" w:space="0" w:color="auto"/>
            </w:tcBorders>
          </w:tcPr>
          <w:p w14:paraId="43DDC8AA" w14:textId="7D6289B7" w:rsidR="007C352F" w:rsidRDefault="007C352F" w:rsidP="007C352F">
            <w:pPr>
              <w:pStyle w:val="TabelleInhaltZahlen"/>
            </w:pPr>
            <w:r w:rsidRPr="009179FB">
              <w:t>24</w:t>
            </w:r>
          </w:p>
        </w:tc>
        <w:tc>
          <w:tcPr>
            <w:tcW w:w="2273" w:type="dxa"/>
            <w:tcBorders>
              <w:left w:val="single" w:sz="4" w:space="0" w:color="auto"/>
            </w:tcBorders>
          </w:tcPr>
          <w:p w14:paraId="2E67FB00" w14:textId="08C2707F" w:rsidR="007C352F" w:rsidRDefault="007C352F" w:rsidP="007C352F">
            <w:pPr>
              <w:pStyle w:val="TabelleInhaltZahlen"/>
            </w:pPr>
            <w:r w:rsidRPr="00216CB9">
              <w:t>145</w:t>
            </w:r>
            <w:r>
              <w:t>.</w:t>
            </w:r>
            <w:r w:rsidRPr="00216CB9">
              <w:t>33</w:t>
            </w:r>
          </w:p>
        </w:tc>
        <w:tc>
          <w:tcPr>
            <w:tcW w:w="1134" w:type="dxa"/>
          </w:tcPr>
          <w:p w14:paraId="6614EF49" w14:textId="2A344749" w:rsidR="007C352F" w:rsidRDefault="007C352F" w:rsidP="007C352F">
            <w:pPr>
              <w:pStyle w:val="TabelleInhaltZahlen"/>
            </w:pPr>
            <w:r w:rsidRPr="00694AE4">
              <w:t>0</w:t>
            </w:r>
            <w:r>
              <w:t>.</w:t>
            </w:r>
            <w:r w:rsidRPr="00694AE4">
              <w:t>47</w:t>
            </w:r>
          </w:p>
        </w:tc>
        <w:tc>
          <w:tcPr>
            <w:tcW w:w="1134" w:type="dxa"/>
          </w:tcPr>
          <w:p w14:paraId="4C2CBDE1" w14:textId="2B6EC76B" w:rsidR="007C352F" w:rsidRDefault="007C352F" w:rsidP="007C352F">
            <w:pPr>
              <w:pStyle w:val="TabelleInhaltZahlen"/>
            </w:pPr>
            <w:r w:rsidRPr="00694AE4">
              <w:t>0</w:t>
            </w:r>
            <w:r>
              <w:t>.</w:t>
            </w:r>
            <w:r w:rsidRPr="00694AE4">
              <w:t>57</w:t>
            </w:r>
          </w:p>
        </w:tc>
        <w:tc>
          <w:tcPr>
            <w:tcW w:w="1134" w:type="dxa"/>
          </w:tcPr>
          <w:p w14:paraId="6B7D2BF7" w14:textId="5639D84D" w:rsidR="007C352F" w:rsidRDefault="007C352F" w:rsidP="007C352F">
            <w:pPr>
              <w:pStyle w:val="TabelleInhaltZahlen"/>
            </w:pPr>
            <w:r>
              <w:t>0</w:t>
            </w:r>
          </w:p>
        </w:tc>
        <w:tc>
          <w:tcPr>
            <w:tcW w:w="1134" w:type="dxa"/>
          </w:tcPr>
          <w:p w14:paraId="3C0C8AA8" w14:textId="0F7F3D86" w:rsidR="007C352F" w:rsidRDefault="007C352F" w:rsidP="007C352F">
            <w:pPr>
              <w:pStyle w:val="TabelleInhaltZahlen"/>
            </w:pPr>
            <w:r w:rsidRPr="00694AE4">
              <w:t>0</w:t>
            </w:r>
            <w:r>
              <w:t>.</w:t>
            </w:r>
            <w:r w:rsidRPr="00694AE4">
              <w:t>36</w:t>
            </w:r>
          </w:p>
        </w:tc>
        <w:tc>
          <w:tcPr>
            <w:tcW w:w="1134" w:type="dxa"/>
          </w:tcPr>
          <w:p w14:paraId="09731BE1" w14:textId="709E6895" w:rsidR="007C352F" w:rsidRDefault="007C352F" w:rsidP="007C352F">
            <w:pPr>
              <w:pStyle w:val="TabelleInhaltZahlen"/>
            </w:pPr>
            <w:r w:rsidRPr="00694AE4">
              <w:t>0</w:t>
            </w:r>
            <w:r>
              <w:t>.</w:t>
            </w:r>
            <w:r w:rsidRPr="00694AE4">
              <w:t>20</w:t>
            </w:r>
          </w:p>
        </w:tc>
        <w:tc>
          <w:tcPr>
            <w:tcW w:w="1134" w:type="dxa"/>
          </w:tcPr>
          <w:p w14:paraId="27004180" w14:textId="29589F9D" w:rsidR="007C352F" w:rsidRDefault="007C352F" w:rsidP="007C352F">
            <w:pPr>
              <w:pStyle w:val="TabelleInhaltZahlen"/>
            </w:pPr>
            <w:r w:rsidRPr="00694AE4">
              <w:t>0</w:t>
            </w:r>
            <w:r>
              <w:t>.</w:t>
            </w:r>
            <w:r w:rsidRPr="00694AE4">
              <w:t>27</w:t>
            </w:r>
          </w:p>
        </w:tc>
        <w:tc>
          <w:tcPr>
            <w:tcW w:w="992" w:type="dxa"/>
          </w:tcPr>
          <w:p w14:paraId="48302679" w14:textId="61FF0128" w:rsidR="007C352F" w:rsidRDefault="007C352F" w:rsidP="007C352F">
            <w:pPr>
              <w:pStyle w:val="TabelleInhaltZahlen"/>
            </w:pPr>
            <w:r w:rsidRPr="00694AE4">
              <w:t>0</w:t>
            </w:r>
            <w:r>
              <w:t>.</w:t>
            </w:r>
            <w:r w:rsidRPr="00694AE4">
              <w:t>75</w:t>
            </w:r>
          </w:p>
        </w:tc>
        <w:tc>
          <w:tcPr>
            <w:tcW w:w="1134" w:type="dxa"/>
          </w:tcPr>
          <w:p w14:paraId="7A40C8D2" w14:textId="361FB3D3" w:rsidR="007C352F" w:rsidRDefault="007C352F" w:rsidP="007C352F">
            <w:pPr>
              <w:pStyle w:val="TabelleInhaltZahlen"/>
            </w:pPr>
            <w:r w:rsidRPr="00694AE4">
              <w:t>0</w:t>
            </w:r>
            <w:r>
              <w:t>.</w:t>
            </w:r>
            <w:r w:rsidRPr="00694AE4">
              <w:t>14</w:t>
            </w:r>
          </w:p>
        </w:tc>
        <w:tc>
          <w:tcPr>
            <w:tcW w:w="1134" w:type="dxa"/>
          </w:tcPr>
          <w:p w14:paraId="22650A77" w14:textId="23B8F3EC" w:rsidR="007C352F" w:rsidRDefault="007C352F" w:rsidP="007C352F">
            <w:pPr>
              <w:pStyle w:val="TabelleInhaltZahlen"/>
            </w:pPr>
            <w:r>
              <w:t>0</w:t>
            </w:r>
          </w:p>
        </w:tc>
        <w:tc>
          <w:tcPr>
            <w:tcW w:w="987" w:type="dxa"/>
          </w:tcPr>
          <w:p w14:paraId="194F398B" w14:textId="0B59F7E2" w:rsidR="007C352F" w:rsidRDefault="007C352F" w:rsidP="007C352F">
            <w:pPr>
              <w:pStyle w:val="TabelleInhaltZahlen"/>
            </w:pPr>
            <w:r w:rsidRPr="00694AE4">
              <w:t>0</w:t>
            </w:r>
            <w:r>
              <w:t>.</w:t>
            </w:r>
            <w:r w:rsidRPr="00694AE4">
              <w:t>31</w:t>
            </w:r>
          </w:p>
        </w:tc>
      </w:tr>
      <w:tr w:rsidR="00021BC0" w14:paraId="1A51F96F" w14:textId="77777777" w:rsidTr="00F954D0">
        <w:tc>
          <w:tcPr>
            <w:tcW w:w="846" w:type="dxa"/>
            <w:tcBorders>
              <w:right w:val="single" w:sz="4" w:space="0" w:color="auto"/>
            </w:tcBorders>
          </w:tcPr>
          <w:p w14:paraId="58059C56" w14:textId="484A19EE" w:rsidR="007C352F" w:rsidRDefault="007C352F" w:rsidP="007C352F">
            <w:pPr>
              <w:pStyle w:val="TabelleInhaltZahlen"/>
            </w:pPr>
            <w:r w:rsidRPr="009179FB">
              <w:t>25</w:t>
            </w:r>
          </w:p>
        </w:tc>
        <w:tc>
          <w:tcPr>
            <w:tcW w:w="2273" w:type="dxa"/>
            <w:tcBorders>
              <w:left w:val="single" w:sz="4" w:space="0" w:color="auto"/>
            </w:tcBorders>
          </w:tcPr>
          <w:p w14:paraId="6A4B8148" w14:textId="0560469D" w:rsidR="007C352F" w:rsidRDefault="007C352F" w:rsidP="007C352F">
            <w:pPr>
              <w:pStyle w:val="TabelleInhaltZahlen"/>
            </w:pPr>
            <w:r w:rsidRPr="00216CB9">
              <w:t>102</w:t>
            </w:r>
            <w:r>
              <w:t>.</w:t>
            </w:r>
            <w:r w:rsidRPr="00216CB9">
              <w:t>91</w:t>
            </w:r>
          </w:p>
        </w:tc>
        <w:tc>
          <w:tcPr>
            <w:tcW w:w="1134" w:type="dxa"/>
          </w:tcPr>
          <w:p w14:paraId="6DAB9287" w14:textId="5B602B66" w:rsidR="007C352F" w:rsidRDefault="007C352F" w:rsidP="007C352F">
            <w:pPr>
              <w:pStyle w:val="TabelleInhaltZahlen"/>
            </w:pPr>
            <w:r w:rsidRPr="0094350F">
              <w:t>0</w:t>
            </w:r>
            <w:r>
              <w:t>.</w:t>
            </w:r>
            <w:r w:rsidRPr="0094350F">
              <w:t>28</w:t>
            </w:r>
          </w:p>
        </w:tc>
        <w:tc>
          <w:tcPr>
            <w:tcW w:w="1134" w:type="dxa"/>
          </w:tcPr>
          <w:p w14:paraId="6A212A0B" w14:textId="75BF93D5" w:rsidR="007C352F" w:rsidRDefault="007C352F" w:rsidP="007C352F">
            <w:pPr>
              <w:pStyle w:val="TabelleInhaltZahlen"/>
            </w:pPr>
            <w:r w:rsidRPr="0094350F">
              <w:t>0</w:t>
            </w:r>
            <w:r>
              <w:t>.</w:t>
            </w:r>
            <w:r w:rsidRPr="0094350F">
              <w:t>44</w:t>
            </w:r>
          </w:p>
        </w:tc>
        <w:tc>
          <w:tcPr>
            <w:tcW w:w="1134" w:type="dxa"/>
          </w:tcPr>
          <w:p w14:paraId="1556E282" w14:textId="073DECC9" w:rsidR="007C352F" w:rsidRDefault="007C352F" w:rsidP="007C352F">
            <w:pPr>
              <w:pStyle w:val="TabelleInhaltZahlen"/>
            </w:pPr>
            <w:r>
              <w:t>0</w:t>
            </w:r>
          </w:p>
        </w:tc>
        <w:tc>
          <w:tcPr>
            <w:tcW w:w="1134" w:type="dxa"/>
          </w:tcPr>
          <w:p w14:paraId="413C4807" w14:textId="0CB5C418" w:rsidR="007C352F" w:rsidRDefault="007C352F" w:rsidP="007C352F">
            <w:pPr>
              <w:pStyle w:val="TabelleInhaltZahlen"/>
            </w:pPr>
            <w:r w:rsidRPr="0094350F">
              <w:t>0</w:t>
            </w:r>
            <w:r>
              <w:t>.</w:t>
            </w:r>
            <w:r w:rsidRPr="0094350F">
              <w:t>36</w:t>
            </w:r>
          </w:p>
        </w:tc>
        <w:tc>
          <w:tcPr>
            <w:tcW w:w="1134" w:type="dxa"/>
          </w:tcPr>
          <w:p w14:paraId="68BEB1B0" w14:textId="423A40C7" w:rsidR="007C352F" w:rsidRDefault="007C352F" w:rsidP="007C352F">
            <w:pPr>
              <w:pStyle w:val="TabelleInhaltZahlen"/>
            </w:pPr>
            <w:r w:rsidRPr="0094350F">
              <w:t>0</w:t>
            </w:r>
            <w:r>
              <w:t>.</w:t>
            </w:r>
            <w:r w:rsidRPr="0094350F">
              <w:t>45</w:t>
            </w:r>
          </w:p>
        </w:tc>
        <w:tc>
          <w:tcPr>
            <w:tcW w:w="1134" w:type="dxa"/>
          </w:tcPr>
          <w:p w14:paraId="032B82A8" w14:textId="106FC204" w:rsidR="007C352F" w:rsidRDefault="007C352F" w:rsidP="007C352F">
            <w:pPr>
              <w:pStyle w:val="TabelleInhaltZahlen"/>
            </w:pPr>
            <w:r w:rsidRPr="0094350F">
              <w:t>0</w:t>
            </w:r>
            <w:r>
              <w:t>.</w:t>
            </w:r>
            <w:r w:rsidRPr="0094350F">
              <w:t>16</w:t>
            </w:r>
          </w:p>
        </w:tc>
        <w:tc>
          <w:tcPr>
            <w:tcW w:w="992" w:type="dxa"/>
          </w:tcPr>
          <w:p w14:paraId="40A4143A" w14:textId="140F1E8E" w:rsidR="007C352F" w:rsidRDefault="007C352F" w:rsidP="007C352F">
            <w:pPr>
              <w:pStyle w:val="TabelleInhaltZahlen"/>
            </w:pPr>
            <w:r w:rsidRPr="0094350F">
              <w:t>1</w:t>
            </w:r>
            <w:r>
              <w:t>.</w:t>
            </w:r>
            <w:r w:rsidRPr="0094350F">
              <w:t>00</w:t>
            </w:r>
          </w:p>
        </w:tc>
        <w:tc>
          <w:tcPr>
            <w:tcW w:w="1134" w:type="dxa"/>
          </w:tcPr>
          <w:p w14:paraId="71A8CD2F" w14:textId="4B74A295" w:rsidR="007C352F" w:rsidRDefault="007C352F" w:rsidP="007C352F">
            <w:pPr>
              <w:pStyle w:val="TabelleInhaltZahlen"/>
            </w:pPr>
            <w:r w:rsidRPr="0094350F">
              <w:t>0</w:t>
            </w:r>
            <w:r>
              <w:t>.</w:t>
            </w:r>
            <w:r w:rsidRPr="0094350F">
              <w:t>57</w:t>
            </w:r>
          </w:p>
        </w:tc>
        <w:tc>
          <w:tcPr>
            <w:tcW w:w="1134" w:type="dxa"/>
          </w:tcPr>
          <w:p w14:paraId="73D4754A" w14:textId="6616FACF" w:rsidR="007C352F" w:rsidRDefault="007C352F" w:rsidP="007C352F">
            <w:pPr>
              <w:pStyle w:val="TabelleInhaltZahlen"/>
            </w:pPr>
            <w:r w:rsidRPr="0094350F">
              <w:t>0</w:t>
            </w:r>
            <w:r>
              <w:t>.</w:t>
            </w:r>
            <w:r w:rsidRPr="0094350F">
              <w:t>25</w:t>
            </w:r>
          </w:p>
        </w:tc>
        <w:tc>
          <w:tcPr>
            <w:tcW w:w="987" w:type="dxa"/>
          </w:tcPr>
          <w:p w14:paraId="38A48368" w14:textId="25609404" w:rsidR="007C352F" w:rsidRDefault="007C352F" w:rsidP="007C352F">
            <w:pPr>
              <w:pStyle w:val="TabelleInhaltZahlen"/>
            </w:pPr>
            <w:r w:rsidRPr="0094350F">
              <w:t>0</w:t>
            </w:r>
            <w:r>
              <w:t>.</w:t>
            </w:r>
            <w:r w:rsidRPr="0094350F">
              <w:t>39</w:t>
            </w:r>
          </w:p>
        </w:tc>
      </w:tr>
      <w:tr w:rsidR="00021BC0" w14:paraId="4DED0741" w14:textId="77777777" w:rsidTr="00F954D0">
        <w:tc>
          <w:tcPr>
            <w:tcW w:w="846" w:type="dxa"/>
            <w:tcBorders>
              <w:right w:val="single" w:sz="4" w:space="0" w:color="auto"/>
            </w:tcBorders>
          </w:tcPr>
          <w:p w14:paraId="55DAEA32" w14:textId="5DD1A164" w:rsidR="007C352F" w:rsidRDefault="007C352F" w:rsidP="007C352F">
            <w:pPr>
              <w:pStyle w:val="TabelleInhaltZahlen"/>
            </w:pPr>
            <w:r w:rsidRPr="009179FB">
              <w:t>26</w:t>
            </w:r>
          </w:p>
        </w:tc>
        <w:tc>
          <w:tcPr>
            <w:tcW w:w="2273" w:type="dxa"/>
            <w:tcBorders>
              <w:left w:val="single" w:sz="4" w:space="0" w:color="auto"/>
            </w:tcBorders>
          </w:tcPr>
          <w:p w14:paraId="4A5755F5" w14:textId="7F58F319" w:rsidR="007C352F" w:rsidRDefault="007C352F" w:rsidP="007C352F">
            <w:pPr>
              <w:pStyle w:val="TabelleInhaltZahlen"/>
            </w:pPr>
            <w:r w:rsidRPr="00216CB9">
              <w:t>388</w:t>
            </w:r>
            <w:r>
              <w:t>.</w:t>
            </w:r>
            <w:r w:rsidRPr="00216CB9">
              <w:t>22</w:t>
            </w:r>
          </w:p>
        </w:tc>
        <w:tc>
          <w:tcPr>
            <w:tcW w:w="1134" w:type="dxa"/>
          </w:tcPr>
          <w:p w14:paraId="13897106" w14:textId="5F8EA9D1" w:rsidR="007C352F" w:rsidRDefault="007C352F" w:rsidP="007C352F">
            <w:pPr>
              <w:pStyle w:val="TabelleInhaltZahlen"/>
            </w:pPr>
            <w:r w:rsidRPr="0023225F">
              <w:t>0</w:t>
            </w:r>
            <w:r>
              <w:t>.</w:t>
            </w:r>
            <w:r w:rsidRPr="0023225F">
              <w:t>52</w:t>
            </w:r>
          </w:p>
        </w:tc>
        <w:tc>
          <w:tcPr>
            <w:tcW w:w="1134" w:type="dxa"/>
          </w:tcPr>
          <w:p w14:paraId="1AC19E91" w14:textId="7C537EDC" w:rsidR="007C352F" w:rsidRDefault="007C352F" w:rsidP="007C352F">
            <w:pPr>
              <w:pStyle w:val="TabelleInhaltZahlen"/>
            </w:pPr>
            <w:r w:rsidRPr="0023225F">
              <w:t>0</w:t>
            </w:r>
            <w:r>
              <w:t>.</w:t>
            </w:r>
            <w:r w:rsidRPr="0023225F">
              <w:t>57</w:t>
            </w:r>
          </w:p>
        </w:tc>
        <w:tc>
          <w:tcPr>
            <w:tcW w:w="1134" w:type="dxa"/>
          </w:tcPr>
          <w:p w14:paraId="10ECDAAC" w14:textId="0FA774B4" w:rsidR="007C352F" w:rsidRDefault="007C352F" w:rsidP="007C352F">
            <w:pPr>
              <w:pStyle w:val="TabelleInhaltZahlen"/>
            </w:pPr>
            <w:r w:rsidRPr="0023225F">
              <w:t>0</w:t>
            </w:r>
            <w:r>
              <w:t>.</w:t>
            </w:r>
            <w:r w:rsidRPr="0023225F">
              <w:t>06</w:t>
            </w:r>
          </w:p>
        </w:tc>
        <w:tc>
          <w:tcPr>
            <w:tcW w:w="1134" w:type="dxa"/>
          </w:tcPr>
          <w:p w14:paraId="698DC296" w14:textId="51DC56FA" w:rsidR="007C352F" w:rsidRDefault="007C352F" w:rsidP="007C352F">
            <w:pPr>
              <w:pStyle w:val="TabelleInhaltZahlen"/>
            </w:pPr>
            <w:r>
              <w:t>0</w:t>
            </w:r>
          </w:p>
        </w:tc>
        <w:tc>
          <w:tcPr>
            <w:tcW w:w="1134" w:type="dxa"/>
          </w:tcPr>
          <w:p w14:paraId="620C7D88" w14:textId="20834A8A" w:rsidR="007C352F" w:rsidRDefault="007C352F" w:rsidP="007C352F">
            <w:pPr>
              <w:pStyle w:val="TabelleInhaltZahlen"/>
            </w:pPr>
            <w:r w:rsidRPr="0023225F">
              <w:t>0</w:t>
            </w:r>
            <w:r>
              <w:t>.</w:t>
            </w:r>
            <w:r w:rsidRPr="0023225F">
              <w:t>54</w:t>
            </w:r>
          </w:p>
        </w:tc>
        <w:tc>
          <w:tcPr>
            <w:tcW w:w="1134" w:type="dxa"/>
          </w:tcPr>
          <w:p w14:paraId="2ED03B39" w14:textId="15FCC25D" w:rsidR="007C352F" w:rsidRDefault="007C352F" w:rsidP="007C352F">
            <w:pPr>
              <w:pStyle w:val="TabelleInhaltZahlen"/>
            </w:pPr>
            <w:r w:rsidRPr="0023225F">
              <w:t>0</w:t>
            </w:r>
            <w:r>
              <w:t>.</w:t>
            </w:r>
            <w:r w:rsidRPr="0023225F">
              <w:t>23</w:t>
            </w:r>
          </w:p>
        </w:tc>
        <w:tc>
          <w:tcPr>
            <w:tcW w:w="992" w:type="dxa"/>
          </w:tcPr>
          <w:p w14:paraId="7E6EE6FB" w14:textId="05B8589A" w:rsidR="007C352F" w:rsidRDefault="007C352F" w:rsidP="007C352F">
            <w:pPr>
              <w:pStyle w:val="TabelleInhaltZahlen"/>
            </w:pPr>
            <w:r w:rsidRPr="0023225F">
              <w:t>0</w:t>
            </w:r>
            <w:r>
              <w:t>.</w:t>
            </w:r>
            <w:r w:rsidRPr="0023225F">
              <w:t>50</w:t>
            </w:r>
          </w:p>
        </w:tc>
        <w:tc>
          <w:tcPr>
            <w:tcW w:w="1134" w:type="dxa"/>
          </w:tcPr>
          <w:p w14:paraId="7FA01A00" w14:textId="037E3961" w:rsidR="007C352F" w:rsidRDefault="007C352F" w:rsidP="007C352F">
            <w:pPr>
              <w:pStyle w:val="TabelleInhaltZahlen"/>
            </w:pPr>
            <w:r w:rsidRPr="0023225F">
              <w:t>0</w:t>
            </w:r>
            <w:r>
              <w:t>.</w:t>
            </w:r>
            <w:r w:rsidRPr="0023225F">
              <w:t>43</w:t>
            </w:r>
          </w:p>
        </w:tc>
        <w:tc>
          <w:tcPr>
            <w:tcW w:w="1134" w:type="dxa"/>
          </w:tcPr>
          <w:p w14:paraId="3C1264B7" w14:textId="11E722C2" w:rsidR="007C352F" w:rsidRDefault="007C352F" w:rsidP="007C352F">
            <w:pPr>
              <w:pStyle w:val="TabelleInhaltZahlen"/>
            </w:pPr>
            <w:r>
              <w:t>0</w:t>
            </w:r>
          </w:p>
        </w:tc>
        <w:tc>
          <w:tcPr>
            <w:tcW w:w="987" w:type="dxa"/>
          </w:tcPr>
          <w:p w14:paraId="28AE9DEB" w14:textId="57881998" w:rsidR="007C352F" w:rsidRDefault="007C352F" w:rsidP="007C352F">
            <w:pPr>
              <w:pStyle w:val="TabelleInhaltZahlen"/>
            </w:pPr>
            <w:r w:rsidRPr="0023225F">
              <w:t>0</w:t>
            </w:r>
            <w:r>
              <w:t>.</w:t>
            </w:r>
            <w:r w:rsidRPr="0023225F">
              <w:t>32</w:t>
            </w:r>
          </w:p>
        </w:tc>
      </w:tr>
      <w:tr w:rsidR="00021BC0" w14:paraId="7A177278" w14:textId="77777777" w:rsidTr="00F954D0">
        <w:tc>
          <w:tcPr>
            <w:tcW w:w="846" w:type="dxa"/>
            <w:tcBorders>
              <w:right w:val="single" w:sz="4" w:space="0" w:color="auto"/>
            </w:tcBorders>
          </w:tcPr>
          <w:p w14:paraId="193C1C03" w14:textId="4E2962AD" w:rsidR="007C352F" w:rsidRDefault="007C352F" w:rsidP="007C352F">
            <w:pPr>
              <w:pStyle w:val="TabelleInhaltZahlen"/>
            </w:pPr>
            <w:r w:rsidRPr="009179FB">
              <w:t>27</w:t>
            </w:r>
          </w:p>
        </w:tc>
        <w:tc>
          <w:tcPr>
            <w:tcW w:w="2273" w:type="dxa"/>
            <w:tcBorders>
              <w:left w:val="single" w:sz="4" w:space="0" w:color="auto"/>
            </w:tcBorders>
          </w:tcPr>
          <w:p w14:paraId="320B58F0" w14:textId="1DB57DEC" w:rsidR="007C352F" w:rsidRDefault="007C352F" w:rsidP="007C352F">
            <w:pPr>
              <w:pStyle w:val="TabelleInhaltZahlen"/>
            </w:pPr>
            <w:r w:rsidRPr="00216CB9">
              <w:t>56</w:t>
            </w:r>
            <w:r>
              <w:t>.</w:t>
            </w:r>
            <w:r w:rsidRPr="00216CB9">
              <w:t>38</w:t>
            </w:r>
          </w:p>
        </w:tc>
        <w:tc>
          <w:tcPr>
            <w:tcW w:w="1134" w:type="dxa"/>
          </w:tcPr>
          <w:p w14:paraId="785FAB5A" w14:textId="35E12CDD" w:rsidR="007C352F" w:rsidRDefault="007C352F" w:rsidP="007C352F">
            <w:pPr>
              <w:pStyle w:val="TabelleInhaltZahlen"/>
            </w:pPr>
            <w:r w:rsidRPr="0001368F">
              <w:t>0</w:t>
            </w:r>
            <w:r>
              <w:t>.</w:t>
            </w:r>
            <w:r w:rsidRPr="0001368F">
              <w:t>18</w:t>
            </w:r>
          </w:p>
        </w:tc>
        <w:tc>
          <w:tcPr>
            <w:tcW w:w="1134" w:type="dxa"/>
          </w:tcPr>
          <w:p w14:paraId="093D966E" w14:textId="298C4773" w:rsidR="007C352F" w:rsidRDefault="007C352F" w:rsidP="007C352F">
            <w:pPr>
              <w:pStyle w:val="TabelleInhaltZahlen"/>
            </w:pPr>
            <w:r w:rsidRPr="0001368F">
              <w:t>0</w:t>
            </w:r>
            <w:r>
              <w:t>.</w:t>
            </w:r>
            <w:r w:rsidRPr="0001368F">
              <w:t>28</w:t>
            </w:r>
          </w:p>
        </w:tc>
        <w:tc>
          <w:tcPr>
            <w:tcW w:w="1134" w:type="dxa"/>
          </w:tcPr>
          <w:p w14:paraId="1AC0C1D2" w14:textId="3BFEF306" w:rsidR="007C352F" w:rsidRDefault="007C352F" w:rsidP="007C352F">
            <w:pPr>
              <w:pStyle w:val="TabelleInhaltZahlen"/>
            </w:pPr>
            <w:r>
              <w:t>0</w:t>
            </w:r>
          </w:p>
        </w:tc>
        <w:tc>
          <w:tcPr>
            <w:tcW w:w="1134" w:type="dxa"/>
          </w:tcPr>
          <w:p w14:paraId="6FD8502E" w14:textId="33C85D3B" w:rsidR="007C352F" w:rsidRDefault="007C352F" w:rsidP="007C352F">
            <w:pPr>
              <w:pStyle w:val="TabelleInhaltZahlen"/>
            </w:pPr>
            <w:r w:rsidRPr="0001368F">
              <w:t>0</w:t>
            </w:r>
            <w:r>
              <w:t>.</w:t>
            </w:r>
            <w:r w:rsidRPr="0001368F">
              <w:t>35</w:t>
            </w:r>
          </w:p>
        </w:tc>
        <w:tc>
          <w:tcPr>
            <w:tcW w:w="1134" w:type="dxa"/>
          </w:tcPr>
          <w:p w14:paraId="5C18D586" w14:textId="178845E0" w:rsidR="007C352F" w:rsidRDefault="007C352F" w:rsidP="007C352F">
            <w:pPr>
              <w:pStyle w:val="TabelleInhaltZahlen"/>
            </w:pPr>
            <w:r>
              <w:t>0</w:t>
            </w:r>
          </w:p>
        </w:tc>
        <w:tc>
          <w:tcPr>
            <w:tcW w:w="1134" w:type="dxa"/>
          </w:tcPr>
          <w:p w14:paraId="21732C08" w14:textId="4419E80E" w:rsidR="007C352F" w:rsidRDefault="007C352F" w:rsidP="007C352F">
            <w:pPr>
              <w:pStyle w:val="TabelleInhaltZahlen"/>
            </w:pPr>
            <w:r w:rsidRPr="0001368F">
              <w:t>0</w:t>
            </w:r>
            <w:r>
              <w:t>.</w:t>
            </w:r>
            <w:r w:rsidRPr="0001368F">
              <w:t>13</w:t>
            </w:r>
          </w:p>
        </w:tc>
        <w:tc>
          <w:tcPr>
            <w:tcW w:w="992" w:type="dxa"/>
          </w:tcPr>
          <w:p w14:paraId="5888EC12" w14:textId="6B1A05CF" w:rsidR="007C352F" w:rsidRDefault="007C352F" w:rsidP="007C352F">
            <w:pPr>
              <w:pStyle w:val="TabelleInhaltZahlen"/>
            </w:pPr>
            <w:r>
              <w:t>0</w:t>
            </w:r>
          </w:p>
        </w:tc>
        <w:tc>
          <w:tcPr>
            <w:tcW w:w="1134" w:type="dxa"/>
          </w:tcPr>
          <w:p w14:paraId="17D55605" w14:textId="6FFB7AD6" w:rsidR="007C352F" w:rsidRDefault="007C352F" w:rsidP="007C352F">
            <w:pPr>
              <w:pStyle w:val="TabelleInhaltZahlen"/>
            </w:pPr>
            <w:r w:rsidRPr="0001368F">
              <w:t>0</w:t>
            </w:r>
            <w:r>
              <w:t>.</w:t>
            </w:r>
            <w:r w:rsidRPr="0001368F">
              <w:t>14</w:t>
            </w:r>
          </w:p>
        </w:tc>
        <w:tc>
          <w:tcPr>
            <w:tcW w:w="1134" w:type="dxa"/>
          </w:tcPr>
          <w:p w14:paraId="6E51AB5F" w14:textId="0B027EA7" w:rsidR="007C352F" w:rsidRDefault="007C352F" w:rsidP="007C352F">
            <w:pPr>
              <w:pStyle w:val="TabelleInhaltZahlen"/>
            </w:pPr>
            <w:r>
              <w:t>0</w:t>
            </w:r>
          </w:p>
        </w:tc>
        <w:tc>
          <w:tcPr>
            <w:tcW w:w="987" w:type="dxa"/>
          </w:tcPr>
          <w:p w14:paraId="4E284622" w14:textId="30680066" w:rsidR="007C352F" w:rsidRDefault="007C352F" w:rsidP="007C352F">
            <w:pPr>
              <w:pStyle w:val="TabelleInhaltZahlen"/>
            </w:pPr>
            <w:r w:rsidRPr="0001368F">
              <w:t>0</w:t>
            </w:r>
            <w:r>
              <w:t>.</w:t>
            </w:r>
            <w:r w:rsidRPr="0001368F">
              <w:t>12</w:t>
            </w:r>
          </w:p>
        </w:tc>
      </w:tr>
      <w:tr w:rsidR="00021BC0" w14:paraId="399D9DCC" w14:textId="77777777" w:rsidTr="00F954D0">
        <w:tc>
          <w:tcPr>
            <w:tcW w:w="846" w:type="dxa"/>
            <w:tcBorders>
              <w:right w:val="single" w:sz="4" w:space="0" w:color="auto"/>
            </w:tcBorders>
          </w:tcPr>
          <w:p w14:paraId="708F69EA" w14:textId="24BB6F86" w:rsidR="007C352F" w:rsidRDefault="007C352F" w:rsidP="007C352F">
            <w:pPr>
              <w:pStyle w:val="TabelleInhaltZahlen"/>
            </w:pPr>
            <w:r w:rsidRPr="009179FB">
              <w:t>29</w:t>
            </w:r>
          </w:p>
        </w:tc>
        <w:tc>
          <w:tcPr>
            <w:tcW w:w="2273" w:type="dxa"/>
            <w:tcBorders>
              <w:left w:val="single" w:sz="4" w:space="0" w:color="auto"/>
            </w:tcBorders>
          </w:tcPr>
          <w:p w14:paraId="48DF2DD1" w14:textId="6A43E68F" w:rsidR="007C352F" w:rsidRDefault="007C352F" w:rsidP="007C352F">
            <w:pPr>
              <w:pStyle w:val="TabelleInhaltZahlen"/>
            </w:pPr>
            <w:r w:rsidRPr="00216CB9">
              <w:t>370</w:t>
            </w:r>
            <w:r>
              <w:t>.</w:t>
            </w:r>
            <w:r w:rsidRPr="00216CB9">
              <w:t>86</w:t>
            </w:r>
          </w:p>
        </w:tc>
        <w:tc>
          <w:tcPr>
            <w:tcW w:w="1134" w:type="dxa"/>
          </w:tcPr>
          <w:p w14:paraId="34ED95D9" w14:textId="3D4852DE" w:rsidR="007C352F" w:rsidRDefault="007C352F" w:rsidP="007C352F">
            <w:pPr>
              <w:pStyle w:val="TabelleInhaltZahlen"/>
            </w:pPr>
            <w:r w:rsidRPr="0065022F">
              <w:t>0</w:t>
            </w:r>
            <w:r>
              <w:t>.</w:t>
            </w:r>
            <w:r w:rsidRPr="0065022F">
              <w:t>39</w:t>
            </w:r>
          </w:p>
        </w:tc>
        <w:tc>
          <w:tcPr>
            <w:tcW w:w="1134" w:type="dxa"/>
          </w:tcPr>
          <w:p w14:paraId="199A8764" w14:textId="00E0D508" w:rsidR="007C352F" w:rsidRDefault="007C352F" w:rsidP="007C352F">
            <w:pPr>
              <w:pStyle w:val="TabelleInhaltZahlen"/>
            </w:pPr>
            <w:r w:rsidRPr="0065022F">
              <w:t>0</w:t>
            </w:r>
            <w:r>
              <w:t>.</w:t>
            </w:r>
            <w:r w:rsidRPr="0065022F">
              <w:t>36</w:t>
            </w:r>
          </w:p>
        </w:tc>
        <w:tc>
          <w:tcPr>
            <w:tcW w:w="1134" w:type="dxa"/>
          </w:tcPr>
          <w:p w14:paraId="5848CDD6" w14:textId="0DDF8E51" w:rsidR="007C352F" w:rsidRDefault="007C352F" w:rsidP="007C352F">
            <w:pPr>
              <w:pStyle w:val="TabelleInhaltZahlen"/>
            </w:pPr>
            <w:r>
              <w:t>0</w:t>
            </w:r>
          </w:p>
        </w:tc>
        <w:tc>
          <w:tcPr>
            <w:tcW w:w="1134" w:type="dxa"/>
          </w:tcPr>
          <w:p w14:paraId="7C0D61A8" w14:textId="5B253B0C" w:rsidR="007C352F" w:rsidRDefault="007C352F" w:rsidP="007C352F">
            <w:pPr>
              <w:pStyle w:val="TabelleInhaltZahlen"/>
            </w:pPr>
            <w:r w:rsidRPr="0065022F">
              <w:t>0</w:t>
            </w:r>
            <w:r>
              <w:t>.</w:t>
            </w:r>
            <w:r w:rsidRPr="0065022F">
              <w:t>60</w:t>
            </w:r>
          </w:p>
        </w:tc>
        <w:tc>
          <w:tcPr>
            <w:tcW w:w="1134" w:type="dxa"/>
          </w:tcPr>
          <w:p w14:paraId="69E92A73" w14:textId="31C8E9AD" w:rsidR="007C352F" w:rsidRDefault="007C352F" w:rsidP="007C352F">
            <w:pPr>
              <w:pStyle w:val="TabelleInhaltZahlen"/>
            </w:pPr>
            <w:r w:rsidRPr="0065022F">
              <w:t>0</w:t>
            </w:r>
            <w:r>
              <w:t>.</w:t>
            </w:r>
            <w:r w:rsidRPr="0065022F">
              <w:t>16</w:t>
            </w:r>
          </w:p>
        </w:tc>
        <w:tc>
          <w:tcPr>
            <w:tcW w:w="1134" w:type="dxa"/>
          </w:tcPr>
          <w:p w14:paraId="2290E919" w14:textId="7C67C4F7" w:rsidR="007C352F" w:rsidRDefault="007C352F" w:rsidP="007C352F">
            <w:pPr>
              <w:pStyle w:val="TabelleInhaltZahlen"/>
            </w:pPr>
            <w:r w:rsidRPr="0065022F">
              <w:t>0</w:t>
            </w:r>
            <w:r>
              <w:t>.</w:t>
            </w:r>
            <w:r w:rsidRPr="0065022F">
              <w:t>29</w:t>
            </w:r>
          </w:p>
        </w:tc>
        <w:tc>
          <w:tcPr>
            <w:tcW w:w="992" w:type="dxa"/>
          </w:tcPr>
          <w:p w14:paraId="28685ED9" w14:textId="6FD2085C" w:rsidR="007C352F" w:rsidRDefault="007C352F" w:rsidP="007C352F">
            <w:pPr>
              <w:pStyle w:val="TabelleInhaltZahlen"/>
            </w:pPr>
            <w:r w:rsidRPr="0065022F">
              <w:t>1</w:t>
            </w:r>
            <w:r>
              <w:t>.</w:t>
            </w:r>
            <w:r w:rsidRPr="0065022F">
              <w:t>00</w:t>
            </w:r>
          </w:p>
        </w:tc>
        <w:tc>
          <w:tcPr>
            <w:tcW w:w="1134" w:type="dxa"/>
          </w:tcPr>
          <w:p w14:paraId="470B6533" w14:textId="3EF3D690" w:rsidR="007C352F" w:rsidRDefault="007C352F" w:rsidP="007C352F">
            <w:pPr>
              <w:pStyle w:val="TabelleInhaltZahlen"/>
            </w:pPr>
            <w:r w:rsidRPr="0065022F">
              <w:t>0</w:t>
            </w:r>
            <w:r>
              <w:t>.</w:t>
            </w:r>
            <w:r w:rsidRPr="0065022F">
              <w:t>29</w:t>
            </w:r>
          </w:p>
        </w:tc>
        <w:tc>
          <w:tcPr>
            <w:tcW w:w="1134" w:type="dxa"/>
          </w:tcPr>
          <w:p w14:paraId="1B36427A" w14:textId="06EDD93B" w:rsidR="007C352F" w:rsidRDefault="007C352F" w:rsidP="007C352F">
            <w:pPr>
              <w:pStyle w:val="TabelleInhaltZahlen"/>
            </w:pPr>
            <w:r>
              <w:t>0</w:t>
            </w:r>
          </w:p>
        </w:tc>
        <w:tc>
          <w:tcPr>
            <w:tcW w:w="987" w:type="dxa"/>
          </w:tcPr>
          <w:p w14:paraId="0BA0F9D8" w14:textId="4FC4BB4B" w:rsidR="007C352F" w:rsidRDefault="007C352F" w:rsidP="007C352F">
            <w:pPr>
              <w:pStyle w:val="TabelleInhaltZahlen"/>
            </w:pPr>
            <w:r w:rsidRPr="0065022F">
              <w:t>0</w:t>
            </w:r>
            <w:r>
              <w:t>.</w:t>
            </w:r>
            <w:r w:rsidRPr="0065022F">
              <w:t>34</w:t>
            </w:r>
          </w:p>
        </w:tc>
      </w:tr>
      <w:tr w:rsidR="00021BC0" w14:paraId="09325AAD" w14:textId="77777777" w:rsidTr="00F954D0">
        <w:tc>
          <w:tcPr>
            <w:tcW w:w="846" w:type="dxa"/>
            <w:tcBorders>
              <w:right w:val="single" w:sz="4" w:space="0" w:color="auto"/>
            </w:tcBorders>
          </w:tcPr>
          <w:p w14:paraId="6EBB7C24" w14:textId="45B23801" w:rsidR="007C352F" w:rsidRDefault="007C352F" w:rsidP="007C352F">
            <w:pPr>
              <w:pStyle w:val="TabelleInhaltZahlen"/>
            </w:pPr>
            <w:r w:rsidRPr="009179FB">
              <w:t>30</w:t>
            </w:r>
          </w:p>
        </w:tc>
        <w:tc>
          <w:tcPr>
            <w:tcW w:w="2273" w:type="dxa"/>
            <w:tcBorders>
              <w:left w:val="single" w:sz="4" w:space="0" w:color="auto"/>
            </w:tcBorders>
          </w:tcPr>
          <w:p w14:paraId="29965389" w14:textId="6A55F072" w:rsidR="007C352F" w:rsidRDefault="007C352F" w:rsidP="007C352F">
            <w:pPr>
              <w:pStyle w:val="TabelleInhaltZahlen"/>
            </w:pPr>
            <w:r w:rsidRPr="00216CB9">
              <w:t>159</w:t>
            </w:r>
            <w:r>
              <w:t>.</w:t>
            </w:r>
            <w:r w:rsidRPr="00216CB9">
              <w:t>69</w:t>
            </w:r>
          </w:p>
        </w:tc>
        <w:tc>
          <w:tcPr>
            <w:tcW w:w="1134" w:type="dxa"/>
          </w:tcPr>
          <w:p w14:paraId="070F7C53" w14:textId="6BA2F286" w:rsidR="007C352F" w:rsidRDefault="007C352F" w:rsidP="007C352F">
            <w:pPr>
              <w:pStyle w:val="TabelleInhaltZahlen"/>
            </w:pPr>
            <w:r w:rsidRPr="005F79D6">
              <w:t>0</w:t>
            </w:r>
            <w:r>
              <w:t>.</w:t>
            </w:r>
            <w:r w:rsidRPr="005F79D6">
              <w:t>47</w:t>
            </w:r>
          </w:p>
        </w:tc>
        <w:tc>
          <w:tcPr>
            <w:tcW w:w="1134" w:type="dxa"/>
          </w:tcPr>
          <w:p w14:paraId="78212F8D" w14:textId="3CF2F3C8" w:rsidR="007C352F" w:rsidRDefault="007C352F" w:rsidP="007C352F">
            <w:pPr>
              <w:pStyle w:val="TabelleInhaltZahlen"/>
            </w:pPr>
            <w:r w:rsidRPr="005F79D6">
              <w:t>0</w:t>
            </w:r>
            <w:r>
              <w:t>.</w:t>
            </w:r>
            <w:r w:rsidRPr="005F79D6">
              <w:t>61</w:t>
            </w:r>
          </w:p>
        </w:tc>
        <w:tc>
          <w:tcPr>
            <w:tcW w:w="1134" w:type="dxa"/>
          </w:tcPr>
          <w:p w14:paraId="2C2A254A" w14:textId="56DA3326" w:rsidR="007C352F" w:rsidRDefault="007C352F" w:rsidP="007C352F">
            <w:pPr>
              <w:pStyle w:val="TabelleInhaltZahlen"/>
            </w:pPr>
            <w:r w:rsidRPr="005F79D6">
              <w:t>0</w:t>
            </w:r>
            <w:r>
              <w:t>.</w:t>
            </w:r>
            <w:r w:rsidRPr="005F79D6">
              <w:t>05</w:t>
            </w:r>
          </w:p>
        </w:tc>
        <w:tc>
          <w:tcPr>
            <w:tcW w:w="1134" w:type="dxa"/>
          </w:tcPr>
          <w:p w14:paraId="67E56577" w14:textId="087CEA1B" w:rsidR="007C352F" w:rsidRDefault="007C352F" w:rsidP="007C352F">
            <w:pPr>
              <w:pStyle w:val="TabelleInhaltZahlen"/>
            </w:pPr>
            <w:r w:rsidRPr="005F79D6">
              <w:t>0</w:t>
            </w:r>
            <w:r>
              <w:t>.</w:t>
            </w:r>
            <w:r w:rsidRPr="005F79D6">
              <w:t>75</w:t>
            </w:r>
          </w:p>
        </w:tc>
        <w:tc>
          <w:tcPr>
            <w:tcW w:w="1134" w:type="dxa"/>
          </w:tcPr>
          <w:p w14:paraId="136E5E95" w14:textId="67D262DE" w:rsidR="007C352F" w:rsidRDefault="007C352F" w:rsidP="007C352F">
            <w:pPr>
              <w:pStyle w:val="TabelleInhaltZahlen"/>
            </w:pPr>
            <w:r w:rsidRPr="005F79D6">
              <w:t>0</w:t>
            </w:r>
            <w:r>
              <w:t>.</w:t>
            </w:r>
            <w:r w:rsidRPr="005F79D6">
              <w:t>38</w:t>
            </w:r>
          </w:p>
        </w:tc>
        <w:tc>
          <w:tcPr>
            <w:tcW w:w="1134" w:type="dxa"/>
          </w:tcPr>
          <w:p w14:paraId="5999C630" w14:textId="4A86A66E" w:rsidR="007C352F" w:rsidRDefault="007C352F" w:rsidP="007C352F">
            <w:pPr>
              <w:pStyle w:val="TabelleInhaltZahlen"/>
            </w:pPr>
            <w:r w:rsidRPr="005F79D6">
              <w:t>0</w:t>
            </w:r>
            <w:r>
              <w:t>.</w:t>
            </w:r>
            <w:r w:rsidRPr="005F79D6">
              <w:t>44</w:t>
            </w:r>
          </w:p>
        </w:tc>
        <w:tc>
          <w:tcPr>
            <w:tcW w:w="992" w:type="dxa"/>
          </w:tcPr>
          <w:p w14:paraId="66728169" w14:textId="18C2BE1A" w:rsidR="007C352F" w:rsidRDefault="007C352F" w:rsidP="007C352F">
            <w:pPr>
              <w:pStyle w:val="TabelleInhaltZahlen"/>
            </w:pPr>
            <w:r w:rsidRPr="005F79D6">
              <w:t>0</w:t>
            </w:r>
            <w:r>
              <w:t>.</w:t>
            </w:r>
            <w:r w:rsidRPr="005F79D6">
              <w:t>75</w:t>
            </w:r>
          </w:p>
        </w:tc>
        <w:tc>
          <w:tcPr>
            <w:tcW w:w="1134" w:type="dxa"/>
          </w:tcPr>
          <w:p w14:paraId="51DB8AA9" w14:textId="5F3F7D8D" w:rsidR="007C352F" w:rsidRDefault="007C352F" w:rsidP="007C352F">
            <w:pPr>
              <w:pStyle w:val="TabelleInhaltZahlen"/>
            </w:pPr>
            <w:r w:rsidRPr="005F79D6">
              <w:t>0</w:t>
            </w:r>
            <w:r>
              <w:t>.</w:t>
            </w:r>
            <w:r w:rsidRPr="005F79D6">
              <w:t>29</w:t>
            </w:r>
          </w:p>
        </w:tc>
        <w:tc>
          <w:tcPr>
            <w:tcW w:w="1134" w:type="dxa"/>
          </w:tcPr>
          <w:p w14:paraId="6E635659" w14:textId="13EC50E8" w:rsidR="007C352F" w:rsidRDefault="007C352F" w:rsidP="007C352F">
            <w:pPr>
              <w:pStyle w:val="TabelleInhaltZahlen"/>
            </w:pPr>
            <w:r>
              <w:t>0</w:t>
            </w:r>
          </w:p>
        </w:tc>
        <w:tc>
          <w:tcPr>
            <w:tcW w:w="987" w:type="dxa"/>
          </w:tcPr>
          <w:p w14:paraId="73F4962E" w14:textId="4119EAE4" w:rsidR="007C352F" w:rsidRDefault="007C352F" w:rsidP="007C352F">
            <w:pPr>
              <w:pStyle w:val="TabelleInhaltZahlen"/>
            </w:pPr>
            <w:r w:rsidRPr="005F79D6">
              <w:t>0</w:t>
            </w:r>
            <w:r>
              <w:t>.</w:t>
            </w:r>
            <w:r w:rsidRPr="005F79D6">
              <w:t>42</w:t>
            </w:r>
          </w:p>
        </w:tc>
      </w:tr>
      <w:tr w:rsidR="00021BC0" w14:paraId="2D9EC547" w14:textId="77777777" w:rsidTr="00F954D0">
        <w:tc>
          <w:tcPr>
            <w:tcW w:w="846" w:type="dxa"/>
            <w:tcBorders>
              <w:right w:val="single" w:sz="4" w:space="0" w:color="auto"/>
            </w:tcBorders>
          </w:tcPr>
          <w:p w14:paraId="6BCD4AFA" w14:textId="611B4D69" w:rsidR="007C352F" w:rsidRDefault="007C352F" w:rsidP="007C352F">
            <w:pPr>
              <w:pStyle w:val="TabelleInhaltZahlen"/>
            </w:pPr>
            <w:r w:rsidRPr="009179FB">
              <w:t>31</w:t>
            </w:r>
          </w:p>
        </w:tc>
        <w:tc>
          <w:tcPr>
            <w:tcW w:w="2273" w:type="dxa"/>
            <w:tcBorders>
              <w:left w:val="single" w:sz="4" w:space="0" w:color="auto"/>
            </w:tcBorders>
          </w:tcPr>
          <w:p w14:paraId="3DC25880" w14:textId="4C942CC8" w:rsidR="007C352F" w:rsidRDefault="007C352F" w:rsidP="007C352F">
            <w:pPr>
              <w:pStyle w:val="TabelleInhaltZahlen"/>
            </w:pPr>
            <w:r w:rsidRPr="00216CB9">
              <w:t>177</w:t>
            </w:r>
            <w:r>
              <w:t>.</w:t>
            </w:r>
            <w:r w:rsidRPr="00216CB9">
              <w:t>99</w:t>
            </w:r>
          </w:p>
        </w:tc>
        <w:tc>
          <w:tcPr>
            <w:tcW w:w="1134" w:type="dxa"/>
          </w:tcPr>
          <w:p w14:paraId="63C9EDC1" w14:textId="2ECF02BF" w:rsidR="007C352F" w:rsidRDefault="007C352F" w:rsidP="007C352F">
            <w:pPr>
              <w:pStyle w:val="TabelleInhaltZahlen"/>
            </w:pPr>
            <w:r w:rsidRPr="00C500A7">
              <w:t>0</w:t>
            </w:r>
            <w:r>
              <w:t>.</w:t>
            </w:r>
            <w:r w:rsidRPr="00C500A7">
              <w:t>27</w:t>
            </w:r>
          </w:p>
        </w:tc>
        <w:tc>
          <w:tcPr>
            <w:tcW w:w="1134" w:type="dxa"/>
          </w:tcPr>
          <w:p w14:paraId="54B2FB59" w14:textId="34EE006F" w:rsidR="007C352F" w:rsidRDefault="007C352F" w:rsidP="007C352F">
            <w:pPr>
              <w:pStyle w:val="TabelleInhaltZahlen"/>
            </w:pPr>
            <w:r w:rsidRPr="00C500A7">
              <w:t>0</w:t>
            </w:r>
            <w:r>
              <w:t>.</w:t>
            </w:r>
            <w:r w:rsidRPr="00C500A7">
              <w:t>44</w:t>
            </w:r>
          </w:p>
        </w:tc>
        <w:tc>
          <w:tcPr>
            <w:tcW w:w="1134" w:type="dxa"/>
          </w:tcPr>
          <w:p w14:paraId="7161774C" w14:textId="56224751" w:rsidR="007C352F" w:rsidRDefault="007C352F" w:rsidP="007C352F">
            <w:pPr>
              <w:pStyle w:val="TabelleInhaltZahlen"/>
            </w:pPr>
            <w:r>
              <w:t>0</w:t>
            </w:r>
          </w:p>
        </w:tc>
        <w:tc>
          <w:tcPr>
            <w:tcW w:w="1134" w:type="dxa"/>
          </w:tcPr>
          <w:p w14:paraId="432A8303" w14:textId="41CDCAF7" w:rsidR="007C352F" w:rsidRDefault="007C352F" w:rsidP="007C352F">
            <w:pPr>
              <w:pStyle w:val="TabelleInhaltZahlen"/>
            </w:pPr>
            <w:r w:rsidRPr="00C500A7">
              <w:t>0</w:t>
            </w:r>
            <w:r>
              <w:t>.</w:t>
            </w:r>
            <w:r w:rsidRPr="00C500A7">
              <w:t>29</w:t>
            </w:r>
          </w:p>
        </w:tc>
        <w:tc>
          <w:tcPr>
            <w:tcW w:w="1134" w:type="dxa"/>
          </w:tcPr>
          <w:p w14:paraId="0C427EF6" w14:textId="3008E9A1" w:rsidR="007C352F" w:rsidRDefault="007C352F" w:rsidP="007C352F">
            <w:pPr>
              <w:pStyle w:val="TabelleInhaltZahlen"/>
            </w:pPr>
            <w:r w:rsidRPr="00C500A7">
              <w:t>0</w:t>
            </w:r>
            <w:r>
              <w:t>.</w:t>
            </w:r>
            <w:r w:rsidRPr="00C500A7">
              <w:t>29</w:t>
            </w:r>
          </w:p>
        </w:tc>
        <w:tc>
          <w:tcPr>
            <w:tcW w:w="1134" w:type="dxa"/>
          </w:tcPr>
          <w:p w14:paraId="0602E96F" w14:textId="13F64A3B" w:rsidR="007C352F" w:rsidRDefault="007C352F" w:rsidP="007C352F">
            <w:pPr>
              <w:pStyle w:val="TabelleInhaltZahlen"/>
            </w:pPr>
            <w:r w:rsidRPr="00C500A7">
              <w:t>0</w:t>
            </w:r>
            <w:r>
              <w:t>.</w:t>
            </w:r>
            <w:r w:rsidRPr="00C500A7">
              <w:t>13</w:t>
            </w:r>
          </w:p>
        </w:tc>
        <w:tc>
          <w:tcPr>
            <w:tcW w:w="992" w:type="dxa"/>
          </w:tcPr>
          <w:p w14:paraId="50F0F337" w14:textId="5A2DC793" w:rsidR="007C352F" w:rsidRDefault="007C352F" w:rsidP="007C352F">
            <w:pPr>
              <w:pStyle w:val="TabelleInhaltZahlen"/>
            </w:pPr>
            <w:r w:rsidRPr="00C500A7">
              <w:t>1</w:t>
            </w:r>
            <w:r>
              <w:t>.</w:t>
            </w:r>
            <w:r w:rsidRPr="00C500A7">
              <w:t>00</w:t>
            </w:r>
          </w:p>
        </w:tc>
        <w:tc>
          <w:tcPr>
            <w:tcW w:w="1134" w:type="dxa"/>
          </w:tcPr>
          <w:p w14:paraId="46AF58C0" w14:textId="3AD56C3A" w:rsidR="007C352F" w:rsidRDefault="007C352F" w:rsidP="007C352F">
            <w:pPr>
              <w:pStyle w:val="TabelleInhaltZahlen"/>
            </w:pPr>
            <w:r w:rsidRPr="00C500A7">
              <w:t>1</w:t>
            </w:r>
            <w:r>
              <w:t>.</w:t>
            </w:r>
            <w:r w:rsidRPr="00C500A7">
              <w:t>00</w:t>
            </w:r>
          </w:p>
        </w:tc>
        <w:tc>
          <w:tcPr>
            <w:tcW w:w="1134" w:type="dxa"/>
          </w:tcPr>
          <w:p w14:paraId="4FEC9A70" w14:textId="1083B096" w:rsidR="007C352F" w:rsidRDefault="007C352F" w:rsidP="007C352F">
            <w:pPr>
              <w:pStyle w:val="TabelleInhaltZahlen"/>
            </w:pPr>
            <w:r>
              <w:t>0</w:t>
            </w:r>
          </w:p>
        </w:tc>
        <w:tc>
          <w:tcPr>
            <w:tcW w:w="987" w:type="dxa"/>
          </w:tcPr>
          <w:p w14:paraId="42ED889D" w14:textId="7B2D4EAA" w:rsidR="007C352F" w:rsidRDefault="007C352F" w:rsidP="007C352F">
            <w:pPr>
              <w:pStyle w:val="TabelleInhaltZahlen"/>
            </w:pPr>
            <w:r w:rsidRPr="00C500A7">
              <w:t>0</w:t>
            </w:r>
            <w:r>
              <w:t>.</w:t>
            </w:r>
            <w:r w:rsidRPr="00C500A7">
              <w:t>38</w:t>
            </w:r>
          </w:p>
        </w:tc>
      </w:tr>
      <w:tr w:rsidR="00021BC0" w14:paraId="7602FC3C" w14:textId="77777777" w:rsidTr="00F954D0">
        <w:tc>
          <w:tcPr>
            <w:tcW w:w="846" w:type="dxa"/>
            <w:tcBorders>
              <w:right w:val="single" w:sz="4" w:space="0" w:color="auto"/>
            </w:tcBorders>
          </w:tcPr>
          <w:p w14:paraId="3F031141" w14:textId="6F75A72F" w:rsidR="007C352F" w:rsidRDefault="007C352F" w:rsidP="007C352F">
            <w:pPr>
              <w:pStyle w:val="TabelleInhaltZahlen"/>
            </w:pPr>
            <w:r w:rsidRPr="009179FB">
              <w:t>33</w:t>
            </w:r>
          </w:p>
        </w:tc>
        <w:tc>
          <w:tcPr>
            <w:tcW w:w="2273" w:type="dxa"/>
            <w:tcBorders>
              <w:left w:val="single" w:sz="4" w:space="0" w:color="auto"/>
            </w:tcBorders>
          </w:tcPr>
          <w:p w14:paraId="73B9C9FF" w14:textId="09190464" w:rsidR="007C352F" w:rsidRDefault="007C352F" w:rsidP="007C352F">
            <w:pPr>
              <w:pStyle w:val="TabelleInhaltZahlen"/>
            </w:pPr>
            <w:r w:rsidRPr="00216CB9">
              <w:t>624</w:t>
            </w:r>
            <w:r>
              <w:t>.</w:t>
            </w:r>
            <w:r w:rsidRPr="00216CB9">
              <w:t>76</w:t>
            </w:r>
          </w:p>
        </w:tc>
        <w:tc>
          <w:tcPr>
            <w:tcW w:w="1134" w:type="dxa"/>
          </w:tcPr>
          <w:p w14:paraId="39871E3E" w14:textId="29D1FBBE" w:rsidR="007C352F" w:rsidRDefault="007C352F" w:rsidP="007C352F">
            <w:pPr>
              <w:pStyle w:val="TabelleInhaltZahlen"/>
            </w:pPr>
            <w:r w:rsidRPr="00597997">
              <w:t>1</w:t>
            </w:r>
            <w:r>
              <w:t>.</w:t>
            </w:r>
            <w:r w:rsidRPr="00597997">
              <w:t>00</w:t>
            </w:r>
          </w:p>
        </w:tc>
        <w:tc>
          <w:tcPr>
            <w:tcW w:w="1134" w:type="dxa"/>
          </w:tcPr>
          <w:p w14:paraId="0FA00BDD" w14:textId="38036113" w:rsidR="007C352F" w:rsidRDefault="007C352F" w:rsidP="007C352F">
            <w:pPr>
              <w:pStyle w:val="TabelleInhaltZahlen"/>
            </w:pPr>
            <w:r w:rsidRPr="00597997">
              <w:t>0</w:t>
            </w:r>
            <w:r>
              <w:t>.</w:t>
            </w:r>
            <w:r w:rsidRPr="00597997">
              <w:t>68</w:t>
            </w:r>
          </w:p>
        </w:tc>
        <w:tc>
          <w:tcPr>
            <w:tcW w:w="1134" w:type="dxa"/>
          </w:tcPr>
          <w:p w14:paraId="09F3E0E0" w14:textId="1E2B0B13" w:rsidR="007C352F" w:rsidRDefault="007C352F" w:rsidP="007C352F">
            <w:pPr>
              <w:pStyle w:val="TabelleInhaltZahlen"/>
            </w:pPr>
            <w:r w:rsidRPr="00597997">
              <w:t>1</w:t>
            </w:r>
            <w:r>
              <w:t>.</w:t>
            </w:r>
            <w:r w:rsidRPr="00597997">
              <w:t>00</w:t>
            </w:r>
          </w:p>
        </w:tc>
        <w:tc>
          <w:tcPr>
            <w:tcW w:w="1134" w:type="dxa"/>
          </w:tcPr>
          <w:p w14:paraId="6C069EB4" w14:textId="6D763740" w:rsidR="007C352F" w:rsidRDefault="007C352F" w:rsidP="007C352F">
            <w:pPr>
              <w:pStyle w:val="TabelleInhaltZahlen"/>
            </w:pPr>
            <w:r w:rsidRPr="00597997">
              <w:t>0</w:t>
            </w:r>
            <w:r>
              <w:t>.</w:t>
            </w:r>
            <w:r w:rsidRPr="00597997">
              <w:t>22</w:t>
            </w:r>
          </w:p>
        </w:tc>
        <w:tc>
          <w:tcPr>
            <w:tcW w:w="1134" w:type="dxa"/>
          </w:tcPr>
          <w:p w14:paraId="131F533E" w14:textId="099472A8" w:rsidR="007C352F" w:rsidRDefault="007C352F" w:rsidP="007C352F">
            <w:pPr>
              <w:pStyle w:val="TabelleInhaltZahlen"/>
            </w:pPr>
            <w:r w:rsidRPr="00597997">
              <w:t>0</w:t>
            </w:r>
            <w:r>
              <w:t>.</w:t>
            </w:r>
            <w:r w:rsidRPr="00597997">
              <w:t>73</w:t>
            </w:r>
          </w:p>
        </w:tc>
        <w:tc>
          <w:tcPr>
            <w:tcW w:w="1134" w:type="dxa"/>
          </w:tcPr>
          <w:p w14:paraId="0582D35B" w14:textId="42DA2EE6" w:rsidR="007C352F" w:rsidRDefault="007C352F" w:rsidP="007C352F">
            <w:pPr>
              <w:pStyle w:val="TabelleInhaltZahlen"/>
            </w:pPr>
            <w:r w:rsidRPr="00597997">
              <w:t>0</w:t>
            </w:r>
            <w:r>
              <w:t>.</w:t>
            </w:r>
            <w:r w:rsidRPr="00597997">
              <w:t>30</w:t>
            </w:r>
          </w:p>
        </w:tc>
        <w:tc>
          <w:tcPr>
            <w:tcW w:w="992" w:type="dxa"/>
          </w:tcPr>
          <w:p w14:paraId="55035B79" w14:textId="64854023" w:rsidR="007C352F" w:rsidRDefault="007C352F" w:rsidP="007C352F">
            <w:pPr>
              <w:pStyle w:val="TabelleInhaltZahlen"/>
            </w:pPr>
            <w:r w:rsidRPr="00597997">
              <w:t>0</w:t>
            </w:r>
            <w:r>
              <w:t>.</w:t>
            </w:r>
            <w:r w:rsidRPr="00597997">
              <w:t>75</w:t>
            </w:r>
          </w:p>
        </w:tc>
        <w:tc>
          <w:tcPr>
            <w:tcW w:w="1134" w:type="dxa"/>
          </w:tcPr>
          <w:p w14:paraId="7CD90300" w14:textId="30C7675C" w:rsidR="007C352F" w:rsidRDefault="007C352F" w:rsidP="007C352F">
            <w:pPr>
              <w:pStyle w:val="TabelleInhaltZahlen"/>
            </w:pPr>
            <w:r w:rsidRPr="00597997">
              <w:t>0</w:t>
            </w:r>
            <w:r>
              <w:t>.</w:t>
            </w:r>
            <w:r w:rsidRPr="00597997">
              <w:t>14</w:t>
            </w:r>
          </w:p>
        </w:tc>
        <w:tc>
          <w:tcPr>
            <w:tcW w:w="1134" w:type="dxa"/>
          </w:tcPr>
          <w:p w14:paraId="2C55133C" w14:textId="30D6FAF0" w:rsidR="007C352F" w:rsidRDefault="007C352F" w:rsidP="007C352F">
            <w:pPr>
              <w:pStyle w:val="TabelleInhaltZahlen"/>
            </w:pPr>
            <w:r>
              <w:t>0</w:t>
            </w:r>
          </w:p>
        </w:tc>
        <w:tc>
          <w:tcPr>
            <w:tcW w:w="987" w:type="dxa"/>
          </w:tcPr>
          <w:p w14:paraId="56CF9E91" w14:textId="6C18E626" w:rsidR="007C352F" w:rsidRDefault="007C352F" w:rsidP="007C352F">
            <w:pPr>
              <w:pStyle w:val="TabelleInhaltZahlen"/>
            </w:pPr>
            <w:r w:rsidRPr="00597997">
              <w:t>0</w:t>
            </w:r>
            <w:r>
              <w:t>.</w:t>
            </w:r>
            <w:r w:rsidRPr="00597997">
              <w:t>54</w:t>
            </w:r>
          </w:p>
        </w:tc>
      </w:tr>
      <w:tr w:rsidR="00021BC0" w14:paraId="72C154FF" w14:textId="77777777" w:rsidTr="00F954D0">
        <w:tc>
          <w:tcPr>
            <w:tcW w:w="846" w:type="dxa"/>
            <w:tcBorders>
              <w:right w:val="single" w:sz="4" w:space="0" w:color="auto"/>
            </w:tcBorders>
          </w:tcPr>
          <w:p w14:paraId="6B9388A6" w14:textId="0F9BA173" w:rsidR="007C352F" w:rsidRDefault="007C352F" w:rsidP="007C352F">
            <w:pPr>
              <w:pStyle w:val="TabelleInhaltZahlen"/>
            </w:pPr>
            <w:r w:rsidRPr="009179FB">
              <w:t>34</w:t>
            </w:r>
          </w:p>
        </w:tc>
        <w:tc>
          <w:tcPr>
            <w:tcW w:w="2273" w:type="dxa"/>
            <w:tcBorders>
              <w:left w:val="single" w:sz="4" w:space="0" w:color="auto"/>
            </w:tcBorders>
          </w:tcPr>
          <w:p w14:paraId="15EE3614" w14:textId="12A9DDF6" w:rsidR="007C352F" w:rsidRDefault="007C352F" w:rsidP="007C352F">
            <w:pPr>
              <w:pStyle w:val="TabelleInhaltZahlen"/>
            </w:pPr>
            <w:r w:rsidRPr="00216CB9">
              <w:t>85</w:t>
            </w:r>
            <w:r>
              <w:t>.</w:t>
            </w:r>
            <w:r w:rsidRPr="00216CB9">
              <w:t>64</w:t>
            </w:r>
          </w:p>
        </w:tc>
        <w:tc>
          <w:tcPr>
            <w:tcW w:w="1134" w:type="dxa"/>
          </w:tcPr>
          <w:p w14:paraId="6E9D54C9" w14:textId="4897B657" w:rsidR="007C352F" w:rsidRDefault="007C352F" w:rsidP="007C352F">
            <w:pPr>
              <w:pStyle w:val="TabelleInhaltZahlen"/>
            </w:pPr>
            <w:r w:rsidRPr="000C18A2">
              <w:t>0</w:t>
            </w:r>
            <w:r>
              <w:t>.</w:t>
            </w:r>
            <w:r w:rsidRPr="000C18A2">
              <w:t>27</w:t>
            </w:r>
          </w:p>
        </w:tc>
        <w:tc>
          <w:tcPr>
            <w:tcW w:w="1134" w:type="dxa"/>
          </w:tcPr>
          <w:p w14:paraId="24CA93B7" w14:textId="174891DB" w:rsidR="007C352F" w:rsidRDefault="007C352F" w:rsidP="007C352F">
            <w:pPr>
              <w:pStyle w:val="TabelleInhaltZahlen"/>
            </w:pPr>
            <w:r w:rsidRPr="000C18A2">
              <w:t>0</w:t>
            </w:r>
            <w:r>
              <w:t>.</w:t>
            </w:r>
            <w:r w:rsidRPr="000C18A2">
              <w:t>26</w:t>
            </w:r>
          </w:p>
        </w:tc>
        <w:tc>
          <w:tcPr>
            <w:tcW w:w="1134" w:type="dxa"/>
          </w:tcPr>
          <w:p w14:paraId="0A918E27" w14:textId="4F2960DB" w:rsidR="007C352F" w:rsidRDefault="007C352F" w:rsidP="007C352F">
            <w:pPr>
              <w:pStyle w:val="TabelleInhaltZahlen"/>
            </w:pPr>
            <w:r>
              <w:t>0</w:t>
            </w:r>
          </w:p>
        </w:tc>
        <w:tc>
          <w:tcPr>
            <w:tcW w:w="1134" w:type="dxa"/>
          </w:tcPr>
          <w:p w14:paraId="0D072A44" w14:textId="4D272D8E" w:rsidR="007C352F" w:rsidRDefault="007C352F" w:rsidP="007C352F">
            <w:pPr>
              <w:pStyle w:val="TabelleInhaltZahlen"/>
            </w:pPr>
            <w:r w:rsidRPr="000C18A2">
              <w:t>0</w:t>
            </w:r>
            <w:r>
              <w:t>.</w:t>
            </w:r>
            <w:r w:rsidRPr="000C18A2">
              <w:t>17</w:t>
            </w:r>
          </w:p>
        </w:tc>
        <w:tc>
          <w:tcPr>
            <w:tcW w:w="1134" w:type="dxa"/>
          </w:tcPr>
          <w:p w14:paraId="4A5797BC" w14:textId="1A41FAD3" w:rsidR="007C352F" w:rsidRDefault="007C352F" w:rsidP="007C352F">
            <w:pPr>
              <w:pStyle w:val="TabelleInhaltZahlen"/>
            </w:pPr>
            <w:r w:rsidRPr="000C18A2">
              <w:t>0</w:t>
            </w:r>
            <w:r>
              <w:t>.</w:t>
            </w:r>
            <w:r w:rsidRPr="000C18A2">
              <w:t>42</w:t>
            </w:r>
          </w:p>
        </w:tc>
        <w:tc>
          <w:tcPr>
            <w:tcW w:w="1134" w:type="dxa"/>
          </w:tcPr>
          <w:p w14:paraId="31239765" w14:textId="1377B07E" w:rsidR="007C352F" w:rsidRDefault="007C352F" w:rsidP="007C352F">
            <w:pPr>
              <w:pStyle w:val="TabelleInhaltZahlen"/>
            </w:pPr>
            <w:r>
              <w:t>0</w:t>
            </w:r>
          </w:p>
        </w:tc>
        <w:tc>
          <w:tcPr>
            <w:tcW w:w="992" w:type="dxa"/>
          </w:tcPr>
          <w:p w14:paraId="66ED19BD" w14:textId="51CD952F" w:rsidR="007C352F" w:rsidRDefault="007C352F" w:rsidP="007C352F">
            <w:pPr>
              <w:pStyle w:val="TabelleInhaltZahlen"/>
            </w:pPr>
            <w:r w:rsidRPr="000C18A2">
              <w:t>0</w:t>
            </w:r>
            <w:r>
              <w:t>.</w:t>
            </w:r>
            <w:r w:rsidRPr="000C18A2">
              <w:t>50</w:t>
            </w:r>
          </w:p>
        </w:tc>
        <w:tc>
          <w:tcPr>
            <w:tcW w:w="1134" w:type="dxa"/>
          </w:tcPr>
          <w:p w14:paraId="310159DA" w14:textId="12D7A63C" w:rsidR="007C352F" w:rsidRDefault="007C352F" w:rsidP="007C352F">
            <w:pPr>
              <w:pStyle w:val="TabelleInhaltZahlen"/>
            </w:pPr>
            <w:r w:rsidRPr="000C18A2">
              <w:t>0</w:t>
            </w:r>
            <w:r>
              <w:t>.</w:t>
            </w:r>
            <w:r w:rsidRPr="000C18A2">
              <w:t>29</w:t>
            </w:r>
          </w:p>
        </w:tc>
        <w:tc>
          <w:tcPr>
            <w:tcW w:w="1134" w:type="dxa"/>
          </w:tcPr>
          <w:p w14:paraId="1BE0D325" w14:textId="1AFB8C69" w:rsidR="007C352F" w:rsidRDefault="007C352F" w:rsidP="007C352F">
            <w:pPr>
              <w:pStyle w:val="TabelleInhaltZahlen"/>
            </w:pPr>
            <w:r>
              <w:t>0</w:t>
            </w:r>
          </w:p>
        </w:tc>
        <w:tc>
          <w:tcPr>
            <w:tcW w:w="987" w:type="dxa"/>
          </w:tcPr>
          <w:p w14:paraId="1B10E8D8" w14:textId="649D74E8" w:rsidR="007C352F" w:rsidRDefault="007C352F" w:rsidP="007C352F">
            <w:pPr>
              <w:pStyle w:val="TabelleInhaltZahlen"/>
            </w:pPr>
            <w:r w:rsidRPr="000C18A2">
              <w:t>0</w:t>
            </w:r>
            <w:r>
              <w:t>.</w:t>
            </w:r>
            <w:r w:rsidRPr="000C18A2">
              <w:t>21</w:t>
            </w:r>
          </w:p>
        </w:tc>
      </w:tr>
      <w:tr w:rsidR="00021BC0" w14:paraId="76FC182F" w14:textId="77777777" w:rsidTr="00F954D0">
        <w:tc>
          <w:tcPr>
            <w:tcW w:w="846" w:type="dxa"/>
            <w:tcBorders>
              <w:right w:val="single" w:sz="4" w:space="0" w:color="auto"/>
            </w:tcBorders>
          </w:tcPr>
          <w:p w14:paraId="7DE6B31E" w14:textId="608D777E" w:rsidR="007C352F" w:rsidRPr="007C352F" w:rsidRDefault="007C352F" w:rsidP="007C352F">
            <w:pPr>
              <w:pStyle w:val="TabelleInhaltZahlen"/>
            </w:pPr>
            <w:r w:rsidRPr="007C352F">
              <w:t>37</w:t>
            </w:r>
          </w:p>
        </w:tc>
        <w:tc>
          <w:tcPr>
            <w:tcW w:w="2273" w:type="dxa"/>
            <w:tcBorders>
              <w:left w:val="single" w:sz="4" w:space="0" w:color="auto"/>
            </w:tcBorders>
          </w:tcPr>
          <w:p w14:paraId="1672891A" w14:textId="589CDF58" w:rsidR="007C352F" w:rsidRDefault="007C352F" w:rsidP="007C352F">
            <w:pPr>
              <w:pStyle w:val="TabelleInhaltZahlen"/>
            </w:pPr>
            <w:r w:rsidRPr="00216CB9">
              <w:t>178</w:t>
            </w:r>
            <w:r>
              <w:t>.</w:t>
            </w:r>
            <w:r w:rsidRPr="00216CB9">
              <w:t>36</w:t>
            </w:r>
          </w:p>
        </w:tc>
        <w:tc>
          <w:tcPr>
            <w:tcW w:w="1134" w:type="dxa"/>
          </w:tcPr>
          <w:p w14:paraId="43026005" w14:textId="17F2D9C9" w:rsidR="007C352F" w:rsidRDefault="007C352F" w:rsidP="007C352F">
            <w:pPr>
              <w:pStyle w:val="TabelleInhaltZahlen"/>
            </w:pPr>
            <w:r w:rsidRPr="00E5148F">
              <w:t>0</w:t>
            </w:r>
            <w:r>
              <w:t>.</w:t>
            </w:r>
            <w:r w:rsidRPr="00E5148F">
              <w:t>81</w:t>
            </w:r>
          </w:p>
        </w:tc>
        <w:tc>
          <w:tcPr>
            <w:tcW w:w="1134" w:type="dxa"/>
          </w:tcPr>
          <w:p w14:paraId="4D2A74C9" w14:textId="5495FAFB" w:rsidR="007C352F" w:rsidRDefault="007C352F" w:rsidP="007C352F">
            <w:pPr>
              <w:pStyle w:val="TabelleInhaltZahlen"/>
            </w:pPr>
            <w:r w:rsidRPr="00E5148F">
              <w:t>0</w:t>
            </w:r>
            <w:r>
              <w:t>.</w:t>
            </w:r>
            <w:r w:rsidRPr="00E5148F">
              <w:t>49</w:t>
            </w:r>
          </w:p>
        </w:tc>
        <w:tc>
          <w:tcPr>
            <w:tcW w:w="1134" w:type="dxa"/>
          </w:tcPr>
          <w:p w14:paraId="70CF1C1B" w14:textId="225D887E" w:rsidR="007C352F" w:rsidRDefault="007C352F" w:rsidP="007C352F">
            <w:pPr>
              <w:pStyle w:val="TabelleInhaltZahlen"/>
            </w:pPr>
            <w:r w:rsidRPr="00E5148F">
              <w:t>0</w:t>
            </w:r>
            <w:r>
              <w:t>.</w:t>
            </w:r>
            <w:r w:rsidRPr="00E5148F">
              <w:t>12</w:t>
            </w:r>
          </w:p>
        </w:tc>
        <w:tc>
          <w:tcPr>
            <w:tcW w:w="1134" w:type="dxa"/>
          </w:tcPr>
          <w:p w14:paraId="547636E3" w14:textId="2A4B2678" w:rsidR="007C352F" w:rsidRDefault="007C352F" w:rsidP="007C352F">
            <w:pPr>
              <w:pStyle w:val="TabelleInhaltZahlen"/>
            </w:pPr>
            <w:r w:rsidRPr="00E5148F">
              <w:t>0</w:t>
            </w:r>
            <w:r>
              <w:t>.</w:t>
            </w:r>
            <w:r w:rsidRPr="00E5148F">
              <w:t>33</w:t>
            </w:r>
          </w:p>
        </w:tc>
        <w:tc>
          <w:tcPr>
            <w:tcW w:w="1134" w:type="dxa"/>
          </w:tcPr>
          <w:p w14:paraId="43FAF7EB" w14:textId="126831B9" w:rsidR="007C352F" w:rsidRDefault="007C352F" w:rsidP="007C352F">
            <w:pPr>
              <w:pStyle w:val="TabelleInhaltZahlen"/>
            </w:pPr>
            <w:r w:rsidRPr="00E5148F">
              <w:t>0</w:t>
            </w:r>
            <w:r>
              <w:t>.</w:t>
            </w:r>
            <w:r w:rsidRPr="00E5148F">
              <w:t>43</w:t>
            </w:r>
          </w:p>
        </w:tc>
        <w:tc>
          <w:tcPr>
            <w:tcW w:w="1134" w:type="dxa"/>
          </w:tcPr>
          <w:p w14:paraId="1C9F766E" w14:textId="07CCD90E" w:rsidR="007C352F" w:rsidRDefault="007C352F" w:rsidP="007C352F">
            <w:pPr>
              <w:pStyle w:val="TabelleInhaltZahlen"/>
            </w:pPr>
            <w:r>
              <w:t>0</w:t>
            </w:r>
          </w:p>
        </w:tc>
        <w:tc>
          <w:tcPr>
            <w:tcW w:w="992" w:type="dxa"/>
          </w:tcPr>
          <w:p w14:paraId="56247EB3" w14:textId="17882FB6" w:rsidR="007C352F" w:rsidRDefault="007C352F" w:rsidP="007C352F">
            <w:pPr>
              <w:pStyle w:val="TabelleInhaltZahlen"/>
            </w:pPr>
            <w:r w:rsidRPr="00E5148F">
              <w:t>0</w:t>
            </w:r>
            <w:r>
              <w:t>.</w:t>
            </w:r>
            <w:r w:rsidRPr="00E5148F">
              <w:t>25</w:t>
            </w:r>
          </w:p>
        </w:tc>
        <w:tc>
          <w:tcPr>
            <w:tcW w:w="1134" w:type="dxa"/>
          </w:tcPr>
          <w:p w14:paraId="511D89DE" w14:textId="67E97F8C" w:rsidR="007C352F" w:rsidRDefault="007C352F" w:rsidP="007C352F">
            <w:pPr>
              <w:pStyle w:val="TabelleInhaltZahlen"/>
            </w:pPr>
            <w:r>
              <w:t>0</w:t>
            </w:r>
          </w:p>
        </w:tc>
        <w:tc>
          <w:tcPr>
            <w:tcW w:w="1134" w:type="dxa"/>
          </w:tcPr>
          <w:p w14:paraId="753EF89D" w14:textId="3931BAF9" w:rsidR="007C352F" w:rsidRDefault="007C352F" w:rsidP="007C352F">
            <w:pPr>
              <w:pStyle w:val="TabelleInhaltZahlen"/>
            </w:pPr>
            <w:r>
              <w:t>0</w:t>
            </w:r>
          </w:p>
        </w:tc>
        <w:tc>
          <w:tcPr>
            <w:tcW w:w="987" w:type="dxa"/>
          </w:tcPr>
          <w:p w14:paraId="0BD49F9E" w14:textId="4BE8FB0D" w:rsidR="007C352F" w:rsidRDefault="007C352F" w:rsidP="007C352F">
            <w:pPr>
              <w:pStyle w:val="TabelleInhaltZahlen"/>
            </w:pPr>
            <w:r w:rsidRPr="00E5148F">
              <w:t>0</w:t>
            </w:r>
            <w:r>
              <w:t>.</w:t>
            </w:r>
            <w:r w:rsidRPr="00E5148F">
              <w:t>27</w:t>
            </w:r>
          </w:p>
        </w:tc>
      </w:tr>
      <w:tr w:rsidR="00021BC0" w14:paraId="57251F73" w14:textId="77777777" w:rsidTr="00F954D0">
        <w:tc>
          <w:tcPr>
            <w:tcW w:w="846" w:type="dxa"/>
            <w:tcBorders>
              <w:right w:val="single" w:sz="4" w:space="0" w:color="auto"/>
            </w:tcBorders>
          </w:tcPr>
          <w:p w14:paraId="3309CC60" w14:textId="5E2E9FD9" w:rsidR="007C352F" w:rsidRPr="007C352F" w:rsidRDefault="007C352F" w:rsidP="007C352F">
            <w:pPr>
              <w:pStyle w:val="TabelleInhaltZahlen"/>
            </w:pPr>
            <w:r w:rsidRPr="007C352F">
              <w:t>38</w:t>
            </w:r>
          </w:p>
        </w:tc>
        <w:tc>
          <w:tcPr>
            <w:tcW w:w="2273" w:type="dxa"/>
            <w:tcBorders>
              <w:left w:val="single" w:sz="4" w:space="0" w:color="auto"/>
            </w:tcBorders>
          </w:tcPr>
          <w:p w14:paraId="19F2417D" w14:textId="0117FFB9" w:rsidR="007C352F" w:rsidRDefault="007C352F" w:rsidP="007C352F">
            <w:pPr>
              <w:pStyle w:val="TabelleInhaltZahlen"/>
            </w:pPr>
            <w:r w:rsidRPr="00216CB9">
              <w:t>176</w:t>
            </w:r>
            <w:r>
              <w:t>.</w:t>
            </w:r>
            <w:r w:rsidRPr="00216CB9">
              <w:t>56</w:t>
            </w:r>
          </w:p>
        </w:tc>
        <w:tc>
          <w:tcPr>
            <w:tcW w:w="1134" w:type="dxa"/>
          </w:tcPr>
          <w:p w14:paraId="7DC71E3D" w14:textId="4C6BA495" w:rsidR="007C352F" w:rsidRPr="00E5148F" w:rsidRDefault="007C352F" w:rsidP="007C352F">
            <w:pPr>
              <w:pStyle w:val="TabelleInhaltZahlen"/>
            </w:pPr>
            <w:r w:rsidRPr="007D0F8D">
              <w:t>0</w:t>
            </w:r>
            <w:r>
              <w:t>.</w:t>
            </w:r>
            <w:r w:rsidRPr="007D0F8D">
              <w:t>62</w:t>
            </w:r>
          </w:p>
        </w:tc>
        <w:tc>
          <w:tcPr>
            <w:tcW w:w="1134" w:type="dxa"/>
          </w:tcPr>
          <w:p w14:paraId="5AE01573" w14:textId="076B2433" w:rsidR="007C352F" w:rsidRPr="00E5148F" w:rsidRDefault="007C352F" w:rsidP="007C352F">
            <w:pPr>
              <w:pStyle w:val="TabelleInhaltZahlen"/>
            </w:pPr>
            <w:r w:rsidRPr="007D0F8D">
              <w:t>0</w:t>
            </w:r>
            <w:r>
              <w:t>.</w:t>
            </w:r>
            <w:r w:rsidRPr="007D0F8D">
              <w:t>38</w:t>
            </w:r>
          </w:p>
        </w:tc>
        <w:tc>
          <w:tcPr>
            <w:tcW w:w="1134" w:type="dxa"/>
          </w:tcPr>
          <w:p w14:paraId="61A3D064" w14:textId="4FEDE3AE" w:rsidR="007C352F" w:rsidRPr="00E5148F" w:rsidRDefault="007C352F" w:rsidP="007C352F">
            <w:pPr>
              <w:pStyle w:val="TabelleInhaltZahlen"/>
            </w:pPr>
            <w:r>
              <w:t>0</w:t>
            </w:r>
          </w:p>
        </w:tc>
        <w:tc>
          <w:tcPr>
            <w:tcW w:w="1134" w:type="dxa"/>
          </w:tcPr>
          <w:p w14:paraId="647E7095" w14:textId="0A8B10FD" w:rsidR="007C352F" w:rsidRPr="00E5148F" w:rsidRDefault="007C352F" w:rsidP="007C352F">
            <w:pPr>
              <w:pStyle w:val="TabelleInhaltZahlen"/>
            </w:pPr>
            <w:r w:rsidRPr="007D0F8D">
              <w:t>0</w:t>
            </w:r>
            <w:r>
              <w:t>.</w:t>
            </w:r>
            <w:r w:rsidRPr="007D0F8D">
              <w:t>07</w:t>
            </w:r>
          </w:p>
        </w:tc>
        <w:tc>
          <w:tcPr>
            <w:tcW w:w="1134" w:type="dxa"/>
          </w:tcPr>
          <w:p w14:paraId="61B1DF51" w14:textId="60569173" w:rsidR="007C352F" w:rsidRPr="00E5148F" w:rsidRDefault="007C352F" w:rsidP="007C352F">
            <w:pPr>
              <w:pStyle w:val="TabelleInhaltZahlen"/>
            </w:pPr>
            <w:r w:rsidRPr="007D0F8D">
              <w:t>0</w:t>
            </w:r>
            <w:r>
              <w:t>.</w:t>
            </w:r>
            <w:r w:rsidRPr="007D0F8D">
              <w:t>29</w:t>
            </w:r>
          </w:p>
        </w:tc>
        <w:tc>
          <w:tcPr>
            <w:tcW w:w="1134" w:type="dxa"/>
          </w:tcPr>
          <w:p w14:paraId="7FD1026F" w14:textId="27EFFC2D" w:rsidR="007C352F" w:rsidRPr="00E5148F" w:rsidRDefault="007C352F" w:rsidP="007C352F">
            <w:pPr>
              <w:pStyle w:val="TabelleInhaltZahlen"/>
            </w:pPr>
            <w:r w:rsidRPr="007D0F8D">
              <w:t>0</w:t>
            </w:r>
            <w:r>
              <w:t>.</w:t>
            </w:r>
            <w:r w:rsidRPr="007D0F8D">
              <w:t>63</w:t>
            </w:r>
          </w:p>
        </w:tc>
        <w:tc>
          <w:tcPr>
            <w:tcW w:w="992" w:type="dxa"/>
          </w:tcPr>
          <w:p w14:paraId="10575EA1" w14:textId="63C2B38F" w:rsidR="007C352F" w:rsidRPr="00E5148F" w:rsidRDefault="007C352F" w:rsidP="007C352F">
            <w:pPr>
              <w:pStyle w:val="TabelleInhaltZahlen"/>
            </w:pPr>
            <w:r w:rsidRPr="007D0F8D">
              <w:t>0</w:t>
            </w:r>
            <w:r>
              <w:t>.</w:t>
            </w:r>
            <w:r w:rsidRPr="007D0F8D">
              <w:t>50</w:t>
            </w:r>
          </w:p>
        </w:tc>
        <w:tc>
          <w:tcPr>
            <w:tcW w:w="1134" w:type="dxa"/>
          </w:tcPr>
          <w:p w14:paraId="02D5F52C" w14:textId="2FC083EE" w:rsidR="007C352F" w:rsidRPr="00E5148F" w:rsidRDefault="007C352F" w:rsidP="007C352F">
            <w:pPr>
              <w:pStyle w:val="TabelleInhaltZahlen"/>
            </w:pPr>
            <w:r w:rsidRPr="007D0F8D">
              <w:t>0</w:t>
            </w:r>
            <w:r>
              <w:t>.</w:t>
            </w:r>
            <w:r w:rsidRPr="007D0F8D">
              <w:t>71</w:t>
            </w:r>
          </w:p>
        </w:tc>
        <w:tc>
          <w:tcPr>
            <w:tcW w:w="1134" w:type="dxa"/>
          </w:tcPr>
          <w:p w14:paraId="652B52AD" w14:textId="01FAF327" w:rsidR="007C352F" w:rsidRPr="00E5148F" w:rsidRDefault="007C352F" w:rsidP="007C352F">
            <w:pPr>
              <w:pStyle w:val="TabelleInhaltZahlen"/>
            </w:pPr>
            <w:r>
              <w:t>0</w:t>
            </w:r>
          </w:p>
        </w:tc>
        <w:tc>
          <w:tcPr>
            <w:tcW w:w="987" w:type="dxa"/>
          </w:tcPr>
          <w:p w14:paraId="4A0FB1CF" w14:textId="1B975A43" w:rsidR="007C352F" w:rsidRPr="00E5148F" w:rsidRDefault="007C352F" w:rsidP="007C352F">
            <w:pPr>
              <w:pStyle w:val="TabelleInhaltZahlen"/>
            </w:pPr>
            <w:r w:rsidRPr="007D0F8D">
              <w:t>0</w:t>
            </w:r>
            <w:r>
              <w:t>.</w:t>
            </w:r>
            <w:r w:rsidRPr="007D0F8D">
              <w:t>36</w:t>
            </w:r>
          </w:p>
        </w:tc>
      </w:tr>
      <w:tr w:rsidR="00021BC0" w14:paraId="08CAAE30" w14:textId="77777777" w:rsidTr="00F954D0">
        <w:tc>
          <w:tcPr>
            <w:tcW w:w="846" w:type="dxa"/>
            <w:tcBorders>
              <w:right w:val="single" w:sz="4" w:space="0" w:color="auto"/>
            </w:tcBorders>
          </w:tcPr>
          <w:p w14:paraId="4038AE39" w14:textId="2E2DF7E3" w:rsidR="007C352F" w:rsidRDefault="007C352F" w:rsidP="007C352F">
            <w:pPr>
              <w:pStyle w:val="TabelleInhaltZahlen"/>
            </w:pPr>
            <w:r w:rsidRPr="009179FB">
              <w:t>39</w:t>
            </w:r>
          </w:p>
        </w:tc>
        <w:tc>
          <w:tcPr>
            <w:tcW w:w="2273" w:type="dxa"/>
            <w:tcBorders>
              <w:left w:val="single" w:sz="4" w:space="0" w:color="auto"/>
            </w:tcBorders>
          </w:tcPr>
          <w:p w14:paraId="598090F4" w14:textId="63DAC785" w:rsidR="007C352F" w:rsidRDefault="007C352F" w:rsidP="007C352F">
            <w:pPr>
              <w:pStyle w:val="TabelleInhaltZahlen"/>
            </w:pPr>
            <w:r w:rsidRPr="00216CB9">
              <w:t>91</w:t>
            </w:r>
            <w:r>
              <w:t>.</w:t>
            </w:r>
            <w:r w:rsidRPr="00216CB9">
              <w:t>72</w:t>
            </w:r>
          </w:p>
        </w:tc>
        <w:tc>
          <w:tcPr>
            <w:tcW w:w="1134" w:type="dxa"/>
          </w:tcPr>
          <w:p w14:paraId="3445CF16" w14:textId="3D75BC7D" w:rsidR="007C352F" w:rsidRDefault="007C352F" w:rsidP="007C352F">
            <w:pPr>
              <w:pStyle w:val="TabelleInhaltZahlen"/>
            </w:pPr>
            <w:r w:rsidRPr="00000AA2">
              <w:t>0</w:t>
            </w:r>
            <w:r>
              <w:t>.</w:t>
            </w:r>
            <w:r w:rsidRPr="00000AA2">
              <w:t>32</w:t>
            </w:r>
          </w:p>
        </w:tc>
        <w:tc>
          <w:tcPr>
            <w:tcW w:w="1134" w:type="dxa"/>
          </w:tcPr>
          <w:p w14:paraId="75264ECA" w14:textId="182C1771" w:rsidR="007C352F" w:rsidRDefault="007C352F" w:rsidP="007C352F">
            <w:pPr>
              <w:pStyle w:val="TabelleInhaltZahlen"/>
            </w:pPr>
            <w:r w:rsidRPr="00000AA2">
              <w:t>0</w:t>
            </w:r>
            <w:r>
              <w:t>.</w:t>
            </w:r>
            <w:r w:rsidRPr="00000AA2">
              <w:t>76</w:t>
            </w:r>
          </w:p>
        </w:tc>
        <w:tc>
          <w:tcPr>
            <w:tcW w:w="1134" w:type="dxa"/>
          </w:tcPr>
          <w:p w14:paraId="59A98661" w14:textId="524451FE" w:rsidR="007C352F" w:rsidRDefault="007C352F" w:rsidP="007C352F">
            <w:pPr>
              <w:pStyle w:val="TabelleInhaltZahlen"/>
            </w:pPr>
            <w:r>
              <w:t>0</w:t>
            </w:r>
          </w:p>
        </w:tc>
        <w:tc>
          <w:tcPr>
            <w:tcW w:w="1134" w:type="dxa"/>
          </w:tcPr>
          <w:p w14:paraId="57951FC3" w14:textId="5EB0C2C6" w:rsidR="007C352F" w:rsidRDefault="007C352F" w:rsidP="007C352F">
            <w:pPr>
              <w:pStyle w:val="TabelleInhaltZahlen"/>
            </w:pPr>
            <w:r w:rsidRPr="00000AA2">
              <w:t>0</w:t>
            </w:r>
            <w:r>
              <w:t>.</w:t>
            </w:r>
            <w:r w:rsidRPr="00000AA2">
              <w:t>35</w:t>
            </w:r>
          </w:p>
        </w:tc>
        <w:tc>
          <w:tcPr>
            <w:tcW w:w="1134" w:type="dxa"/>
          </w:tcPr>
          <w:p w14:paraId="105DFAF2" w14:textId="631D0F0B" w:rsidR="007C352F" w:rsidRDefault="007C352F" w:rsidP="007C352F">
            <w:pPr>
              <w:pStyle w:val="TabelleInhaltZahlen"/>
            </w:pPr>
            <w:r w:rsidRPr="00000AA2">
              <w:t>0</w:t>
            </w:r>
            <w:r>
              <w:t>.</w:t>
            </w:r>
            <w:r w:rsidRPr="00000AA2">
              <w:t>22</w:t>
            </w:r>
          </w:p>
        </w:tc>
        <w:tc>
          <w:tcPr>
            <w:tcW w:w="1134" w:type="dxa"/>
          </w:tcPr>
          <w:p w14:paraId="09E8F1FF" w14:textId="0DCFC62D" w:rsidR="007C352F" w:rsidRDefault="007C352F" w:rsidP="007C352F">
            <w:pPr>
              <w:pStyle w:val="TabelleInhaltZahlen"/>
            </w:pPr>
            <w:r w:rsidRPr="00000AA2">
              <w:t>0</w:t>
            </w:r>
            <w:r>
              <w:t>.</w:t>
            </w:r>
            <w:r w:rsidRPr="00000AA2">
              <w:t>53</w:t>
            </w:r>
          </w:p>
        </w:tc>
        <w:tc>
          <w:tcPr>
            <w:tcW w:w="992" w:type="dxa"/>
          </w:tcPr>
          <w:p w14:paraId="0EF06498" w14:textId="4B3074E0" w:rsidR="007C352F" w:rsidRDefault="007C352F" w:rsidP="007C352F">
            <w:pPr>
              <w:pStyle w:val="TabelleInhaltZahlen"/>
            </w:pPr>
            <w:r w:rsidRPr="00000AA2">
              <w:t>0</w:t>
            </w:r>
            <w:r>
              <w:t>.</w:t>
            </w:r>
            <w:r w:rsidRPr="00000AA2">
              <w:t>75</w:t>
            </w:r>
          </w:p>
        </w:tc>
        <w:tc>
          <w:tcPr>
            <w:tcW w:w="1134" w:type="dxa"/>
          </w:tcPr>
          <w:p w14:paraId="374FCC26" w14:textId="3B20F008" w:rsidR="007C352F" w:rsidRDefault="007C352F" w:rsidP="007C352F">
            <w:pPr>
              <w:pStyle w:val="TabelleInhaltZahlen"/>
            </w:pPr>
            <w:r w:rsidRPr="00000AA2">
              <w:t>0</w:t>
            </w:r>
            <w:r>
              <w:t>.</w:t>
            </w:r>
            <w:r w:rsidRPr="00000AA2">
              <w:t>43</w:t>
            </w:r>
          </w:p>
        </w:tc>
        <w:tc>
          <w:tcPr>
            <w:tcW w:w="1134" w:type="dxa"/>
          </w:tcPr>
          <w:p w14:paraId="0B5798BD" w14:textId="50551CDF" w:rsidR="007C352F" w:rsidRDefault="007C352F" w:rsidP="007C352F">
            <w:pPr>
              <w:pStyle w:val="TabelleInhaltZahlen"/>
            </w:pPr>
            <w:r w:rsidRPr="00000AA2">
              <w:t>1</w:t>
            </w:r>
            <w:r>
              <w:t>.</w:t>
            </w:r>
            <w:r w:rsidRPr="00000AA2">
              <w:t>00</w:t>
            </w:r>
          </w:p>
        </w:tc>
        <w:tc>
          <w:tcPr>
            <w:tcW w:w="987" w:type="dxa"/>
          </w:tcPr>
          <w:p w14:paraId="3A8B305A" w14:textId="27F49174" w:rsidR="007C352F" w:rsidRDefault="007C352F" w:rsidP="007C352F">
            <w:pPr>
              <w:pStyle w:val="TabelleInhaltZahlen"/>
            </w:pPr>
            <w:r w:rsidRPr="00000AA2">
              <w:t>0</w:t>
            </w:r>
            <w:r>
              <w:t>.</w:t>
            </w:r>
            <w:r w:rsidRPr="00000AA2">
              <w:t>49</w:t>
            </w:r>
          </w:p>
        </w:tc>
      </w:tr>
      <w:tr w:rsidR="00021BC0" w14:paraId="6115A40A" w14:textId="77777777" w:rsidTr="00F954D0">
        <w:tc>
          <w:tcPr>
            <w:tcW w:w="846" w:type="dxa"/>
            <w:tcBorders>
              <w:right w:val="single" w:sz="4" w:space="0" w:color="auto"/>
            </w:tcBorders>
          </w:tcPr>
          <w:p w14:paraId="62891178" w14:textId="348B9482" w:rsidR="007C352F" w:rsidRDefault="007C352F" w:rsidP="007C352F">
            <w:pPr>
              <w:pStyle w:val="TabelleInhaltZahlen"/>
            </w:pPr>
            <w:r w:rsidRPr="009179FB">
              <w:t>40</w:t>
            </w:r>
          </w:p>
        </w:tc>
        <w:tc>
          <w:tcPr>
            <w:tcW w:w="2273" w:type="dxa"/>
            <w:tcBorders>
              <w:left w:val="single" w:sz="4" w:space="0" w:color="auto"/>
            </w:tcBorders>
          </w:tcPr>
          <w:p w14:paraId="3F7024FA" w14:textId="0A84EA97" w:rsidR="007C352F" w:rsidRDefault="007C352F" w:rsidP="007C352F">
            <w:pPr>
              <w:pStyle w:val="TabelleInhaltZahlen"/>
            </w:pPr>
            <w:r w:rsidRPr="00216CB9">
              <w:t>61</w:t>
            </w:r>
            <w:r>
              <w:t>.</w:t>
            </w:r>
            <w:r w:rsidRPr="00216CB9">
              <w:t>37</w:t>
            </w:r>
          </w:p>
        </w:tc>
        <w:tc>
          <w:tcPr>
            <w:tcW w:w="1134" w:type="dxa"/>
          </w:tcPr>
          <w:p w14:paraId="4C475260" w14:textId="2E4B4F23" w:rsidR="007C352F" w:rsidRDefault="007C352F" w:rsidP="007C352F">
            <w:pPr>
              <w:pStyle w:val="TabelleInhaltZahlen"/>
            </w:pPr>
            <w:r w:rsidRPr="00AC370E">
              <w:t>0</w:t>
            </w:r>
            <w:r>
              <w:t>.</w:t>
            </w:r>
            <w:r w:rsidRPr="00AC370E">
              <w:t>22</w:t>
            </w:r>
          </w:p>
        </w:tc>
        <w:tc>
          <w:tcPr>
            <w:tcW w:w="1134" w:type="dxa"/>
          </w:tcPr>
          <w:p w14:paraId="6730189F" w14:textId="04820F35" w:rsidR="007C352F" w:rsidRDefault="007C352F" w:rsidP="007C352F">
            <w:pPr>
              <w:pStyle w:val="TabelleInhaltZahlen"/>
            </w:pPr>
            <w:r w:rsidRPr="00AC370E">
              <w:t>0</w:t>
            </w:r>
            <w:r>
              <w:t>.</w:t>
            </w:r>
            <w:r w:rsidRPr="00AC370E">
              <w:t>34</w:t>
            </w:r>
          </w:p>
        </w:tc>
        <w:tc>
          <w:tcPr>
            <w:tcW w:w="1134" w:type="dxa"/>
          </w:tcPr>
          <w:p w14:paraId="3B2D6D3E" w14:textId="05127ECD" w:rsidR="007C352F" w:rsidRDefault="007C352F" w:rsidP="007C352F">
            <w:pPr>
              <w:pStyle w:val="TabelleInhaltZahlen"/>
            </w:pPr>
            <w:r>
              <w:t>0</w:t>
            </w:r>
          </w:p>
        </w:tc>
        <w:tc>
          <w:tcPr>
            <w:tcW w:w="1134" w:type="dxa"/>
          </w:tcPr>
          <w:p w14:paraId="58C4C96D" w14:textId="0229FAEC" w:rsidR="007C352F" w:rsidRDefault="007C352F" w:rsidP="007C352F">
            <w:pPr>
              <w:pStyle w:val="TabelleInhaltZahlen"/>
            </w:pPr>
            <w:r w:rsidRPr="00AC370E">
              <w:t>0</w:t>
            </w:r>
            <w:r>
              <w:t>.</w:t>
            </w:r>
            <w:r w:rsidRPr="00AC370E">
              <w:t>28</w:t>
            </w:r>
          </w:p>
        </w:tc>
        <w:tc>
          <w:tcPr>
            <w:tcW w:w="1134" w:type="dxa"/>
          </w:tcPr>
          <w:p w14:paraId="042F78E1" w14:textId="524DFAAC" w:rsidR="007C352F" w:rsidRDefault="007C352F" w:rsidP="007C352F">
            <w:pPr>
              <w:pStyle w:val="TabelleInhaltZahlen"/>
            </w:pPr>
            <w:r w:rsidRPr="00AC370E">
              <w:t>0</w:t>
            </w:r>
            <w:r>
              <w:t>.</w:t>
            </w:r>
            <w:r w:rsidRPr="00AC370E">
              <w:t>33</w:t>
            </w:r>
          </w:p>
        </w:tc>
        <w:tc>
          <w:tcPr>
            <w:tcW w:w="1134" w:type="dxa"/>
          </w:tcPr>
          <w:p w14:paraId="1DB0D31B" w14:textId="10DFA364" w:rsidR="007C352F" w:rsidRDefault="007C352F" w:rsidP="007C352F">
            <w:pPr>
              <w:pStyle w:val="TabelleInhaltZahlen"/>
            </w:pPr>
            <w:r>
              <w:t>0</w:t>
            </w:r>
          </w:p>
        </w:tc>
        <w:tc>
          <w:tcPr>
            <w:tcW w:w="992" w:type="dxa"/>
          </w:tcPr>
          <w:p w14:paraId="107035A4" w14:textId="3473D37C" w:rsidR="007C352F" w:rsidRDefault="007C352F" w:rsidP="007C352F">
            <w:pPr>
              <w:pStyle w:val="TabelleInhaltZahlen"/>
            </w:pPr>
            <w:r w:rsidRPr="00AC370E">
              <w:t>0</w:t>
            </w:r>
            <w:r>
              <w:t>.</w:t>
            </w:r>
            <w:r w:rsidRPr="00AC370E">
              <w:t>75</w:t>
            </w:r>
          </w:p>
        </w:tc>
        <w:tc>
          <w:tcPr>
            <w:tcW w:w="1134" w:type="dxa"/>
          </w:tcPr>
          <w:p w14:paraId="3BC67C4A" w14:textId="3B38BE95" w:rsidR="007C352F" w:rsidRDefault="007C352F" w:rsidP="007C352F">
            <w:pPr>
              <w:pStyle w:val="TabelleInhaltZahlen"/>
            </w:pPr>
            <w:r w:rsidRPr="00AC370E">
              <w:t>0</w:t>
            </w:r>
            <w:r>
              <w:t>.</w:t>
            </w:r>
            <w:r w:rsidRPr="00AC370E">
              <w:t>14</w:t>
            </w:r>
          </w:p>
        </w:tc>
        <w:tc>
          <w:tcPr>
            <w:tcW w:w="1134" w:type="dxa"/>
          </w:tcPr>
          <w:p w14:paraId="489B0710" w14:textId="540D7330" w:rsidR="007C352F" w:rsidRDefault="007C352F" w:rsidP="007C352F">
            <w:pPr>
              <w:pStyle w:val="TabelleInhaltZahlen"/>
            </w:pPr>
            <w:r w:rsidRPr="00AC370E">
              <w:t>0</w:t>
            </w:r>
            <w:r>
              <w:t>.</w:t>
            </w:r>
            <w:r w:rsidRPr="00AC370E">
              <w:t>25</w:t>
            </w:r>
          </w:p>
        </w:tc>
        <w:tc>
          <w:tcPr>
            <w:tcW w:w="987" w:type="dxa"/>
          </w:tcPr>
          <w:p w14:paraId="7E6AC507" w14:textId="281835B2" w:rsidR="007C352F" w:rsidRDefault="007C352F" w:rsidP="007C352F">
            <w:pPr>
              <w:pStyle w:val="TabelleInhaltZahlen"/>
            </w:pPr>
            <w:r w:rsidRPr="00AC370E">
              <w:t>0</w:t>
            </w:r>
            <w:r>
              <w:t>.</w:t>
            </w:r>
            <w:r w:rsidRPr="00AC370E">
              <w:t>26</w:t>
            </w:r>
          </w:p>
        </w:tc>
      </w:tr>
      <w:tr w:rsidR="00021BC0" w14:paraId="312BC47C" w14:textId="77777777" w:rsidTr="00F954D0">
        <w:tc>
          <w:tcPr>
            <w:tcW w:w="846" w:type="dxa"/>
            <w:tcBorders>
              <w:right w:val="single" w:sz="4" w:space="0" w:color="auto"/>
            </w:tcBorders>
          </w:tcPr>
          <w:p w14:paraId="1642EF46" w14:textId="69CD1F48" w:rsidR="007C352F" w:rsidRDefault="007C352F" w:rsidP="007C352F">
            <w:pPr>
              <w:pStyle w:val="TabelleInhaltZahlen"/>
            </w:pPr>
            <w:r>
              <w:t>46</w:t>
            </w:r>
          </w:p>
        </w:tc>
        <w:tc>
          <w:tcPr>
            <w:tcW w:w="2273" w:type="dxa"/>
            <w:tcBorders>
              <w:left w:val="single" w:sz="4" w:space="0" w:color="auto"/>
            </w:tcBorders>
          </w:tcPr>
          <w:p w14:paraId="20E20987" w14:textId="376F007B" w:rsidR="007C352F" w:rsidRDefault="007C352F" w:rsidP="007C352F">
            <w:pPr>
              <w:pStyle w:val="TabelleInhaltZahlen"/>
            </w:pPr>
            <w:r w:rsidRPr="00216CB9">
              <w:t>56</w:t>
            </w:r>
            <w:r>
              <w:t>.</w:t>
            </w:r>
            <w:r w:rsidRPr="00216CB9">
              <w:t>04</w:t>
            </w:r>
          </w:p>
        </w:tc>
        <w:tc>
          <w:tcPr>
            <w:tcW w:w="1134" w:type="dxa"/>
          </w:tcPr>
          <w:p w14:paraId="1A944342" w14:textId="133B2F85" w:rsidR="007C352F" w:rsidRDefault="007C352F" w:rsidP="007C352F">
            <w:pPr>
              <w:pStyle w:val="TabelleInhaltZahlen"/>
            </w:pPr>
            <w:r w:rsidRPr="006C3243">
              <w:t>0</w:t>
            </w:r>
            <w:r>
              <w:t>.</w:t>
            </w:r>
            <w:r w:rsidRPr="006C3243">
              <w:t>27</w:t>
            </w:r>
          </w:p>
        </w:tc>
        <w:tc>
          <w:tcPr>
            <w:tcW w:w="1134" w:type="dxa"/>
          </w:tcPr>
          <w:p w14:paraId="44E4EBD4" w14:textId="29D48465" w:rsidR="007C352F" w:rsidRDefault="007C352F" w:rsidP="007C352F">
            <w:pPr>
              <w:pStyle w:val="TabelleInhaltZahlen"/>
            </w:pPr>
            <w:r w:rsidRPr="006C3243">
              <w:t>0</w:t>
            </w:r>
            <w:r>
              <w:t>.</w:t>
            </w:r>
            <w:r w:rsidRPr="006C3243">
              <w:t>57</w:t>
            </w:r>
          </w:p>
        </w:tc>
        <w:tc>
          <w:tcPr>
            <w:tcW w:w="1134" w:type="dxa"/>
          </w:tcPr>
          <w:p w14:paraId="1D380E57" w14:textId="0A418612" w:rsidR="007C352F" w:rsidRDefault="007C352F" w:rsidP="007C352F">
            <w:pPr>
              <w:pStyle w:val="TabelleInhaltZahlen"/>
            </w:pPr>
            <w:r>
              <w:t>0</w:t>
            </w:r>
          </w:p>
        </w:tc>
        <w:tc>
          <w:tcPr>
            <w:tcW w:w="1134" w:type="dxa"/>
          </w:tcPr>
          <w:p w14:paraId="0A8AEFC8" w14:textId="55246617" w:rsidR="007C352F" w:rsidRDefault="007C352F" w:rsidP="007C352F">
            <w:pPr>
              <w:pStyle w:val="TabelleInhaltZahlen"/>
            </w:pPr>
            <w:r w:rsidRPr="006C3243">
              <w:t>0</w:t>
            </w:r>
            <w:r>
              <w:t>.</w:t>
            </w:r>
            <w:r w:rsidRPr="006C3243">
              <w:t>27</w:t>
            </w:r>
          </w:p>
        </w:tc>
        <w:tc>
          <w:tcPr>
            <w:tcW w:w="1134" w:type="dxa"/>
          </w:tcPr>
          <w:p w14:paraId="3D5A9F02" w14:textId="2E831DD4" w:rsidR="007C352F" w:rsidRDefault="007C352F" w:rsidP="007C352F">
            <w:pPr>
              <w:pStyle w:val="TabelleInhaltZahlen"/>
            </w:pPr>
            <w:r w:rsidRPr="006C3243">
              <w:t>0</w:t>
            </w:r>
            <w:r>
              <w:t>.</w:t>
            </w:r>
            <w:r w:rsidRPr="006C3243">
              <w:t>52</w:t>
            </w:r>
          </w:p>
        </w:tc>
        <w:tc>
          <w:tcPr>
            <w:tcW w:w="1134" w:type="dxa"/>
          </w:tcPr>
          <w:p w14:paraId="34D9138E" w14:textId="1E5DC3D2" w:rsidR="007C352F" w:rsidRDefault="007C352F" w:rsidP="007C352F">
            <w:pPr>
              <w:pStyle w:val="TabelleInhaltZahlen"/>
            </w:pPr>
            <w:r>
              <w:t>0</w:t>
            </w:r>
          </w:p>
        </w:tc>
        <w:tc>
          <w:tcPr>
            <w:tcW w:w="992" w:type="dxa"/>
          </w:tcPr>
          <w:p w14:paraId="0F1D8CC6" w14:textId="172F9F3D" w:rsidR="007C352F" w:rsidRDefault="007C352F" w:rsidP="007C352F">
            <w:pPr>
              <w:pStyle w:val="TabelleInhaltZahlen"/>
            </w:pPr>
            <w:r>
              <w:t>0</w:t>
            </w:r>
          </w:p>
        </w:tc>
        <w:tc>
          <w:tcPr>
            <w:tcW w:w="1134" w:type="dxa"/>
          </w:tcPr>
          <w:p w14:paraId="7BAE357C" w14:textId="4C0A3508" w:rsidR="007C352F" w:rsidRDefault="007C352F" w:rsidP="007C352F">
            <w:pPr>
              <w:pStyle w:val="TabelleInhaltZahlen"/>
            </w:pPr>
            <w:r w:rsidRPr="006C3243">
              <w:t>0</w:t>
            </w:r>
            <w:r>
              <w:t>.</w:t>
            </w:r>
            <w:r w:rsidRPr="006C3243">
              <w:t>29</w:t>
            </w:r>
          </w:p>
        </w:tc>
        <w:tc>
          <w:tcPr>
            <w:tcW w:w="1134" w:type="dxa"/>
          </w:tcPr>
          <w:p w14:paraId="6546C0AB" w14:textId="4B647EC0" w:rsidR="007C352F" w:rsidRDefault="007C352F" w:rsidP="007C352F">
            <w:pPr>
              <w:pStyle w:val="TabelleInhaltZahlen"/>
            </w:pPr>
            <w:r w:rsidRPr="006C3243">
              <w:t>0</w:t>
            </w:r>
            <w:r>
              <w:t>.</w:t>
            </w:r>
            <w:r w:rsidRPr="006C3243">
              <w:t>25</w:t>
            </w:r>
          </w:p>
        </w:tc>
        <w:tc>
          <w:tcPr>
            <w:tcW w:w="987" w:type="dxa"/>
          </w:tcPr>
          <w:p w14:paraId="665A4C3E" w14:textId="0CCBD7E4" w:rsidR="007C352F" w:rsidRDefault="007C352F" w:rsidP="007C352F">
            <w:pPr>
              <w:pStyle w:val="TabelleInhaltZahlen"/>
            </w:pPr>
            <w:r w:rsidRPr="006C3243">
              <w:t>0</w:t>
            </w:r>
            <w:r>
              <w:t>.</w:t>
            </w:r>
            <w:r w:rsidRPr="006C3243">
              <w:t>24</w:t>
            </w:r>
          </w:p>
        </w:tc>
      </w:tr>
      <w:tr w:rsidR="00021BC0" w14:paraId="1EC3ECAE" w14:textId="77777777" w:rsidTr="00F954D0">
        <w:tc>
          <w:tcPr>
            <w:tcW w:w="846" w:type="dxa"/>
            <w:tcBorders>
              <w:right w:val="single" w:sz="4" w:space="0" w:color="auto"/>
            </w:tcBorders>
          </w:tcPr>
          <w:p w14:paraId="771D9A57" w14:textId="7D36081C" w:rsidR="007C352F" w:rsidRDefault="007C352F" w:rsidP="007C352F">
            <w:pPr>
              <w:pStyle w:val="TabelleInhaltZahlen"/>
            </w:pPr>
            <w:r>
              <w:t>47</w:t>
            </w:r>
          </w:p>
        </w:tc>
        <w:tc>
          <w:tcPr>
            <w:tcW w:w="2273" w:type="dxa"/>
            <w:tcBorders>
              <w:left w:val="single" w:sz="4" w:space="0" w:color="auto"/>
            </w:tcBorders>
          </w:tcPr>
          <w:p w14:paraId="45B6FEE1" w14:textId="64B161CC" w:rsidR="007C352F" w:rsidRDefault="007C352F" w:rsidP="007C352F">
            <w:pPr>
              <w:pStyle w:val="TabelleInhaltZahlen"/>
            </w:pPr>
            <w:r w:rsidRPr="00216CB9">
              <w:t>401</w:t>
            </w:r>
            <w:r>
              <w:t>.</w:t>
            </w:r>
            <w:r w:rsidRPr="00216CB9">
              <w:t>54</w:t>
            </w:r>
          </w:p>
        </w:tc>
        <w:tc>
          <w:tcPr>
            <w:tcW w:w="1134" w:type="dxa"/>
          </w:tcPr>
          <w:p w14:paraId="185CE092" w14:textId="50DD8261" w:rsidR="007C352F" w:rsidRDefault="007C352F" w:rsidP="007C352F">
            <w:pPr>
              <w:pStyle w:val="TabelleInhaltZahlen"/>
            </w:pPr>
            <w:r w:rsidRPr="00B65C79">
              <w:t>0</w:t>
            </w:r>
            <w:r>
              <w:t>.</w:t>
            </w:r>
            <w:r w:rsidRPr="00B65C79">
              <w:t>65</w:t>
            </w:r>
          </w:p>
        </w:tc>
        <w:tc>
          <w:tcPr>
            <w:tcW w:w="1134" w:type="dxa"/>
          </w:tcPr>
          <w:p w14:paraId="3E200AEB" w14:textId="0B90E34F" w:rsidR="007C352F" w:rsidRDefault="007C352F" w:rsidP="007C352F">
            <w:pPr>
              <w:pStyle w:val="TabelleInhaltZahlen"/>
            </w:pPr>
            <w:r w:rsidRPr="00B65C79">
              <w:t>0</w:t>
            </w:r>
            <w:r>
              <w:t>.</w:t>
            </w:r>
            <w:r w:rsidRPr="00B65C79">
              <w:t>99</w:t>
            </w:r>
          </w:p>
        </w:tc>
        <w:tc>
          <w:tcPr>
            <w:tcW w:w="1134" w:type="dxa"/>
          </w:tcPr>
          <w:p w14:paraId="6E4FB6F4" w14:textId="01E9C07B" w:rsidR="007C352F" w:rsidRDefault="007C352F" w:rsidP="007C352F">
            <w:pPr>
              <w:pStyle w:val="TabelleInhaltZahlen"/>
            </w:pPr>
            <w:r w:rsidRPr="00B65C79">
              <w:t>0</w:t>
            </w:r>
            <w:r>
              <w:t>.</w:t>
            </w:r>
            <w:r w:rsidRPr="00B65C79">
              <w:t>50</w:t>
            </w:r>
          </w:p>
        </w:tc>
        <w:tc>
          <w:tcPr>
            <w:tcW w:w="1134" w:type="dxa"/>
          </w:tcPr>
          <w:p w14:paraId="032AA9D4" w14:textId="653ACD26" w:rsidR="007C352F" w:rsidRDefault="007C352F" w:rsidP="007C352F">
            <w:pPr>
              <w:pStyle w:val="TabelleInhaltZahlen"/>
            </w:pPr>
            <w:r w:rsidRPr="00B65C79">
              <w:t>0</w:t>
            </w:r>
            <w:r>
              <w:t>.</w:t>
            </w:r>
            <w:r w:rsidRPr="00B65C79">
              <w:t>75</w:t>
            </w:r>
          </w:p>
        </w:tc>
        <w:tc>
          <w:tcPr>
            <w:tcW w:w="1134" w:type="dxa"/>
          </w:tcPr>
          <w:p w14:paraId="18A82F59" w14:textId="0AEAE9E4" w:rsidR="007C352F" w:rsidRDefault="007C352F" w:rsidP="007C352F">
            <w:pPr>
              <w:pStyle w:val="TabelleInhaltZahlen"/>
            </w:pPr>
            <w:r w:rsidRPr="00B65C79">
              <w:t>0</w:t>
            </w:r>
            <w:r>
              <w:t>.</w:t>
            </w:r>
            <w:r w:rsidRPr="00B65C79">
              <w:t>51</w:t>
            </w:r>
          </w:p>
        </w:tc>
        <w:tc>
          <w:tcPr>
            <w:tcW w:w="1134" w:type="dxa"/>
          </w:tcPr>
          <w:p w14:paraId="749E1DC0" w14:textId="4732DCE3" w:rsidR="007C352F" w:rsidRDefault="007C352F" w:rsidP="007C352F">
            <w:pPr>
              <w:pStyle w:val="TabelleInhaltZahlen"/>
            </w:pPr>
            <w:r w:rsidRPr="00B65C79">
              <w:t>0</w:t>
            </w:r>
            <w:r>
              <w:t>.</w:t>
            </w:r>
            <w:r w:rsidRPr="00B65C79">
              <w:t>59</w:t>
            </w:r>
          </w:p>
        </w:tc>
        <w:tc>
          <w:tcPr>
            <w:tcW w:w="992" w:type="dxa"/>
          </w:tcPr>
          <w:p w14:paraId="16C1CECF" w14:textId="08A4560B" w:rsidR="007C352F" w:rsidRDefault="007C352F" w:rsidP="007C352F">
            <w:pPr>
              <w:pStyle w:val="TabelleInhaltZahlen"/>
            </w:pPr>
            <w:r w:rsidRPr="00B65C79">
              <w:t>1</w:t>
            </w:r>
            <w:r>
              <w:t>.</w:t>
            </w:r>
            <w:r w:rsidRPr="00B65C79">
              <w:t>00</w:t>
            </w:r>
          </w:p>
        </w:tc>
        <w:tc>
          <w:tcPr>
            <w:tcW w:w="1134" w:type="dxa"/>
          </w:tcPr>
          <w:p w14:paraId="242795CC" w14:textId="2F9C9BAE" w:rsidR="007C352F" w:rsidRDefault="007C352F" w:rsidP="007C352F">
            <w:pPr>
              <w:pStyle w:val="TabelleInhaltZahlen"/>
            </w:pPr>
            <w:r>
              <w:t>0</w:t>
            </w:r>
          </w:p>
        </w:tc>
        <w:tc>
          <w:tcPr>
            <w:tcW w:w="1134" w:type="dxa"/>
          </w:tcPr>
          <w:p w14:paraId="1DAA7F3D" w14:textId="77E0C11C" w:rsidR="007C352F" w:rsidRDefault="007C352F" w:rsidP="007C352F">
            <w:pPr>
              <w:pStyle w:val="TabelleInhaltZahlen"/>
            </w:pPr>
            <w:r w:rsidRPr="00B65C79">
              <w:t>0</w:t>
            </w:r>
            <w:r>
              <w:t>.</w:t>
            </w:r>
            <w:r w:rsidRPr="00B65C79">
              <w:t>25</w:t>
            </w:r>
          </w:p>
        </w:tc>
        <w:tc>
          <w:tcPr>
            <w:tcW w:w="987" w:type="dxa"/>
          </w:tcPr>
          <w:p w14:paraId="30E00F9E" w14:textId="079BCB94" w:rsidR="007C352F" w:rsidRDefault="007C352F" w:rsidP="007C352F">
            <w:pPr>
              <w:pStyle w:val="TabelleInhaltZahlen"/>
            </w:pPr>
            <w:r w:rsidRPr="00B65C79">
              <w:t>0</w:t>
            </w:r>
            <w:r>
              <w:t>.</w:t>
            </w:r>
            <w:r w:rsidRPr="00B65C79">
              <w:t>58</w:t>
            </w:r>
          </w:p>
        </w:tc>
      </w:tr>
      <w:tr w:rsidR="00021BC0" w14:paraId="164E61C0" w14:textId="77777777" w:rsidTr="00F954D0">
        <w:tc>
          <w:tcPr>
            <w:tcW w:w="846" w:type="dxa"/>
            <w:tcBorders>
              <w:right w:val="single" w:sz="4" w:space="0" w:color="auto"/>
            </w:tcBorders>
          </w:tcPr>
          <w:p w14:paraId="5D5B7F3D" w14:textId="1CE21D26" w:rsidR="007C352F" w:rsidRDefault="007C352F" w:rsidP="007C352F">
            <w:pPr>
              <w:pStyle w:val="TabelleInhaltZahlen"/>
            </w:pPr>
            <w:r>
              <w:t>48</w:t>
            </w:r>
          </w:p>
        </w:tc>
        <w:tc>
          <w:tcPr>
            <w:tcW w:w="2273" w:type="dxa"/>
            <w:tcBorders>
              <w:left w:val="single" w:sz="4" w:space="0" w:color="auto"/>
            </w:tcBorders>
          </w:tcPr>
          <w:p w14:paraId="1A2D3190" w14:textId="178A1A00" w:rsidR="007C352F" w:rsidRDefault="007C352F" w:rsidP="007C352F">
            <w:pPr>
              <w:pStyle w:val="TabelleInhaltZahlen"/>
            </w:pPr>
            <w:r w:rsidRPr="00216CB9">
              <w:t>1</w:t>
            </w:r>
            <w:r>
              <w:t>.</w:t>
            </w:r>
            <w:r w:rsidRPr="00216CB9">
              <w:t>01</w:t>
            </w:r>
          </w:p>
        </w:tc>
        <w:tc>
          <w:tcPr>
            <w:tcW w:w="1134" w:type="dxa"/>
          </w:tcPr>
          <w:p w14:paraId="52D31217" w14:textId="28E00021" w:rsidR="007C352F" w:rsidRDefault="007C352F" w:rsidP="007C352F">
            <w:pPr>
              <w:pStyle w:val="TabelleInhaltZahlen"/>
            </w:pPr>
            <w:r w:rsidRPr="00B65C79">
              <w:t>0</w:t>
            </w:r>
            <w:r>
              <w:t>.</w:t>
            </w:r>
            <w:r w:rsidRPr="00B65C79">
              <w:t>06</w:t>
            </w:r>
          </w:p>
        </w:tc>
        <w:tc>
          <w:tcPr>
            <w:tcW w:w="1134" w:type="dxa"/>
          </w:tcPr>
          <w:p w14:paraId="0669DFB7" w14:textId="6127FA09" w:rsidR="007C352F" w:rsidRDefault="007C352F" w:rsidP="007C352F">
            <w:pPr>
              <w:pStyle w:val="TabelleInhaltZahlen"/>
            </w:pPr>
            <w:r>
              <w:t>0</w:t>
            </w:r>
          </w:p>
        </w:tc>
        <w:tc>
          <w:tcPr>
            <w:tcW w:w="1134" w:type="dxa"/>
          </w:tcPr>
          <w:p w14:paraId="26B81D6A" w14:textId="6013AE90" w:rsidR="007C352F" w:rsidRDefault="007C352F" w:rsidP="007C352F">
            <w:pPr>
              <w:pStyle w:val="TabelleInhaltZahlen"/>
            </w:pPr>
            <w:r>
              <w:t>0</w:t>
            </w:r>
          </w:p>
        </w:tc>
        <w:tc>
          <w:tcPr>
            <w:tcW w:w="1134" w:type="dxa"/>
          </w:tcPr>
          <w:p w14:paraId="004D2C40" w14:textId="435263C5" w:rsidR="007C352F" w:rsidRDefault="007C352F" w:rsidP="007C352F">
            <w:pPr>
              <w:pStyle w:val="TabelleInhaltZahlen"/>
            </w:pPr>
            <w:r w:rsidRPr="00B65C79">
              <w:t>0</w:t>
            </w:r>
            <w:r>
              <w:t>.</w:t>
            </w:r>
            <w:r w:rsidRPr="00B65C79">
              <w:t>06</w:t>
            </w:r>
          </w:p>
        </w:tc>
        <w:tc>
          <w:tcPr>
            <w:tcW w:w="1134" w:type="dxa"/>
          </w:tcPr>
          <w:p w14:paraId="6940FCA9" w14:textId="50F1337A" w:rsidR="007C352F" w:rsidRDefault="007C352F" w:rsidP="007C352F">
            <w:pPr>
              <w:pStyle w:val="TabelleInhaltZahlen"/>
            </w:pPr>
            <w:r w:rsidRPr="00B65C79">
              <w:t>1</w:t>
            </w:r>
            <w:r>
              <w:t>.</w:t>
            </w:r>
            <w:r w:rsidRPr="00B65C79">
              <w:t>00</w:t>
            </w:r>
          </w:p>
        </w:tc>
        <w:tc>
          <w:tcPr>
            <w:tcW w:w="1134" w:type="dxa"/>
          </w:tcPr>
          <w:p w14:paraId="1B467719" w14:textId="5CEBF12A" w:rsidR="007C352F" w:rsidRDefault="007C352F" w:rsidP="007C352F">
            <w:pPr>
              <w:pStyle w:val="TabelleInhaltZahlen"/>
            </w:pPr>
            <w:r>
              <w:t>0</w:t>
            </w:r>
          </w:p>
        </w:tc>
        <w:tc>
          <w:tcPr>
            <w:tcW w:w="992" w:type="dxa"/>
          </w:tcPr>
          <w:p w14:paraId="2BA74454" w14:textId="40569C3C" w:rsidR="007C352F" w:rsidRDefault="007C352F" w:rsidP="007C352F">
            <w:pPr>
              <w:pStyle w:val="TabelleInhaltZahlen"/>
            </w:pPr>
            <w:r>
              <w:t>0</w:t>
            </w:r>
          </w:p>
        </w:tc>
        <w:tc>
          <w:tcPr>
            <w:tcW w:w="1134" w:type="dxa"/>
          </w:tcPr>
          <w:p w14:paraId="4AF52362" w14:textId="07142DF2" w:rsidR="007C352F" w:rsidRDefault="007C352F" w:rsidP="007C352F">
            <w:pPr>
              <w:pStyle w:val="TabelleInhaltZahlen"/>
            </w:pPr>
            <w:r>
              <w:t>0</w:t>
            </w:r>
          </w:p>
        </w:tc>
        <w:tc>
          <w:tcPr>
            <w:tcW w:w="1134" w:type="dxa"/>
          </w:tcPr>
          <w:p w14:paraId="395B38CC" w14:textId="4771E012" w:rsidR="007C352F" w:rsidRDefault="007C352F" w:rsidP="007C352F">
            <w:pPr>
              <w:pStyle w:val="TabelleInhaltZahlen"/>
            </w:pPr>
            <w:r>
              <w:t>0</w:t>
            </w:r>
          </w:p>
        </w:tc>
        <w:tc>
          <w:tcPr>
            <w:tcW w:w="987" w:type="dxa"/>
          </w:tcPr>
          <w:p w14:paraId="7B9ECDE9" w14:textId="66C67234" w:rsidR="007C352F" w:rsidRDefault="007C352F" w:rsidP="007C352F">
            <w:pPr>
              <w:pStyle w:val="TabelleInhaltZahlen"/>
            </w:pPr>
            <w:r w:rsidRPr="00B65C79">
              <w:t>0</w:t>
            </w:r>
            <w:r>
              <w:t>.</w:t>
            </w:r>
            <w:r w:rsidRPr="00B65C79">
              <w:t>12</w:t>
            </w:r>
          </w:p>
        </w:tc>
      </w:tr>
      <w:tr w:rsidR="00021BC0" w14:paraId="05D440D7" w14:textId="77777777" w:rsidTr="00F954D0">
        <w:tc>
          <w:tcPr>
            <w:tcW w:w="846" w:type="dxa"/>
            <w:tcBorders>
              <w:right w:val="single" w:sz="4" w:space="0" w:color="auto"/>
            </w:tcBorders>
          </w:tcPr>
          <w:p w14:paraId="5808D133" w14:textId="298501C3" w:rsidR="007C352F" w:rsidRDefault="007C352F" w:rsidP="007C352F">
            <w:pPr>
              <w:pStyle w:val="TabelleInhaltZahlen"/>
            </w:pPr>
            <w:r w:rsidRPr="009179FB">
              <w:t>49</w:t>
            </w:r>
          </w:p>
        </w:tc>
        <w:tc>
          <w:tcPr>
            <w:tcW w:w="2273" w:type="dxa"/>
            <w:tcBorders>
              <w:left w:val="single" w:sz="4" w:space="0" w:color="auto"/>
            </w:tcBorders>
          </w:tcPr>
          <w:p w14:paraId="654E722F" w14:textId="46A8EEB2" w:rsidR="007C352F" w:rsidRDefault="007C352F" w:rsidP="007C352F">
            <w:pPr>
              <w:pStyle w:val="TabelleInhaltZahlen"/>
            </w:pPr>
            <w:r w:rsidRPr="00216CB9">
              <w:t>287</w:t>
            </w:r>
            <w:r>
              <w:t>.</w:t>
            </w:r>
            <w:r w:rsidRPr="00216CB9">
              <w:t>94</w:t>
            </w:r>
          </w:p>
        </w:tc>
        <w:tc>
          <w:tcPr>
            <w:tcW w:w="1134" w:type="dxa"/>
          </w:tcPr>
          <w:p w14:paraId="0D7F5B0E" w14:textId="1C877DB7" w:rsidR="007C352F" w:rsidRDefault="007C352F" w:rsidP="007C352F">
            <w:pPr>
              <w:pStyle w:val="TabelleInhaltZahlen"/>
            </w:pPr>
            <w:r w:rsidRPr="00B65C79">
              <w:t>0</w:t>
            </w:r>
            <w:r>
              <w:t>.</w:t>
            </w:r>
            <w:r w:rsidRPr="00B65C79">
              <w:t>42</w:t>
            </w:r>
          </w:p>
        </w:tc>
        <w:tc>
          <w:tcPr>
            <w:tcW w:w="1134" w:type="dxa"/>
          </w:tcPr>
          <w:p w14:paraId="69D4E3BA" w14:textId="220562C4" w:rsidR="007C352F" w:rsidRDefault="007C352F" w:rsidP="007C352F">
            <w:pPr>
              <w:pStyle w:val="TabelleInhaltZahlen"/>
            </w:pPr>
            <w:r w:rsidRPr="00B65C79">
              <w:t>0</w:t>
            </w:r>
            <w:r>
              <w:t>.</w:t>
            </w:r>
            <w:r w:rsidRPr="00B65C79">
              <w:t>53</w:t>
            </w:r>
          </w:p>
        </w:tc>
        <w:tc>
          <w:tcPr>
            <w:tcW w:w="1134" w:type="dxa"/>
          </w:tcPr>
          <w:p w14:paraId="273146E4" w14:textId="07A2EA50" w:rsidR="007C352F" w:rsidRDefault="007C352F" w:rsidP="007C352F">
            <w:pPr>
              <w:pStyle w:val="TabelleInhaltZahlen"/>
            </w:pPr>
            <w:r>
              <w:t>0</w:t>
            </w:r>
          </w:p>
        </w:tc>
        <w:tc>
          <w:tcPr>
            <w:tcW w:w="1134" w:type="dxa"/>
          </w:tcPr>
          <w:p w14:paraId="28795705" w14:textId="1C19739C" w:rsidR="007C352F" w:rsidRDefault="007C352F" w:rsidP="007C352F">
            <w:pPr>
              <w:pStyle w:val="TabelleInhaltZahlen"/>
            </w:pPr>
            <w:r w:rsidRPr="00B65C79">
              <w:t>0</w:t>
            </w:r>
            <w:r>
              <w:t>.</w:t>
            </w:r>
            <w:r w:rsidRPr="00B65C79">
              <w:t>38</w:t>
            </w:r>
          </w:p>
        </w:tc>
        <w:tc>
          <w:tcPr>
            <w:tcW w:w="1134" w:type="dxa"/>
          </w:tcPr>
          <w:p w14:paraId="497C8D60" w14:textId="7C04B013" w:rsidR="007C352F" w:rsidRDefault="007C352F" w:rsidP="007C352F">
            <w:pPr>
              <w:pStyle w:val="TabelleInhaltZahlen"/>
            </w:pPr>
            <w:r w:rsidRPr="00B65C79">
              <w:t>0</w:t>
            </w:r>
            <w:r>
              <w:t>.</w:t>
            </w:r>
            <w:r w:rsidRPr="00B65C79">
              <w:t>34</w:t>
            </w:r>
          </w:p>
        </w:tc>
        <w:tc>
          <w:tcPr>
            <w:tcW w:w="1134" w:type="dxa"/>
          </w:tcPr>
          <w:p w14:paraId="1AC5D228" w14:textId="6C48895A" w:rsidR="007C352F" w:rsidRDefault="007C352F" w:rsidP="007C352F">
            <w:pPr>
              <w:pStyle w:val="TabelleInhaltZahlen"/>
            </w:pPr>
            <w:r w:rsidRPr="00B65C79">
              <w:t>0</w:t>
            </w:r>
            <w:r>
              <w:t>.</w:t>
            </w:r>
            <w:r w:rsidRPr="00B65C79">
              <w:t>85</w:t>
            </w:r>
          </w:p>
        </w:tc>
        <w:tc>
          <w:tcPr>
            <w:tcW w:w="992" w:type="dxa"/>
          </w:tcPr>
          <w:p w14:paraId="520C2B83" w14:textId="27D6AE57" w:rsidR="007C352F" w:rsidRDefault="007C352F" w:rsidP="007C352F">
            <w:pPr>
              <w:pStyle w:val="TabelleInhaltZahlen"/>
            </w:pPr>
            <w:r w:rsidRPr="00B65C79">
              <w:t>1</w:t>
            </w:r>
            <w:r>
              <w:t>.</w:t>
            </w:r>
            <w:r w:rsidRPr="00B65C79">
              <w:t>00</w:t>
            </w:r>
          </w:p>
        </w:tc>
        <w:tc>
          <w:tcPr>
            <w:tcW w:w="1134" w:type="dxa"/>
          </w:tcPr>
          <w:p w14:paraId="37EE327B" w14:textId="609E3A38" w:rsidR="007C352F" w:rsidRDefault="007C352F" w:rsidP="007C352F">
            <w:pPr>
              <w:pStyle w:val="TabelleInhaltZahlen"/>
            </w:pPr>
            <w:r w:rsidRPr="00B65C79">
              <w:t>0</w:t>
            </w:r>
            <w:r>
              <w:t>.</w:t>
            </w:r>
            <w:r w:rsidRPr="00B65C79">
              <w:t>57</w:t>
            </w:r>
          </w:p>
        </w:tc>
        <w:tc>
          <w:tcPr>
            <w:tcW w:w="1134" w:type="dxa"/>
          </w:tcPr>
          <w:p w14:paraId="4813761E" w14:textId="0C29AB75" w:rsidR="007C352F" w:rsidRDefault="007C352F" w:rsidP="007C352F">
            <w:pPr>
              <w:pStyle w:val="TabelleInhaltZahlen"/>
            </w:pPr>
            <w:r w:rsidRPr="00B65C79">
              <w:t>0</w:t>
            </w:r>
            <w:r>
              <w:t>.</w:t>
            </w:r>
            <w:r w:rsidRPr="00B65C79">
              <w:t>50</w:t>
            </w:r>
          </w:p>
        </w:tc>
        <w:tc>
          <w:tcPr>
            <w:tcW w:w="987" w:type="dxa"/>
          </w:tcPr>
          <w:p w14:paraId="2DA74A25" w14:textId="5667A68B" w:rsidR="007C352F" w:rsidRDefault="007C352F" w:rsidP="007C352F">
            <w:pPr>
              <w:pStyle w:val="TabelleInhaltZahlen"/>
            </w:pPr>
            <w:r w:rsidRPr="00B65C79">
              <w:t>0</w:t>
            </w:r>
            <w:r>
              <w:t>.</w:t>
            </w:r>
            <w:r w:rsidRPr="00B65C79">
              <w:t>51</w:t>
            </w:r>
          </w:p>
        </w:tc>
      </w:tr>
      <w:tr w:rsidR="00021BC0" w14:paraId="61A02778" w14:textId="77777777" w:rsidTr="00F954D0">
        <w:tc>
          <w:tcPr>
            <w:tcW w:w="846" w:type="dxa"/>
            <w:tcBorders>
              <w:right w:val="single" w:sz="4" w:space="0" w:color="auto"/>
            </w:tcBorders>
          </w:tcPr>
          <w:p w14:paraId="3AC831F3" w14:textId="6EA17033" w:rsidR="007C352F" w:rsidRDefault="007C352F" w:rsidP="007C352F">
            <w:pPr>
              <w:pStyle w:val="TabelleInhaltZahlen"/>
            </w:pPr>
            <w:r w:rsidRPr="009179FB">
              <w:t>50</w:t>
            </w:r>
          </w:p>
        </w:tc>
        <w:tc>
          <w:tcPr>
            <w:tcW w:w="2273" w:type="dxa"/>
            <w:tcBorders>
              <w:left w:val="single" w:sz="4" w:space="0" w:color="auto"/>
            </w:tcBorders>
          </w:tcPr>
          <w:p w14:paraId="2D3119CF" w14:textId="31355195" w:rsidR="007C352F" w:rsidRDefault="007C352F" w:rsidP="007C352F">
            <w:pPr>
              <w:pStyle w:val="TabelleInhaltZahlen"/>
            </w:pPr>
            <w:r w:rsidRPr="00216CB9">
              <w:t>237</w:t>
            </w:r>
            <w:r>
              <w:t>.</w:t>
            </w:r>
            <w:r w:rsidRPr="00216CB9">
              <w:t>68</w:t>
            </w:r>
          </w:p>
        </w:tc>
        <w:tc>
          <w:tcPr>
            <w:tcW w:w="1134" w:type="dxa"/>
          </w:tcPr>
          <w:p w14:paraId="4FB7EE91" w14:textId="1C6E037F" w:rsidR="007C352F" w:rsidRDefault="007C352F" w:rsidP="007C352F">
            <w:pPr>
              <w:pStyle w:val="TabelleInhaltZahlen"/>
            </w:pPr>
            <w:r w:rsidRPr="00B65C79">
              <w:t>0</w:t>
            </w:r>
            <w:r>
              <w:t>.</w:t>
            </w:r>
            <w:r w:rsidRPr="00B65C79">
              <w:t>75</w:t>
            </w:r>
          </w:p>
        </w:tc>
        <w:tc>
          <w:tcPr>
            <w:tcW w:w="1134" w:type="dxa"/>
          </w:tcPr>
          <w:p w14:paraId="5E481EBE" w14:textId="73386060" w:rsidR="007C352F" w:rsidRDefault="007C352F" w:rsidP="007C352F">
            <w:pPr>
              <w:pStyle w:val="TabelleInhaltZahlen"/>
            </w:pPr>
            <w:r w:rsidRPr="00B65C79">
              <w:t>0</w:t>
            </w:r>
            <w:r>
              <w:t>.</w:t>
            </w:r>
            <w:r w:rsidRPr="00B65C79">
              <w:t>62</w:t>
            </w:r>
          </w:p>
        </w:tc>
        <w:tc>
          <w:tcPr>
            <w:tcW w:w="1134" w:type="dxa"/>
          </w:tcPr>
          <w:p w14:paraId="0FD058B6" w14:textId="3B28A464" w:rsidR="007C352F" w:rsidRDefault="007C352F" w:rsidP="007C352F">
            <w:pPr>
              <w:pStyle w:val="TabelleInhaltZahlen"/>
            </w:pPr>
            <w:r w:rsidRPr="00B65C79">
              <w:t>0</w:t>
            </w:r>
            <w:r>
              <w:t>.</w:t>
            </w:r>
            <w:r w:rsidRPr="00B65C79">
              <w:t>12</w:t>
            </w:r>
          </w:p>
        </w:tc>
        <w:tc>
          <w:tcPr>
            <w:tcW w:w="1134" w:type="dxa"/>
          </w:tcPr>
          <w:p w14:paraId="46E7F0FE" w14:textId="66DF5A8F" w:rsidR="007C352F" w:rsidRDefault="007C352F" w:rsidP="007C352F">
            <w:pPr>
              <w:pStyle w:val="TabelleInhaltZahlen"/>
            </w:pPr>
            <w:r w:rsidRPr="00B65C79">
              <w:t>0</w:t>
            </w:r>
            <w:r>
              <w:t>.</w:t>
            </w:r>
            <w:r w:rsidRPr="00B65C79">
              <w:t>26</w:t>
            </w:r>
          </w:p>
        </w:tc>
        <w:tc>
          <w:tcPr>
            <w:tcW w:w="1134" w:type="dxa"/>
          </w:tcPr>
          <w:p w14:paraId="5A263026" w14:textId="5E62E745" w:rsidR="007C352F" w:rsidRDefault="007C352F" w:rsidP="007C352F">
            <w:pPr>
              <w:pStyle w:val="TabelleInhaltZahlen"/>
            </w:pPr>
            <w:r w:rsidRPr="00B65C79">
              <w:t>0</w:t>
            </w:r>
            <w:r>
              <w:t>.</w:t>
            </w:r>
            <w:r w:rsidRPr="00B65C79">
              <w:t>26</w:t>
            </w:r>
          </w:p>
        </w:tc>
        <w:tc>
          <w:tcPr>
            <w:tcW w:w="1134" w:type="dxa"/>
          </w:tcPr>
          <w:p w14:paraId="7A2C0187" w14:textId="5D02840C" w:rsidR="007C352F" w:rsidRDefault="007C352F" w:rsidP="007C352F">
            <w:pPr>
              <w:pStyle w:val="TabelleInhaltZahlen"/>
            </w:pPr>
            <w:r w:rsidRPr="00B65C79">
              <w:t>1</w:t>
            </w:r>
            <w:r>
              <w:t>.</w:t>
            </w:r>
            <w:r w:rsidRPr="00B65C79">
              <w:t>00</w:t>
            </w:r>
          </w:p>
        </w:tc>
        <w:tc>
          <w:tcPr>
            <w:tcW w:w="992" w:type="dxa"/>
          </w:tcPr>
          <w:p w14:paraId="4B1526ED" w14:textId="7BD4388C" w:rsidR="007C352F" w:rsidRDefault="007C352F" w:rsidP="007C352F">
            <w:pPr>
              <w:pStyle w:val="TabelleInhaltZahlen"/>
            </w:pPr>
            <w:r w:rsidRPr="00B65C79">
              <w:t>0</w:t>
            </w:r>
            <w:r>
              <w:t>.</w:t>
            </w:r>
            <w:r w:rsidRPr="00B65C79">
              <w:t>75</w:t>
            </w:r>
          </w:p>
        </w:tc>
        <w:tc>
          <w:tcPr>
            <w:tcW w:w="1134" w:type="dxa"/>
          </w:tcPr>
          <w:p w14:paraId="05832619" w14:textId="3092FF48" w:rsidR="007C352F" w:rsidRDefault="007C352F" w:rsidP="007C352F">
            <w:pPr>
              <w:pStyle w:val="TabelleInhaltZahlen"/>
            </w:pPr>
            <w:r w:rsidRPr="00B65C79">
              <w:t>0</w:t>
            </w:r>
            <w:r>
              <w:t>.</w:t>
            </w:r>
            <w:r w:rsidRPr="00B65C79">
              <w:t>14</w:t>
            </w:r>
          </w:p>
        </w:tc>
        <w:tc>
          <w:tcPr>
            <w:tcW w:w="1134" w:type="dxa"/>
          </w:tcPr>
          <w:p w14:paraId="135931F3" w14:textId="797AA314" w:rsidR="007C352F" w:rsidRDefault="007C352F" w:rsidP="007C352F">
            <w:pPr>
              <w:pStyle w:val="TabelleInhaltZahlen"/>
            </w:pPr>
            <w:r>
              <w:t>0</w:t>
            </w:r>
          </w:p>
        </w:tc>
        <w:tc>
          <w:tcPr>
            <w:tcW w:w="987" w:type="dxa"/>
          </w:tcPr>
          <w:p w14:paraId="5FDDF8D7" w14:textId="658CFB05" w:rsidR="007C352F" w:rsidRDefault="007C352F" w:rsidP="007C352F">
            <w:pPr>
              <w:pStyle w:val="TabelleInhaltZahlen"/>
            </w:pPr>
            <w:r w:rsidRPr="00B65C79">
              <w:t>0</w:t>
            </w:r>
            <w:r>
              <w:t>.</w:t>
            </w:r>
            <w:r w:rsidRPr="00B65C79">
              <w:t>43</w:t>
            </w:r>
          </w:p>
        </w:tc>
      </w:tr>
      <w:tr w:rsidR="00021BC0" w14:paraId="19D2FDDC" w14:textId="77777777" w:rsidTr="00F954D0">
        <w:tc>
          <w:tcPr>
            <w:tcW w:w="846" w:type="dxa"/>
            <w:tcBorders>
              <w:right w:val="single" w:sz="4" w:space="0" w:color="auto"/>
            </w:tcBorders>
          </w:tcPr>
          <w:p w14:paraId="58171EDA" w14:textId="425A56FA" w:rsidR="007C352F" w:rsidRDefault="007C352F" w:rsidP="007C352F">
            <w:pPr>
              <w:pStyle w:val="TabelleInhaltZahlen"/>
            </w:pPr>
            <w:r>
              <w:t>51</w:t>
            </w:r>
          </w:p>
        </w:tc>
        <w:tc>
          <w:tcPr>
            <w:tcW w:w="2273" w:type="dxa"/>
            <w:tcBorders>
              <w:left w:val="single" w:sz="4" w:space="0" w:color="auto"/>
            </w:tcBorders>
          </w:tcPr>
          <w:p w14:paraId="0A077F7E" w14:textId="0EC60D6A" w:rsidR="007C352F" w:rsidRDefault="007C352F" w:rsidP="007C352F">
            <w:pPr>
              <w:pStyle w:val="TabelleInhaltZahlen"/>
            </w:pPr>
            <w:r w:rsidRPr="00216CB9">
              <w:t>30</w:t>
            </w:r>
            <w:r>
              <w:t>.</w:t>
            </w:r>
            <w:r w:rsidRPr="00216CB9">
              <w:t>94</w:t>
            </w:r>
          </w:p>
        </w:tc>
        <w:tc>
          <w:tcPr>
            <w:tcW w:w="1134" w:type="dxa"/>
          </w:tcPr>
          <w:p w14:paraId="5CB2C6A2" w14:textId="391C1094" w:rsidR="007C352F" w:rsidRDefault="007C352F" w:rsidP="007C352F">
            <w:pPr>
              <w:pStyle w:val="TabelleInhaltZahlen"/>
            </w:pPr>
            <w:r w:rsidRPr="00B65C79">
              <w:t>0</w:t>
            </w:r>
            <w:r>
              <w:t>.</w:t>
            </w:r>
            <w:r w:rsidRPr="00B65C79">
              <w:t>51</w:t>
            </w:r>
          </w:p>
        </w:tc>
        <w:tc>
          <w:tcPr>
            <w:tcW w:w="1134" w:type="dxa"/>
          </w:tcPr>
          <w:p w14:paraId="517B2817" w14:textId="27F1304B" w:rsidR="007C352F" w:rsidRDefault="007C352F" w:rsidP="007C352F">
            <w:pPr>
              <w:pStyle w:val="TabelleInhaltZahlen"/>
            </w:pPr>
            <w:r w:rsidRPr="00B65C79">
              <w:t>0</w:t>
            </w:r>
            <w:r>
              <w:t>.</w:t>
            </w:r>
            <w:r w:rsidRPr="00B65C79">
              <w:t>25</w:t>
            </w:r>
          </w:p>
        </w:tc>
        <w:tc>
          <w:tcPr>
            <w:tcW w:w="1134" w:type="dxa"/>
          </w:tcPr>
          <w:p w14:paraId="7CBDE221" w14:textId="54F9D2EA" w:rsidR="007C352F" w:rsidRDefault="007C352F" w:rsidP="007C352F">
            <w:pPr>
              <w:pStyle w:val="TabelleInhaltZahlen"/>
            </w:pPr>
            <w:r>
              <w:t>0</w:t>
            </w:r>
          </w:p>
        </w:tc>
        <w:tc>
          <w:tcPr>
            <w:tcW w:w="1134" w:type="dxa"/>
          </w:tcPr>
          <w:p w14:paraId="1B98FBC9" w14:textId="10B4923D" w:rsidR="007C352F" w:rsidRDefault="007C352F" w:rsidP="007C352F">
            <w:pPr>
              <w:pStyle w:val="TabelleInhaltZahlen"/>
            </w:pPr>
            <w:r w:rsidRPr="00B65C79">
              <w:t>0</w:t>
            </w:r>
            <w:r>
              <w:t>.</w:t>
            </w:r>
            <w:r w:rsidRPr="00B65C79">
              <w:t>12</w:t>
            </w:r>
          </w:p>
        </w:tc>
        <w:tc>
          <w:tcPr>
            <w:tcW w:w="1134" w:type="dxa"/>
          </w:tcPr>
          <w:p w14:paraId="7DF7D7B1" w14:textId="0F660FA9" w:rsidR="007C352F" w:rsidRDefault="007C352F" w:rsidP="007C352F">
            <w:pPr>
              <w:pStyle w:val="TabelleInhaltZahlen"/>
            </w:pPr>
            <w:r w:rsidRPr="00B65C79">
              <w:t>0</w:t>
            </w:r>
            <w:r>
              <w:t>.</w:t>
            </w:r>
            <w:r w:rsidRPr="00B65C79">
              <w:t>67</w:t>
            </w:r>
          </w:p>
        </w:tc>
        <w:tc>
          <w:tcPr>
            <w:tcW w:w="1134" w:type="dxa"/>
          </w:tcPr>
          <w:p w14:paraId="0D73B7CB" w14:textId="6EC077A8" w:rsidR="007C352F" w:rsidRDefault="007C352F" w:rsidP="007C352F">
            <w:pPr>
              <w:pStyle w:val="TabelleInhaltZahlen"/>
            </w:pPr>
            <w:r>
              <w:t>0</w:t>
            </w:r>
          </w:p>
        </w:tc>
        <w:tc>
          <w:tcPr>
            <w:tcW w:w="992" w:type="dxa"/>
          </w:tcPr>
          <w:p w14:paraId="570001CB" w14:textId="5999EEE9" w:rsidR="007C352F" w:rsidRDefault="007C352F" w:rsidP="007C352F">
            <w:pPr>
              <w:pStyle w:val="TabelleInhaltZahlen"/>
            </w:pPr>
            <w:r w:rsidRPr="00B65C79">
              <w:t>0</w:t>
            </w:r>
            <w:r>
              <w:t>.</w:t>
            </w:r>
            <w:r w:rsidRPr="00B65C79">
              <w:t>25</w:t>
            </w:r>
          </w:p>
        </w:tc>
        <w:tc>
          <w:tcPr>
            <w:tcW w:w="1134" w:type="dxa"/>
          </w:tcPr>
          <w:p w14:paraId="3651B64B" w14:textId="7672B05F" w:rsidR="007C352F" w:rsidRDefault="007C352F" w:rsidP="007C352F">
            <w:pPr>
              <w:pStyle w:val="TabelleInhaltZahlen"/>
            </w:pPr>
            <w:r>
              <w:t>0</w:t>
            </w:r>
          </w:p>
        </w:tc>
        <w:tc>
          <w:tcPr>
            <w:tcW w:w="1134" w:type="dxa"/>
          </w:tcPr>
          <w:p w14:paraId="77CB2426" w14:textId="79C367E1" w:rsidR="007C352F" w:rsidRDefault="007C352F" w:rsidP="007C352F">
            <w:pPr>
              <w:pStyle w:val="TabelleInhaltZahlen"/>
            </w:pPr>
            <w:r>
              <w:t>0</w:t>
            </w:r>
          </w:p>
        </w:tc>
        <w:tc>
          <w:tcPr>
            <w:tcW w:w="987" w:type="dxa"/>
          </w:tcPr>
          <w:p w14:paraId="4736BBE4" w14:textId="43CF89B3" w:rsidR="007C352F" w:rsidRDefault="007C352F" w:rsidP="007C352F">
            <w:pPr>
              <w:pStyle w:val="TabelleInhaltZahlen"/>
            </w:pPr>
            <w:r w:rsidRPr="00B65C79">
              <w:t>0</w:t>
            </w:r>
            <w:r>
              <w:t>.</w:t>
            </w:r>
            <w:r w:rsidRPr="00B65C79">
              <w:t>20</w:t>
            </w:r>
          </w:p>
        </w:tc>
      </w:tr>
      <w:tr w:rsidR="00021BC0" w14:paraId="293AC507" w14:textId="77777777" w:rsidTr="00F954D0">
        <w:tc>
          <w:tcPr>
            <w:tcW w:w="846" w:type="dxa"/>
            <w:tcBorders>
              <w:right w:val="single" w:sz="4" w:space="0" w:color="auto"/>
            </w:tcBorders>
          </w:tcPr>
          <w:p w14:paraId="4E61A734" w14:textId="1EC797CE" w:rsidR="007C352F" w:rsidRDefault="007C352F" w:rsidP="007C352F">
            <w:pPr>
              <w:pStyle w:val="TabelleInhaltZahlen"/>
            </w:pPr>
            <w:r>
              <w:t>52</w:t>
            </w:r>
          </w:p>
        </w:tc>
        <w:tc>
          <w:tcPr>
            <w:tcW w:w="2273" w:type="dxa"/>
            <w:tcBorders>
              <w:left w:val="single" w:sz="4" w:space="0" w:color="auto"/>
            </w:tcBorders>
          </w:tcPr>
          <w:p w14:paraId="13585E45" w14:textId="06F3ED59" w:rsidR="007C352F" w:rsidRDefault="007C352F" w:rsidP="007C352F">
            <w:pPr>
              <w:pStyle w:val="TabelleInhaltZahlen"/>
            </w:pPr>
            <w:r w:rsidRPr="00216CB9">
              <w:t>272</w:t>
            </w:r>
            <w:r>
              <w:t>.</w:t>
            </w:r>
            <w:r w:rsidRPr="00216CB9">
              <w:t>23</w:t>
            </w:r>
          </w:p>
        </w:tc>
        <w:tc>
          <w:tcPr>
            <w:tcW w:w="1134" w:type="dxa"/>
          </w:tcPr>
          <w:p w14:paraId="40253184" w14:textId="2CD48F23" w:rsidR="007C352F" w:rsidRDefault="007C352F" w:rsidP="007C352F">
            <w:pPr>
              <w:pStyle w:val="TabelleInhaltZahlen"/>
            </w:pPr>
            <w:r w:rsidRPr="00B65C79">
              <w:t>0</w:t>
            </w:r>
            <w:r>
              <w:t>.</w:t>
            </w:r>
            <w:r w:rsidRPr="00B65C79">
              <w:t>88</w:t>
            </w:r>
          </w:p>
        </w:tc>
        <w:tc>
          <w:tcPr>
            <w:tcW w:w="1134" w:type="dxa"/>
          </w:tcPr>
          <w:p w14:paraId="6DE9747C" w14:textId="6CB45232" w:rsidR="007C352F" w:rsidRDefault="007C352F" w:rsidP="007C352F">
            <w:pPr>
              <w:pStyle w:val="TabelleInhaltZahlen"/>
            </w:pPr>
            <w:r w:rsidRPr="00B65C79">
              <w:t>0</w:t>
            </w:r>
            <w:r>
              <w:t>.</w:t>
            </w:r>
            <w:r w:rsidRPr="00B65C79">
              <w:t>78</w:t>
            </w:r>
          </w:p>
        </w:tc>
        <w:tc>
          <w:tcPr>
            <w:tcW w:w="1134" w:type="dxa"/>
          </w:tcPr>
          <w:p w14:paraId="3026A997" w14:textId="1F4BCA5A" w:rsidR="007C352F" w:rsidRDefault="007C352F" w:rsidP="007C352F">
            <w:pPr>
              <w:pStyle w:val="TabelleInhaltZahlen"/>
            </w:pPr>
            <w:r w:rsidRPr="00B65C79">
              <w:t>0</w:t>
            </w:r>
            <w:r>
              <w:t>.</w:t>
            </w:r>
            <w:r w:rsidRPr="00B65C79">
              <w:t>35</w:t>
            </w:r>
          </w:p>
        </w:tc>
        <w:tc>
          <w:tcPr>
            <w:tcW w:w="1134" w:type="dxa"/>
          </w:tcPr>
          <w:p w14:paraId="5644D91A" w14:textId="1784E3AE" w:rsidR="007C352F" w:rsidRDefault="007C352F" w:rsidP="007C352F">
            <w:pPr>
              <w:pStyle w:val="TabelleInhaltZahlen"/>
            </w:pPr>
            <w:r w:rsidRPr="00B65C79">
              <w:t>0</w:t>
            </w:r>
            <w:r>
              <w:t>.</w:t>
            </w:r>
            <w:r w:rsidRPr="00B65C79">
              <w:t>69</w:t>
            </w:r>
          </w:p>
        </w:tc>
        <w:tc>
          <w:tcPr>
            <w:tcW w:w="1134" w:type="dxa"/>
          </w:tcPr>
          <w:p w14:paraId="209BA4A6" w14:textId="2A54B1B0" w:rsidR="007C352F" w:rsidRDefault="007C352F" w:rsidP="007C352F">
            <w:pPr>
              <w:pStyle w:val="TabelleInhaltZahlen"/>
            </w:pPr>
            <w:r w:rsidRPr="00B65C79">
              <w:t>0</w:t>
            </w:r>
            <w:r>
              <w:t>.</w:t>
            </w:r>
            <w:r w:rsidRPr="00B65C79">
              <w:t>91</w:t>
            </w:r>
          </w:p>
        </w:tc>
        <w:tc>
          <w:tcPr>
            <w:tcW w:w="1134" w:type="dxa"/>
          </w:tcPr>
          <w:p w14:paraId="6632BB2E" w14:textId="1EAB01D1" w:rsidR="007C352F" w:rsidRDefault="007C352F" w:rsidP="007C352F">
            <w:pPr>
              <w:pStyle w:val="TabelleInhaltZahlen"/>
            </w:pPr>
            <w:r>
              <w:t>0</w:t>
            </w:r>
          </w:p>
        </w:tc>
        <w:tc>
          <w:tcPr>
            <w:tcW w:w="992" w:type="dxa"/>
          </w:tcPr>
          <w:p w14:paraId="2A498CB8" w14:textId="6CC5597C" w:rsidR="007C352F" w:rsidRDefault="007C352F" w:rsidP="007C352F">
            <w:pPr>
              <w:pStyle w:val="TabelleInhaltZahlen"/>
            </w:pPr>
            <w:r w:rsidRPr="00B65C79">
              <w:t>0</w:t>
            </w:r>
            <w:r>
              <w:t>.</w:t>
            </w:r>
            <w:r w:rsidRPr="00B65C79">
              <w:t>50</w:t>
            </w:r>
          </w:p>
        </w:tc>
        <w:tc>
          <w:tcPr>
            <w:tcW w:w="1134" w:type="dxa"/>
          </w:tcPr>
          <w:p w14:paraId="62A83340" w14:textId="23C33F9E" w:rsidR="007C352F" w:rsidRDefault="007C352F" w:rsidP="007C352F">
            <w:pPr>
              <w:pStyle w:val="TabelleInhaltZahlen"/>
            </w:pPr>
            <w:r w:rsidRPr="00B65C79">
              <w:t>0</w:t>
            </w:r>
            <w:r>
              <w:t>.</w:t>
            </w:r>
            <w:r w:rsidRPr="00B65C79">
              <w:t>14</w:t>
            </w:r>
          </w:p>
        </w:tc>
        <w:tc>
          <w:tcPr>
            <w:tcW w:w="1134" w:type="dxa"/>
          </w:tcPr>
          <w:p w14:paraId="69C3183B" w14:textId="1B8576BE" w:rsidR="007C352F" w:rsidRDefault="007C352F" w:rsidP="007C352F">
            <w:pPr>
              <w:pStyle w:val="TabelleInhaltZahlen"/>
            </w:pPr>
            <w:r w:rsidRPr="00B65C79">
              <w:t>0</w:t>
            </w:r>
            <w:r>
              <w:t>.</w:t>
            </w:r>
            <w:r w:rsidRPr="00B65C79">
              <w:t>25</w:t>
            </w:r>
          </w:p>
        </w:tc>
        <w:tc>
          <w:tcPr>
            <w:tcW w:w="987" w:type="dxa"/>
          </w:tcPr>
          <w:p w14:paraId="7C85848B" w14:textId="47531655" w:rsidR="007C352F" w:rsidRDefault="007C352F" w:rsidP="007C352F">
            <w:pPr>
              <w:pStyle w:val="TabelleInhaltZahlen"/>
            </w:pPr>
            <w:r w:rsidRPr="00B65C79">
              <w:t>0</w:t>
            </w:r>
            <w:r>
              <w:t>.</w:t>
            </w:r>
            <w:r w:rsidRPr="00B65C79">
              <w:t>50</w:t>
            </w:r>
          </w:p>
        </w:tc>
      </w:tr>
      <w:tr w:rsidR="00021BC0" w14:paraId="0BC7CFB1" w14:textId="77777777" w:rsidTr="00F954D0">
        <w:tc>
          <w:tcPr>
            <w:tcW w:w="846" w:type="dxa"/>
            <w:tcBorders>
              <w:right w:val="single" w:sz="4" w:space="0" w:color="auto"/>
            </w:tcBorders>
          </w:tcPr>
          <w:p w14:paraId="4EA5732F" w14:textId="6A176B49" w:rsidR="007C352F" w:rsidRDefault="007C352F" w:rsidP="007C352F">
            <w:pPr>
              <w:pStyle w:val="TabelleInhaltZahlen"/>
            </w:pPr>
            <w:r>
              <w:t>55</w:t>
            </w:r>
          </w:p>
        </w:tc>
        <w:tc>
          <w:tcPr>
            <w:tcW w:w="2273" w:type="dxa"/>
            <w:tcBorders>
              <w:left w:val="single" w:sz="4" w:space="0" w:color="auto"/>
            </w:tcBorders>
          </w:tcPr>
          <w:p w14:paraId="3C40C384" w14:textId="7EBCA4D6" w:rsidR="007C352F" w:rsidRDefault="007C352F" w:rsidP="007C352F">
            <w:pPr>
              <w:pStyle w:val="TabelleInhaltZahlen"/>
            </w:pPr>
            <w:r w:rsidRPr="00216CB9">
              <w:t>116</w:t>
            </w:r>
            <w:r>
              <w:t>.</w:t>
            </w:r>
            <w:r w:rsidRPr="00216CB9">
              <w:t>72</w:t>
            </w:r>
          </w:p>
        </w:tc>
        <w:tc>
          <w:tcPr>
            <w:tcW w:w="1134" w:type="dxa"/>
          </w:tcPr>
          <w:p w14:paraId="1B9978F2" w14:textId="4B7B46F0" w:rsidR="007C352F" w:rsidRDefault="007C352F" w:rsidP="007C352F">
            <w:pPr>
              <w:pStyle w:val="TabelleInhaltZahlen"/>
            </w:pPr>
            <w:r w:rsidRPr="00B37DD9">
              <w:t>0</w:t>
            </w:r>
            <w:r>
              <w:t>.</w:t>
            </w:r>
            <w:r w:rsidRPr="00B37DD9">
              <w:t>46</w:t>
            </w:r>
          </w:p>
        </w:tc>
        <w:tc>
          <w:tcPr>
            <w:tcW w:w="1134" w:type="dxa"/>
          </w:tcPr>
          <w:p w14:paraId="69C19528" w14:textId="3BDA5A9F" w:rsidR="007C352F" w:rsidRDefault="007C352F" w:rsidP="007C352F">
            <w:pPr>
              <w:pStyle w:val="TabelleInhaltZahlen"/>
            </w:pPr>
            <w:r w:rsidRPr="00B37DD9">
              <w:t>0</w:t>
            </w:r>
            <w:r>
              <w:t>.</w:t>
            </w:r>
            <w:r w:rsidRPr="00B37DD9">
              <w:t>44</w:t>
            </w:r>
          </w:p>
        </w:tc>
        <w:tc>
          <w:tcPr>
            <w:tcW w:w="1134" w:type="dxa"/>
          </w:tcPr>
          <w:p w14:paraId="4284170B" w14:textId="3F35E914" w:rsidR="007C352F" w:rsidRDefault="007C352F" w:rsidP="007C352F">
            <w:pPr>
              <w:pStyle w:val="TabelleInhaltZahlen"/>
            </w:pPr>
            <w:r w:rsidRPr="00B37DD9">
              <w:t>0</w:t>
            </w:r>
            <w:r>
              <w:t>.</w:t>
            </w:r>
            <w:r w:rsidRPr="00B37DD9">
              <w:t>01</w:t>
            </w:r>
          </w:p>
        </w:tc>
        <w:tc>
          <w:tcPr>
            <w:tcW w:w="1134" w:type="dxa"/>
          </w:tcPr>
          <w:p w14:paraId="6074CFF8" w14:textId="0F19C6B8" w:rsidR="007C352F" w:rsidRDefault="007C352F" w:rsidP="007C352F">
            <w:pPr>
              <w:pStyle w:val="TabelleInhaltZahlen"/>
            </w:pPr>
            <w:r w:rsidRPr="00B37DD9">
              <w:t>0</w:t>
            </w:r>
            <w:r>
              <w:t>.</w:t>
            </w:r>
            <w:r w:rsidRPr="00B37DD9">
              <w:t>25</w:t>
            </w:r>
          </w:p>
        </w:tc>
        <w:tc>
          <w:tcPr>
            <w:tcW w:w="1134" w:type="dxa"/>
          </w:tcPr>
          <w:p w14:paraId="6A161363" w14:textId="0DA8F510" w:rsidR="007C352F" w:rsidRDefault="007C352F" w:rsidP="007C352F">
            <w:pPr>
              <w:pStyle w:val="TabelleInhaltZahlen"/>
            </w:pPr>
            <w:r w:rsidRPr="00B37DD9">
              <w:t>0</w:t>
            </w:r>
            <w:r>
              <w:t>.</w:t>
            </w:r>
            <w:r w:rsidRPr="00B37DD9">
              <w:t>73</w:t>
            </w:r>
          </w:p>
        </w:tc>
        <w:tc>
          <w:tcPr>
            <w:tcW w:w="1134" w:type="dxa"/>
          </w:tcPr>
          <w:p w14:paraId="19FAC2A4" w14:textId="6E6BDF35" w:rsidR="007C352F" w:rsidRDefault="007C352F" w:rsidP="007C352F">
            <w:pPr>
              <w:pStyle w:val="TabelleInhaltZahlen"/>
            </w:pPr>
            <w:r w:rsidRPr="00B37DD9">
              <w:t>0</w:t>
            </w:r>
            <w:r>
              <w:t>.</w:t>
            </w:r>
            <w:r w:rsidRPr="00B37DD9">
              <w:t>27</w:t>
            </w:r>
          </w:p>
        </w:tc>
        <w:tc>
          <w:tcPr>
            <w:tcW w:w="992" w:type="dxa"/>
          </w:tcPr>
          <w:p w14:paraId="7C5B482A" w14:textId="440047D2" w:rsidR="007C352F" w:rsidRDefault="007C352F" w:rsidP="007C352F">
            <w:pPr>
              <w:pStyle w:val="TabelleInhaltZahlen"/>
            </w:pPr>
            <w:r w:rsidRPr="00B37DD9">
              <w:t>0</w:t>
            </w:r>
            <w:r>
              <w:t>.</w:t>
            </w:r>
            <w:r w:rsidRPr="00B37DD9">
              <w:t>75</w:t>
            </w:r>
          </w:p>
        </w:tc>
        <w:tc>
          <w:tcPr>
            <w:tcW w:w="1134" w:type="dxa"/>
          </w:tcPr>
          <w:p w14:paraId="54EC62C0" w14:textId="20A9A4C6" w:rsidR="007C352F" w:rsidRDefault="007C352F" w:rsidP="007C352F">
            <w:pPr>
              <w:pStyle w:val="TabelleInhaltZahlen"/>
            </w:pPr>
            <w:r w:rsidRPr="00B37DD9">
              <w:t>0</w:t>
            </w:r>
            <w:r>
              <w:t>.</w:t>
            </w:r>
            <w:r w:rsidRPr="00B37DD9">
              <w:t>14</w:t>
            </w:r>
          </w:p>
        </w:tc>
        <w:tc>
          <w:tcPr>
            <w:tcW w:w="1134" w:type="dxa"/>
          </w:tcPr>
          <w:p w14:paraId="0B954462" w14:textId="199BCFC5" w:rsidR="007C352F" w:rsidRDefault="007C352F" w:rsidP="007C352F">
            <w:pPr>
              <w:pStyle w:val="TabelleInhaltZahlen"/>
            </w:pPr>
            <w:r>
              <w:t>0</w:t>
            </w:r>
          </w:p>
        </w:tc>
        <w:tc>
          <w:tcPr>
            <w:tcW w:w="987" w:type="dxa"/>
          </w:tcPr>
          <w:p w14:paraId="786D14E7" w14:textId="463719D9" w:rsidR="007C352F" w:rsidRDefault="007C352F" w:rsidP="007C352F">
            <w:pPr>
              <w:pStyle w:val="TabelleInhaltZahlen"/>
            </w:pPr>
            <w:r w:rsidRPr="00B37DD9">
              <w:t>0</w:t>
            </w:r>
            <w:r>
              <w:t>.</w:t>
            </w:r>
            <w:r w:rsidRPr="00B37DD9">
              <w:t>34</w:t>
            </w:r>
          </w:p>
        </w:tc>
      </w:tr>
      <w:tr w:rsidR="00021BC0" w14:paraId="5BB901B9" w14:textId="77777777" w:rsidTr="00F954D0">
        <w:tc>
          <w:tcPr>
            <w:tcW w:w="846" w:type="dxa"/>
            <w:tcBorders>
              <w:right w:val="single" w:sz="4" w:space="0" w:color="auto"/>
            </w:tcBorders>
          </w:tcPr>
          <w:p w14:paraId="0B7770D4" w14:textId="1F7BCB3A" w:rsidR="007C352F" w:rsidRDefault="007C352F" w:rsidP="007C352F">
            <w:pPr>
              <w:pStyle w:val="TabelleInhaltZahlen"/>
            </w:pPr>
            <w:r w:rsidRPr="009179FB">
              <w:t>56</w:t>
            </w:r>
          </w:p>
        </w:tc>
        <w:tc>
          <w:tcPr>
            <w:tcW w:w="2273" w:type="dxa"/>
            <w:tcBorders>
              <w:left w:val="single" w:sz="4" w:space="0" w:color="auto"/>
            </w:tcBorders>
          </w:tcPr>
          <w:p w14:paraId="003018FC" w14:textId="2D3BF46C" w:rsidR="007C352F" w:rsidRDefault="007C352F" w:rsidP="007C352F">
            <w:pPr>
              <w:pStyle w:val="TabelleInhaltZahlen"/>
            </w:pPr>
            <w:r w:rsidRPr="00216CB9">
              <w:t>251</w:t>
            </w:r>
            <w:r>
              <w:t>.</w:t>
            </w:r>
            <w:r w:rsidRPr="00216CB9">
              <w:t>12</w:t>
            </w:r>
          </w:p>
        </w:tc>
        <w:tc>
          <w:tcPr>
            <w:tcW w:w="1134" w:type="dxa"/>
          </w:tcPr>
          <w:p w14:paraId="503B3637" w14:textId="1792DECB" w:rsidR="007C352F" w:rsidRDefault="007C352F" w:rsidP="007C352F">
            <w:pPr>
              <w:pStyle w:val="TabelleInhaltZahlen"/>
            </w:pPr>
            <w:r w:rsidRPr="00B37DD9">
              <w:t>0</w:t>
            </w:r>
            <w:r>
              <w:t>.</w:t>
            </w:r>
            <w:r w:rsidRPr="00B37DD9">
              <w:t>30</w:t>
            </w:r>
          </w:p>
        </w:tc>
        <w:tc>
          <w:tcPr>
            <w:tcW w:w="1134" w:type="dxa"/>
          </w:tcPr>
          <w:p w14:paraId="0A9BBE71" w14:textId="72A6EC57" w:rsidR="007C352F" w:rsidRDefault="007C352F" w:rsidP="007C352F">
            <w:pPr>
              <w:pStyle w:val="TabelleInhaltZahlen"/>
            </w:pPr>
            <w:r w:rsidRPr="00B37DD9">
              <w:t>0</w:t>
            </w:r>
            <w:r>
              <w:t>.</w:t>
            </w:r>
            <w:r w:rsidRPr="00B37DD9">
              <w:t>48</w:t>
            </w:r>
          </w:p>
        </w:tc>
        <w:tc>
          <w:tcPr>
            <w:tcW w:w="1134" w:type="dxa"/>
          </w:tcPr>
          <w:p w14:paraId="13E5AA7A" w14:textId="5206938A" w:rsidR="007C352F" w:rsidRDefault="007C352F" w:rsidP="007C352F">
            <w:pPr>
              <w:pStyle w:val="TabelleInhaltZahlen"/>
            </w:pPr>
            <w:r>
              <w:t>0</w:t>
            </w:r>
          </w:p>
        </w:tc>
        <w:tc>
          <w:tcPr>
            <w:tcW w:w="1134" w:type="dxa"/>
          </w:tcPr>
          <w:p w14:paraId="6CC9D15A" w14:textId="10BC8853" w:rsidR="007C352F" w:rsidRDefault="007C352F" w:rsidP="007C352F">
            <w:pPr>
              <w:pStyle w:val="TabelleInhaltZahlen"/>
            </w:pPr>
            <w:r w:rsidRPr="00B37DD9">
              <w:t>0</w:t>
            </w:r>
            <w:r>
              <w:t>.</w:t>
            </w:r>
            <w:r w:rsidRPr="00B37DD9">
              <w:t>31</w:t>
            </w:r>
          </w:p>
        </w:tc>
        <w:tc>
          <w:tcPr>
            <w:tcW w:w="1134" w:type="dxa"/>
          </w:tcPr>
          <w:p w14:paraId="56BAF58C" w14:textId="7D34B6A5" w:rsidR="007C352F" w:rsidRDefault="007C352F" w:rsidP="007C352F">
            <w:pPr>
              <w:pStyle w:val="TabelleInhaltZahlen"/>
            </w:pPr>
            <w:r w:rsidRPr="00B37DD9">
              <w:t>0</w:t>
            </w:r>
            <w:r>
              <w:t>.</w:t>
            </w:r>
            <w:r w:rsidRPr="00B37DD9">
              <w:t>57</w:t>
            </w:r>
          </w:p>
        </w:tc>
        <w:tc>
          <w:tcPr>
            <w:tcW w:w="1134" w:type="dxa"/>
          </w:tcPr>
          <w:p w14:paraId="4964B809" w14:textId="13F2F777" w:rsidR="007C352F" w:rsidRDefault="007C352F" w:rsidP="007C352F">
            <w:pPr>
              <w:pStyle w:val="TabelleInhaltZahlen"/>
            </w:pPr>
            <w:r w:rsidRPr="00B37DD9">
              <w:t>0</w:t>
            </w:r>
            <w:r>
              <w:t>.</w:t>
            </w:r>
            <w:r w:rsidRPr="00B37DD9">
              <w:t>21</w:t>
            </w:r>
          </w:p>
        </w:tc>
        <w:tc>
          <w:tcPr>
            <w:tcW w:w="992" w:type="dxa"/>
          </w:tcPr>
          <w:p w14:paraId="15714B08" w14:textId="5193DCA8" w:rsidR="007C352F" w:rsidRDefault="007C352F" w:rsidP="007C352F">
            <w:pPr>
              <w:pStyle w:val="TabelleInhaltZahlen"/>
            </w:pPr>
            <w:r w:rsidRPr="00B37DD9">
              <w:t>1</w:t>
            </w:r>
            <w:r>
              <w:t>.</w:t>
            </w:r>
            <w:r w:rsidRPr="00B37DD9">
              <w:t>00</w:t>
            </w:r>
          </w:p>
        </w:tc>
        <w:tc>
          <w:tcPr>
            <w:tcW w:w="1134" w:type="dxa"/>
          </w:tcPr>
          <w:p w14:paraId="36582396" w14:textId="78A25874" w:rsidR="007C352F" w:rsidRDefault="007C352F" w:rsidP="007C352F">
            <w:pPr>
              <w:pStyle w:val="TabelleInhaltZahlen"/>
            </w:pPr>
            <w:r w:rsidRPr="00B37DD9">
              <w:t>0</w:t>
            </w:r>
            <w:r>
              <w:t>.</w:t>
            </w:r>
            <w:r w:rsidRPr="00B37DD9">
              <w:t>29</w:t>
            </w:r>
          </w:p>
        </w:tc>
        <w:tc>
          <w:tcPr>
            <w:tcW w:w="1134" w:type="dxa"/>
          </w:tcPr>
          <w:p w14:paraId="6E59F560" w14:textId="5E6B4004" w:rsidR="007C352F" w:rsidRDefault="007C352F" w:rsidP="007C352F">
            <w:pPr>
              <w:pStyle w:val="TabelleInhaltZahlen"/>
            </w:pPr>
            <w:r>
              <w:t>0</w:t>
            </w:r>
          </w:p>
        </w:tc>
        <w:tc>
          <w:tcPr>
            <w:tcW w:w="987" w:type="dxa"/>
          </w:tcPr>
          <w:p w14:paraId="0C275372" w14:textId="2795BB0E" w:rsidR="007C352F" w:rsidRDefault="007C352F" w:rsidP="007C352F">
            <w:pPr>
              <w:pStyle w:val="TabelleInhaltZahlen"/>
            </w:pPr>
            <w:r w:rsidRPr="00B37DD9">
              <w:t>0</w:t>
            </w:r>
            <w:r>
              <w:t>.</w:t>
            </w:r>
            <w:r w:rsidRPr="00B37DD9">
              <w:t>35</w:t>
            </w:r>
          </w:p>
        </w:tc>
      </w:tr>
      <w:tr w:rsidR="00021BC0" w14:paraId="668A44D0" w14:textId="77777777" w:rsidTr="00F954D0">
        <w:tc>
          <w:tcPr>
            <w:tcW w:w="846" w:type="dxa"/>
            <w:tcBorders>
              <w:right w:val="single" w:sz="4" w:space="0" w:color="auto"/>
            </w:tcBorders>
          </w:tcPr>
          <w:p w14:paraId="6383F0B8" w14:textId="6B3045A3" w:rsidR="007C352F" w:rsidRDefault="007C352F" w:rsidP="007C352F">
            <w:pPr>
              <w:pStyle w:val="TabelleInhaltZahlen"/>
            </w:pPr>
            <w:r w:rsidRPr="009179FB">
              <w:t>57</w:t>
            </w:r>
          </w:p>
        </w:tc>
        <w:tc>
          <w:tcPr>
            <w:tcW w:w="2273" w:type="dxa"/>
            <w:tcBorders>
              <w:left w:val="single" w:sz="4" w:space="0" w:color="auto"/>
            </w:tcBorders>
          </w:tcPr>
          <w:p w14:paraId="57B6ACDE" w14:textId="49A80F9C" w:rsidR="007C352F" w:rsidRDefault="007C352F" w:rsidP="007C352F">
            <w:pPr>
              <w:pStyle w:val="TabelleInhaltZahlen"/>
            </w:pPr>
            <w:r w:rsidRPr="00216CB9">
              <w:t>31</w:t>
            </w:r>
            <w:r>
              <w:t>.</w:t>
            </w:r>
            <w:r w:rsidRPr="00216CB9">
              <w:t>16</w:t>
            </w:r>
          </w:p>
        </w:tc>
        <w:tc>
          <w:tcPr>
            <w:tcW w:w="1134" w:type="dxa"/>
          </w:tcPr>
          <w:p w14:paraId="16129B51" w14:textId="7098F002" w:rsidR="007C352F" w:rsidRDefault="007C352F" w:rsidP="007C352F">
            <w:pPr>
              <w:pStyle w:val="TabelleInhaltZahlen"/>
            </w:pPr>
            <w:r w:rsidRPr="00B37DD9">
              <w:t>0</w:t>
            </w:r>
            <w:r>
              <w:t>.</w:t>
            </w:r>
            <w:r w:rsidRPr="00B37DD9">
              <w:t>04</w:t>
            </w:r>
          </w:p>
        </w:tc>
        <w:tc>
          <w:tcPr>
            <w:tcW w:w="1134" w:type="dxa"/>
          </w:tcPr>
          <w:p w14:paraId="62DD1DA8" w14:textId="4A29E147" w:rsidR="007C352F" w:rsidRDefault="007C352F" w:rsidP="007C352F">
            <w:pPr>
              <w:pStyle w:val="TabelleInhaltZahlen"/>
            </w:pPr>
            <w:r w:rsidRPr="00B37DD9">
              <w:t>0</w:t>
            </w:r>
            <w:r>
              <w:t>.</w:t>
            </w:r>
            <w:r w:rsidRPr="00B37DD9">
              <w:t>18</w:t>
            </w:r>
          </w:p>
        </w:tc>
        <w:tc>
          <w:tcPr>
            <w:tcW w:w="1134" w:type="dxa"/>
          </w:tcPr>
          <w:p w14:paraId="57C7AED1" w14:textId="019E5219" w:rsidR="007C352F" w:rsidRDefault="007C352F" w:rsidP="007C352F">
            <w:pPr>
              <w:pStyle w:val="TabelleInhaltZahlen"/>
            </w:pPr>
            <w:r>
              <w:t>0</w:t>
            </w:r>
          </w:p>
        </w:tc>
        <w:tc>
          <w:tcPr>
            <w:tcW w:w="1134" w:type="dxa"/>
          </w:tcPr>
          <w:p w14:paraId="228A5A46" w14:textId="540A3F62" w:rsidR="007C352F" w:rsidRDefault="007C352F" w:rsidP="007C352F">
            <w:pPr>
              <w:pStyle w:val="TabelleInhaltZahlen"/>
            </w:pPr>
            <w:r w:rsidRPr="00B37DD9">
              <w:t>0</w:t>
            </w:r>
            <w:r>
              <w:t>.</w:t>
            </w:r>
            <w:r w:rsidRPr="00B37DD9">
              <w:t>07</w:t>
            </w:r>
          </w:p>
        </w:tc>
        <w:tc>
          <w:tcPr>
            <w:tcW w:w="1134" w:type="dxa"/>
          </w:tcPr>
          <w:p w14:paraId="681074A0" w14:textId="38361C3C" w:rsidR="007C352F" w:rsidRDefault="007C352F" w:rsidP="007C352F">
            <w:pPr>
              <w:pStyle w:val="TabelleInhaltZahlen"/>
            </w:pPr>
            <w:r>
              <w:t>0</w:t>
            </w:r>
          </w:p>
        </w:tc>
        <w:tc>
          <w:tcPr>
            <w:tcW w:w="1134" w:type="dxa"/>
          </w:tcPr>
          <w:p w14:paraId="50BA8BB2" w14:textId="264DA6A3" w:rsidR="007C352F" w:rsidRDefault="007C352F" w:rsidP="007C352F">
            <w:pPr>
              <w:pStyle w:val="TabelleInhaltZahlen"/>
            </w:pPr>
            <w:r>
              <w:t>0</w:t>
            </w:r>
          </w:p>
        </w:tc>
        <w:tc>
          <w:tcPr>
            <w:tcW w:w="992" w:type="dxa"/>
          </w:tcPr>
          <w:p w14:paraId="30B5FACF" w14:textId="3BA70570" w:rsidR="007C352F" w:rsidRDefault="007C352F" w:rsidP="007C352F">
            <w:pPr>
              <w:pStyle w:val="TabelleInhaltZahlen"/>
            </w:pPr>
            <w:r>
              <w:t>0</w:t>
            </w:r>
          </w:p>
        </w:tc>
        <w:tc>
          <w:tcPr>
            <w:tcW w:w="1134" w:type="dxa"/>
          </w:tcPr>
          <w:p w14:paraId="5063A6B3" w14:textId="3A2F5A71" w:rsidR="007C352F" w:rsidRDefault="007C352F" w:rsidP="007C352F">
            <w:pPr>
              <w:pStyle w:val="TabelleInhaltZahlen"/>
            </w:pPr>
            <w:r>
              <w:t>0</w:t>
            </w:r>
          </w:p>
        </w:tc>
        <w:tc>
          <w:tcPr>
            <w:tcW w:w="1134" w:type="dxa"/>
          </w:tcPr>
          <w:p w14:paraId="19FEF027" w14:textId="28DDAAB2" w:rsidR="007C352F" w:rsidRDefault="007C352F" w:rsidP="007C352F">
            <w:pPr>
              <w:pStyle w:val="TabelleInhaltZahlen"/>
            </w:pPr>
            <w:r>
              <w:t>0</w:t>
            </w:r>
          </w:p>
        </w:tc>
        <w:tc>
          <w:tcPr>
            <w:tcW w:w="987" w:type="dxa"/>
          </w:tcPr>
          <w:p w14:paraId="644FDAD0" w14:textId="57582572" w:rsidR="007C352F" w:rsidRDefault="007C352F" w:rsidP="007C352F">
            <w:pPr>
              <w:pStyle w:val="TabelleInhaltZahlen"/>
            </w:pPr>
            <w:r w:rsidRPr="00B37DD9">
              <w:t>0</w:t>
            </w:r>
            <w:r>
              <w:t>.</w:t>
            </w:r>
            <w:r w:rsidRPr="00B37DD9">
              <w:t>03</w:t>
            </w:r>
          </w:p>
        </w:tc>
      </w:tr>
      <w:tr w:rsidR="00021BC0" w14:paraId="6EA5A607" w14:textId="77777777" w:rsidTr="00F954D0">
        <w:tc>
          <w:tcPr>
            <w:tcW w:w="846" w:type="dxa"/>
            <w:tcBorders>
              <w:right w:val="single" w:sz="4" w:space="0" w:color="auto"/>
            </w:tcBorders>
          </w:tcPr>
          <w:p w14:paraId="617EC4F0" w14:textId="35EC68B0" w:rsidR="007C352F" w:rsidRDefault="007C352F" w:rsidP="007C352F">
            <w:pPr>
              <w:pStyle w:val="TabelleInhaltZahlen"/>
            </w:pPr>
            <w:r w:rsidRPr="009179FB">
              <w:t>59</w:t>
            </w:r>
          </w:p>
        </w:tc>
        <w:tc>
          <w:tcPr>
            <w:tcW w:w="2273" w:type="dxa"/>
            <w:tcBorders>
              <w:left w:val="single" w:sz="4" w:space="0" w:color="auto"/>
            </w:tcBorders>
          </w:tcPr>
          <w:p w14:paraId="5756222C" w14:textId="2C9F8520" w:rsidR="007C352F" w:rsidRDefault="007C352F" w:rsidP="007C352F">
            <w:pPr>
              <w:pStyle w:val="TabelleInhaltZahlen"/>
            </w:pPr>
            <w:r w:rsidRPr="00216CB9">
              <w:t>245</w:t>
            </w:r>
            <w:r>
              <w:t>.</w:t>
            </w:r>
            <w:r w:rsidRPr="00216CB9">
              <w:t>18</w:t>
            </w:r>
          </w:p>
        </w:tc>
        <w:tc>
          <w:tcPr>
            <w:tcW w:w="1134" w:type="dxa"/>
          </w:tcPr>
          <w:p w14:paraId="1E69DCE9" w14:textId="184806F9" w:rsidR="007C352F" w:rsidRDefault="007C352F" w:rsidP="007C352F">
            <w:pPr>
              <w:pStyle w:val="TabelleInhaltZahlen"/>
            </w:pPr>
            <w:r w:rsidRPr="005F4E90">
              <w:t>0</w:t>
            </w:r>
            <w:r>
              <w:t>.</w:t>
            </w:r>
            <w:r w:rsidRPr="005F4E90">
              <w:t>36</w:t>
            </w:r>
          </w:p>
        </w:tc>
        <w:tc>
          <w:tcPr>
            <w:tcW w:w="1134" w:type="dxa"/>
          </w:tcPr>
          <w:p w14:paraId="5E4C91D6" w14:textId="23DEC06C" w:rsidR="007C352F" w:rsidRDefault="007C352F" w:rsidP="007C352F">
            <w:pPr>
              <w:pStyle w:val="TabelleInhaltZahlen"/>
            </w:pPr>
            <w:r w:rsidRPr="005F4E90">
              <w:t>0</w:t>
            </w:r>
            <w:r>
              <w:t>.</w:t>
            </w:r>
            <w:r w:rsidRPr="005F4E90">
              <w:t>61</w:t>
            </w:r>
          </w:p>
        </w:tc>
        <w:tc>
          <w:tcPr>
            <w:tcW w:w="1134" w:type="dxa"/>
          </w:tcPr>
          <w:p w14:paraId="3A83AB9D" w14:textId="658275D9" w:rsidR="007C352F" w:rsidRDefault="007C352F" w:rsidP="007C352F">
            <w:pPr>
              <w:pStyle w:val="TabelleInhaltZahlen"/>
            </w:pPr>
            <w:r>
              <w:t>0</w:t>
            </w:r>
          </w:p>
        </w:tc>
        <w:tc>
          <w:tcPr>
            <w:tcW w:w="1134" w:type="dxa"/>
          </w:tcPr>
          <w:p w14:paraId="685B7CF3" w14:textId="144ED537" w:rsidR="007C352F" w:rsidRDefault="007C352F" w:rsidP="007C352F">
            <w:pPr>
              <w:pStyle w:val="TabelleInhaltZahlen"/>
            </w:pPr>
            <w:r w:rsidRPr="005F4E90">
              <w:t>0</w:t>
            </w:r>
            <w:r>
              <w:t>.</w:t>
            </w:r>
            <w:r w:rsidRPr="005F4E90">
              <w:t>61</w:t>
            </w:r>
          </w:p>
        </w:tc>
        <w:tc>
          <w:tcPr>
            <w:tcW w:w="1134" w:type="dxa"/>
          </w:tcPr>
          <w:p w14:paraId="5A199ADC" w14:textId="1D66E706" w:rsidR="007C352F" w:rsidRDefault="007C352F" w:rsidP="007C352F">
            <w:pPr>
              <w:pStyle w:val="TabelleInhaltZahlen"/>
            </w:pPr>
            <w:r w:rsidRPr="005F4E90">
              <w:t>0</w:t>
            </w:r>
            <w:r>
              <w:t>.</w:t>
            </w:r>
            <w:r w:rsidRPr="005F4E90">
              <w:t>85</w:t>
            </w:r>
          </w:p>
        </w:tc>
        <w:tc>
          <w:tcPr>
            <w:tcW w:w="1134" w:type="dxa"/>
          </w:tcPr>
          <w:p w14:paraId="25146772" w14:textId="5D285B6C" w:rsidR="007C352F" w:rsidRDefault="007C352F" w:rsidP="007C352F">
            <w:pPr>
              <w:pStyle w:val="TabelleInhaltZahlen"/>
            </w:pPr>
            <w:r w:rsidRPr="005F4E90">
              <w:t>0</w:t>
            </w:r>
            <w:r>
              <w:t>.</w:t>
            </w:r>
            <w:r w:rsidRPr="005F4E90">
              <w:t>18</w:t>
            </w:r>
          </w:p>
        </w:tc>
        <w:tc>
          <w:tcPr>
            <w:tcW w:w="992" w:type="dxa"/>
          </w:tcPr>
          <w:p w14:paraId="18D56B18" w14:textId="1C907762" w:rsidR="007C352F" w:rsidRDefault="007C352F" w:rsidP="007C352F">
            <w:pPr>
              <w:pStyle w:val="TabelleInhaltZahlen"/>
            </w:pPr>
            <w:r w:rsidRPr="005F4E90">
              <w:t>0</w:t>
            </w:r>
            <w:r>
              <w:t>.</w:t>
            </w:r>
            <w:r w:rsidRPr="005F4E90">
              <w:t>75</w:t>
            </w:r>
          </w:p>
        </w:tc>
        <w:tc>
          <w:tcPr>
            <w:tcW w:w="1134" w:type="dxa"/>
          </w:tcPr>
          <w:p w14:paraId="4E7A3203" w14:textId="639E2FB2" w:rsidR="007C352F" w:rsidRDefault="007C352F" w:rsidP="007C352F">
            <w:pPr>
              <w:pStyle w:val="TabelleInhaltZahlen"/>
            </w:pPr>
            <w:r w:rsidRPr="005F4E90">
              <w:t>0</w:t>
            </w:r>
            <w:r>
              <w:t>.</w:t>
            </w:r>
            <w:r w:rsidRPr="005F4E90">
              <w:t>14</w:t>
            </w:r>
          </w:p>
        </w:tc>
        <w:tc>
          <w:tcPr>
            <w:tcW w:w="1134" w:type="dxa"/>
          </w:tcPr>
          <w:p w14:paraId="40DD8311" w14:textId="0919307B" w:rsidR="007C352F" w:rsidRDefault="007C352F" w:rsidP="007C352F">
            <w:pPr>
              <w:pStyle w:val="TabelleInhaltZahlen"/>
            </w:pPr>
            <w:r>
              <w:t>0</w:t>
            </w:r>
          </w:p>
        </w:tc>
        <w:tc>
          <w:tcPr>
            <w:tcW w:w="987" w:type="dxa"/>
          </w:tcPr>
          <w:p w14:paraId="0CFA052F" w14:textId="58D440AF" w:rsidR="007C352F" w:rsidRDefault="007C352F" w:rsidP="007C352F">
            <w:pPr>
              <w:pStyle w:val="TabelleInhaltZahlen"/>
            </w:pPr>
            <w:r w:rsidRPr="005F4E90">
              <w:t>0</w:t>
            </w:r>
            <w:r>
              <w:t>.</w:t>
            </w:r>
            <w:r w:rsidRPr="005F4E90">
              <w:t>39</w:t>
            </w:r>
          </w:p>
        </w:tc>
      </w:tr>
      <w:tr w:rsidR="00021BC0" w14:paraId="077F1DDD" w14:textId="77777777" w:rsidTr="00F954D0">
        <w:tc>
          <w:tcPr>
            <w:tcW w:w="846" w:type="dxa"/>
            <w:tcBorders>
              <w:bottom w:val="single" w:sz="4" w:space="0" w:color="auto"/>
              <w:right w:val="single" w:sz="4" w:space="0" w:color="auto"/>
            </w:tcBorders>
          </w:tcPr>
          <w:p w14:paraId="63DF3F18" w14:textId="4979061F" w:rsidR="007C352F" w:rsidRDefault="007C352F" w:rsidP="007C352F">
            <w:pPr>
              <w:pStyle w:val="TabelleInhaltZahlen"/>
            </w:pPr>
            <w:r w:rsidRPr="009179FB">
              <w:t>60</w:t>
            </w:r>
          </w:p>
        </w:tc>
        <w:tc>
          <w:tcPr>
            <w:tcW w:w="2273" w:type="dxa"/>
            <w:tcBorders>
              <w:left w:val="single" w:sz="4" w:space="0" w:color="auto"/>
              <w:bottom w:val="single" w:sz="4" w:space="0" w:color="auto"/>
            </w:tcBorders>
          </w:tcPr>
          <w:p w14:paraId="068472EF" w14:textId="7B3FAA8D" w:rsidR="007C352F" w:rsidRDefault="007C352F" w:rsidP="007C352F">
            <w:pPr>
              <w:pStyle w:val="TabelleInhaltZahlen"/>
            </w:pPr>
            <w:r w:rsidRPr="00216CB9">
              <w:t>255</w:t>
            </w:r>
            <w:r>
              <w:t>.</w:t>
            </w:r>
            <w:r w:rsidRPr="00216CB9">
              <w:t>56</w:t>
            </w:r>
          </w:p>
        </w:tc>
        <w:tc>
          <w:tcPr>
            <w:tcW w:w="1134" w:type="dxa"/>
            <w:tcBorders>
              <w:bottom w:val="single" w:sz="4" w:space="0" w:color="auto"/>
            </w:tcBorders>
          </w:tcPr>
          <w:p w14:paraId="2239EDED" w14:textId="209778FD"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2369724B" w14:textId="7409B4D9" w:rsidR="007C352F" w:rsidRDefault="007C352F" w:rsidP="007C352F">
            <w:pPr>
              <w:pStyle w:val="TabelleInhaltZahlen"/>
            </w:pPr>
            <w:r w:rsidRPr="005F4E90">
              <w:t>0</w:t>
            </w:r>
            <w:r>
              <w:t>.</w:t>
            </w:r>
            <w:r w:rsidRPr="005F4E90">
              <w:t>76</w:t>
            </w:r>
          </w:p>
        </w:tc>
        <w:tc>
          <w:tcPr>
            <w:tcW w:w="1134" w:type="dxa"/>
            <w:tcBorders>
              <w:bottom w:val="single" w:sz="4" w:space="0" w:color="auto"/>
            </w:tcBorders>
          </w:tcPr>
          <w:p w14:paraId="1F526EE1" w14:textId="4B486D81" w:rsidR="007C352F" w:rsidRDefault="007C352F" w:rsidP="007C352F">
            <w:pPr>
              <w:pStyle w:val="TabelleInhaltZahlen"/>
            </w:pPr>
            <w:r w:rsidRPr="005F4E90">
              <w:t>0</w:t>
            </w:r>
            <w:r>
              <w:t>.</w:t>
            </w:r>
            <w:r w:rsidRPr="005F4E90">
              <w:t>26</w:t>
            </w:r>
          </w:p>
        </w:tc>
        <w:tc>
          <w:tcPr>
            <w:tcW w:w="1134" w:type="dxa"/>
            <w:tcBorders>
              <w:bottom w:val="single" w:sz="4" w:space="0" w:color="auto"/>
            </w:tcBorders>
          </w:tcPr>
          <w:p w14:paraId="38747A17" w14:textId="2211CC70" w:rsidR="007C352F" w:rsidRDefault="007C352F" w:rsidP="007C352F">
            <w:pPr>
              <w:pStyle w:val="TabelleInhaltZahlen"/>
            </w:pPr>
            <w:r w:rsidRPr="005F4E90">
              <w:t>0</w:t>
            </w:r>
            <w:r>
              <w:t>.</w:t>
            </w:r>
            <w:r w:rsidRPr="005F4E90">
              <w:t>58</w:t>
            </w:r>
          </w:p>
        </w:tc>
        <w:tc>
          <w:tcPr>
            <w:tcW w:w="1134" w:type="dxa"/>
            <w:tcBorders>
              <w:bottom w:val="single" w:sz="4" w:space="0" w:color="auto"/>
            </w:tcBorders>
          </w:tcPr>
          <w:p w14:paraId="5597BF5E" w14:textId="70108F09"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67E8962D" w14:textId="7552CFFA" w:rsidR="007C352F" w:rsidRDefault="007C352F" w:rsidP="007C352F">
            <w:pPr>
              <w:pStyle w:val="TabelleInhaltZahlen"/>
            </w:pPr>
            <w:r w:rsidRPr="005F4E90">
              <w:t>0</w:t>
            </w:r>
            <w:r>
              <w:t>.</w:t>
            </w:r>
            <w:r w:rsidRPr="005F4E90">
              <w:t>30</w:t>
            </w:r>
          </w:p>
        </w:tc>
        <w:tc>
          <w:tcPr>
            <w:tcW w:w="992" w:type="dxa"/>
            <w:tcBorders>
              <w:bottom w:val="single" w:sz="4" w:space="0" w:color="auto"/>
            </w:tcBorders>
          </w:tcPr>
          <w:p w14:paraId="677CA1B7" w14:textId="2C771368" w:rsidR="007C352F" w:rsidRDefault="007C352F" w:rsidP="007C352F">
            <w:pPr>
              <w:pStyle w:val="TabelleInhaltZahlen"/>
            </w:pPr>
            <w:r w:rsidRPr="005F4E90">
              <w:t>0</w:t>
            </w:r>
            <w:r>
              <w:t>.</w:t>
            </w:r>
            <w:r w:rsidRPr="005F4E90">
              <w:t>75</w:t>
            </w:r>
          </w:p>
        </w:tc>
        <w:tc>
          <w:tcPr>
            <w:tcW w:w="1134" w:type="dxa"/>
            <w:tcBorders>
              <w:bottom w:val="single" w:sz="4" w:space="0" w:color="auto"/>
            </w:tcBorders>
          </w:tcPr>
          <w:p w14:paraId="3354CFC2" w14:textId="2BBD0BD7" w:rsidR="007C352F" w:rsidRDefault="007C352F" w:rsidP="007C352F">
            <w:pPr>
              <w:pStyle w:val="TabelleInhaltZahlen"/>
            </w:pPr>
            <w:r w:rsidRPr="005F4E90">
              <w:t>0</w:t>
            </w:r>
            <w:r>
              <w:t>.</w:t>
            </w:r>
            <w:r w:rsidRPr="005F4E90">
              <w:t>29</w:t>
            </w:r>
          </w:p>
        </w:tc>
        <w:tc>
          <w:tcPr>
            <w:tcW w:w="1134" w:type="dxa"/>
            <w:tcBorders>
              <w:bottom w:val="single" w:sz="4" w:space="0" w:color="auto"/>
            </w:tcBorders>
          </w:tcPr>
          <w:p w14:paraId="57B31CFE" w14:textId="24BE5CE0" w:rsidR="007C352F" w:rsidRDefault="007C352F" w:rsidP="007C352F">
            <w:pPr>
              <w:pStyle w:val="TabelleInhaltZahlen"/>
            </w:pPr>
            <w:r>
              <w:t>0</w:t>
            </w:r>
          </w:p>
        </w:tc>
        <w:tc>
          <w:tcPr>
            <w:tcW w:w="987" w:type="dxa"/>
            <w:tcBorders>
              <w:bottom w:val="single" w:sz="4" w:space="0" w:color="auto"/>
            </w:tcBorders>
          </w:tcPr>
          <w:p w14:paraId="0D6C1C1C" w14:textId="2D203D7D" w:rsidR="007C352F" w:rsidRDefault="007C352F" w:rsidP="007C352F">
            <w:pPr>
              <w:pStyle w:val="TabelleInhaltZahlen"/>
            </w:pPr>
            <w:r w:rsidRPr="005F4E90">
              <w:t>0</w:t>
            </w:r>
            <w:r>
              <w:t>.</w:t>
            </w:r>
            <w:r w:rsidRPr="005F4E90">
              <w:t>50</w:t>
            </w:r>
          </w:p>
        </w:tc>
      </w:tr>
    </w:tbl>
    <w:p w14:paraId="18154DB2" w14:textId="4D3DE999" w:rsidR="008277B7" w:rsidRPr="008277B7" w:rsidRDefault="008277B7" w:rsidP="008277B7">
      <w:pPr>
        <w:rPr>
          <w:lang w:val="sv-SE"/>
        </w:rPr>
      </w:pPr>
    </w:p>
    <w:sectPr w:rsidR="008277B7" w:rsidRPr="008277B7"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Henriette Gercken" w:date="2023-12-04T16:04:00Z" w:initials="HG">
    <w:p w14:paraId="0AD70B06" w14:textId="2A10E68B" w:rsidR="00623418" w:rsidRDefault="00623418">
      <w:pPr>
        <w:pStyle w:val="Kommentartext"/>
      </w:pPr>
      <w:r>
        <w:rPr>
          <w:rStyle w:val="Kommentarzeichen"/>
        </w:rPr>
        <w:annotationRef/>
      </w:r>
      <w:r>
        <w:t xml:space="preserve">As in they accumulate fast? Or long term? Or fast over long time? Wouldn’t that mean they are most effective in terms of carbon accumulation? Rather then storage? Cause it seems to be quite volatile after all. </w:t>
      </w:r>
    </w:p>
  </w:comment>
  <w:comment w:id="12" w:author="Henriette Gercken" w:date="2023-12-04T16:06:00Z" w:initials="HG">
    <w:p w14:paraId="2ADA8A28" w14:textId="12733318" w:rsidR="00623418" w:rsidRDefault="00623418">
      <w:pPr>
        <w:pStyle w:val="Kommentartext"/>
      </w:pPr>
      <w:r>
        <w:rPr>
          <w:rStyle w:val="Kommentarzeichen"/>
        </w:rPr>
        <w:annotationRef/>
      </w:r>
      <w:r>
        <w:t xml:space="preserve">Forest biomass in trees? Soil? </w:t>
      </w:r>
      <w:proofErr w:type="spellStart"/>
      <w:r>
        <w:t>Perannual</w:t>
      </w:r>
      <w:proofErr w:type="spellEnd"/>
      <w:r>
        <w:t xml:space="preserve"> plants? All together? </w:t>
      </w:r>
    </w:p>
  </w:comment>
  <w:comment w:id="14" w:author="Henriette Gercken" w:date="2023-12-04T16:27:00Z" w:initials="HG">
    <w:p w14:paraId="14EA0C9D" w14:textId="2848FF57" w:rsidR="00C05B54" w:rsidRDefault="00C05B54">
      <w:pPr>
        <w:pStyle w:val="Kommentartext"/>
      </w:pPr>
      <w:r>
        <w:rPr>
          <w:rStyle w:val="Kommentarzeichen"/>
        </w:rPr>
        <w:annotationRef/>
      </w:r>
      <w:r>
        <w:t>You´re missing a reference here</w:t>
      </w:r>
    </w:p>
  </w:comment>
  <w:comment w:id="19" w:author="Jonas Sitte" w:date="2023-11-29T11:14:00Z" w:initials="JS">
    <w:p w14:paraId="5A8BA6DA" w14:textId="77777777" w:rsidR="00F116B7" w:rsidRDefault="00F116B7" w:rsidP="004F7A35">
      <w:pPr>
        <w:pStyle w:val="Kommentartext"/>
        <w:jc w:val="left"/>
      </w:pPr>
      <w:r>
        <w:rPr>
          <w:rStyle w:val="Kommentarzeichen"/>
        </w:rPr>
        <w:annotationRef/>
      </w:r>
      <w:r w:rsidRPr="00623418">
        <w:t xml:space="preserve">Pinus sylvestris is the main tree species and even occurs without P. </w:t>
      </w:r>
      <w:proofErr w:type="spellStart"/>
      <w:r w:rsidRPr="00623418">
        <w:t>mugo</w:t>
      </w:r>
      <w:proofErr w:type="spellEnd"/>
      <w:r w:rsidRPr="00623418">
        <w:t xml:space="preserve"> on plots that have been categorized as mountain pine </w:t>
      </w:r>
    </w:p>
  </w:comment>
  <w:comment w:id="40" w:author="Henriette Gercken" w:date="2023-12-04T16:34:00Z" w:initials="HG">
    <w:p w14:paraId="0BEE0F29" w14:textId="2429FA0E" w:rsidR="00C05B54" w:rsidRDefault="00C05B54">
      <w:pPr>
        <w:pStyle w:val="Kommentartext"/>
      </w:pPr>
      <w:r>
        <w:rPr>
          <w:rStyle w:val="Kommentarzeichen"/>
        </w:rPr>
        <w:annotationRef/>
      </w:r>
      <w:r>
        <w:t xml:space="preserve">I think biomass stock or storage would be a more suitable term as volume typically refers to the wood volume (m3) stored in the forest. With the term </w:t>
      </w:r>
      <w:proofErr w:type="spellStart"/>
      <w:r>
        <w:t>bioMASS</w:t>
      </w:r>
      <w:proofErr w:type="spellEnd"/>
      <w:r>
        <w:t xml:space="preserve"> you already introduce another unit</w:t>
      </w:r>
    </w:p>
  </w:comment>
  <w:comment w:id="49" w:author="Henriette Gercken" w:date="2023-12-05T09:16:00Z" w:initials="HG">
    <w:p w14:paraId="297695C0" w14:textId="434C8F2A" w:rsidR="00D860CF" w:rsidRDefault="00D860CF">
      <w:pPr>
        <w:pStyle w:val="Kommentartext"/>
      </w:pPr>
      <w:r>
        <w:rPr>
          <w:rStyle w:val="Kommentarzeichen"/>
        </w:rPr>
        <w:annotationRef/>
      </w:r>
      <w:proofErr w:type="gramStart"/>
      <w:r>
        <w:t>So</w:t>
      </w:r>
      <w:proofErr w:type="gramEnd"/>
      <w:r>
        <w:t xml:space="preserve"> you did not use </w:t>
      </w:r>
      <w:proofErr w:type="spellStart"/>
      <w:r>
        <w:t>TapeS</w:t>
      </w:r>
      <w:proofErr w:type="spellEnd"/>
      <w:r>
        <w:t xml:space="preserve"> eventually? Or you did but you wrote down the wrong functions here?</w:t>
      </w:r>
    </w:p>
  </w:comment>
  <w:comment w:id="66" w:author="Henriette Gercken" w:date="2023-12-05T07:52:00Z" w:initials="HG">
    <w:p w14:paraId="4570A2AB" w14:textId="083A4A94" w:rsidR="00245B69" w:rsidRDefault="00245B69">
      <w:pPr>
        <w:pStyle w:val="Kommentartext"/>
      </w:pPr>
      <w:r>
        <w:rPr>
          <w:rStyle w:val="Kommentarzeichen"/>
        </w:rPr>
        <w:annotationRef/>
      </w:r>
      <w:r>
        <w:t>Why?</w:t>
      </w:r>
    </w:p>
  </w:comment>
  <w:comment w:id="70" w:author="Henriette Gercken" w:date="2023-12-04T16:58:00Z" w:initials="HG">
    <w:p w14:paraId="635C3C19" w14:textId="373F384E" w:rsidR="006F584C" w:rsidRDefault="006F584C">
      <w:pPr>
        <w:pStyle w:val="Kommentartext"/>
      </w:pPr>
      <w:r>
        <w:rPr>
          <w:rStyle w:val="Kommentarzeichen"/>
        </w:rPr>
        <w:annotationRef/>
      </w:r>
      <w:proofErr w:type="gramStart"/>
      <w:r>
        <w:t>So</w:t>
      </w:r>
      <w:proofErr w:type="gramEnd"/>
      <w:r>
        <w:t xml:space="preserve"> you check for the effect of the species first and then for the effect of species and hydrology or species and peatland type? Why do you always keep the species? </w:t>
      </w:r>
    </w:p>
  </w:comment>
  <w:comment w:id="72" w:author="Henriette Gercken" w:date="2023-12-04T17:02:00Z" w:initials="HG">
    <w:p w14:paraId="3A35D030" w14:textId="66D9E0F2" w:rsidR="00751D1D" w:rsidRDefault="00751D1D">
      <w:pPr>
        <w:pStyle w:val="Kommentartext"/>
      </w:pPr>
      <w:r>
        <w:rPr>
          <w:rStyle w:val="Kommentarzeichen"/>
        </w:rPr>
        <w:annotationRef/>
      </w:r>
      <w:r>
        <w:t xml:space="preserve">Is that the actual </w:t>
      </w:r>
      <w:proofErr w:type="spellStart"/>
      <w:r>
        <w:t>standart</w:t>
      </w:r>
      <w:proofErr w:type="spellEnd"/>
      <w:r>
        <w:t xml:space="preserve"> deviation? Cause that´s a variation of like 100%?!</w:t>
      </w:r>
    </w:p>
  </w:comment>
  <w:comment w:id="82" w:author="Henriette Gercken" w:date="2023-12-05T07:49:00Z" w:initials="HG">
    <w:p w14:paraId="60789AEB" w14:textId="5367713E" w:rsidR="00245B69" w:rsidRDefault="00245B69">
      <w:pPr>
        <w:pStyle w:val="Kommentartext"/>
      </w:pPr>
      <w:r>
        <w:rPr>
          <w:rStyle w:val="Kommentarzeichen"/>
        </w:rPr>
        <w:annotationRef/>
      </w:r>
      <w:r>
        <w:t xml:space="preserve">Did you actually calculate the volume or does this refer to the </w:t>
      </w:r>
      <w:proofErr w:type="gramStart"/>
      <w:r>
        <w:t>biomass.</w:t>
      </w:r>
      <w:proofErr w:type="gramEnd"/>
      <w:r>
        <w:t xml:space="preserve"> If you calculated the volume it´s not mentioned in the methods</w:t>
      </w:r>
    </w:p>
  </w:comment>
  <w:comment w:id="83" w:author="Henriette Gercken" w:date="2023-12-05T07:50:00Z" w:initials="HG">
    <w:p w14:paraId="7EB834E2" w14:textId="26763A8F" w:rsidR="00245B69" w:rsidRDefault="00245B69">
      <w:pPr>
        <w:pStyle w:val="Kommentartext"/>
      </w:pPr>
      <w:r>
        <w:rPr>
          <w:rStyle w:val="Kommentarzeichen"/>
        </w:rPr>
        <w:annotationRef/>
      </w:r>
      <w:r>
        <w:t>Did you calculate deadwood volume or biomass? The you´ll have to mention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0B06" w15:done="0"/>
  <w15:commentEx w15:paraId="2ADA8A28" w15:done="0"/>
  <w15:commentEx w15:paraId="14EA0C9D" w15:done="0"/>
  <w15:commentEx w15:paraId="5A8BA6DA" w15:done="0"/>
  <w15:commentEx w15:paraId="0BEE0F29" w15:done="0"/>
  <w15:commentEx w15:paraId="297695C0" w15:done="0"/>
  <w15:commentEx w15:paraId="4570A2AB" w15:done="0"/>
  <w15:commentEx w15:paraId="635C3C19" w15:done="0"/>
  <w15:commentEx w15:paraId="3A35D030" w15:done="0"/>
  <w15:commentEx w15:paraId="60789AEB" w15:done="0"/>
  <w15:commentEx w15:paraId="7EB834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7716" w16cex:dateUtc="2023-12-04T15:04:00Z"/>
  <w16cex:commentExtensible w16cex:durableId="2918777E" w16cex:dateUtc="2023-12-04T15:06:00Z"/>
  <w16cex:commentExtensible w16cex:durableId="29187C5D" w16cex:dateUtc="2023-12-04T15:27:00Z"/>
  <w16cex:commentExtensible w16cex:durableId="0CD01335" w16cex:dateUtc="2023-11-29T10:14:00Z"/>
  <w16cex:commentExtensible w16cex:durableId="29187E0E" w16cex:dateUtc="2023-12-04T15:34:00Z"/>
  <w16cex:commentExtensible w16cex:durableId="2919690B" w16cex:dateUtc="2023-12-05T08:16:00Z"/>
  <w16cex:commentExtensible w16cex:durableId="29195542" w16cex:dateUtc="2023-12-05T06:52:00Z"/>
  <w16cex:commentExtensible w16cex:durableId="291883B8" w16cex:dateUtc="2023-12-04T15:58:00Z"/>
  <w16cex:commentExtensible w16cex:durableId="29188496" w16cex:dateUtc="2023-12-04T16:02:00Z"/>
  <w16cex:commentExtensible w16cex:durableId="29195480" w16cex:dateUtc="2023-12-05T06:49:00Z"/>
  <w16cex:commentExtensible w16cex:durableId="291954D2" w16cex:dateUtc="2023-12-05T0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0B06" w16cid:durableId="29187716"/>
  <w16cid:commentId w16cid:paraId="2ADA8A28" w16cid:durableId="2918777E"/>
  <w16cid:commentId w16cid:paraId="14EA0C9D" w16cid:durableId="29187C5D"/>
  <w16cid:commentId w16cid:paraId="5A8BA6DA" w16cid:durableId="0CD01335"/>
  <w16cid:commentId w16cid:paraId="0BEE0F29" w16cid:durableId="29187E0E"/>
  <w16cid:commentId w16cid:paraId="297695C0" w16cid:durableId="2919690B"/>
  <w16cid:commentId w16cid:paraId="4570A2AB" w16cid:durableId="29195542"/>
  <w16cid:commentId w16cid:paraId="635C3C19" w16cid:durableId="291883B8"/>
  <w16cid:commentId w16cid:paraId="3A35D030" w16cid:durableId="29188496"/>
  <w16cid:commentId w16cid:paraId="60789AEB" w16cid:durableId="29195480"/>
  <w16cid:commentId w16cid:paraId="7EB834E2" w16cid:durableId="291954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A008D" w14:textId="77777777" w:rsidR="00EB54D1" w:rsidRPr="009179FB" w:rsidRDefault="00EB54D1" w:rsidP="002772BE">
      <w:pPr>
        <w:spacing w:after="0" w:line="240" w:lineRule="auto"/>
      </w:pPr>
      <w:r w:rsidRPr="009179FB">
        <w:separator/>
      </w:r>
    </w:p>
  </w:endnote>
  <w:endnote w:type="continuationSeparator" w:id="0">
    <w:p w14:paraId="39C1BB70" w14:textId="77777777" w:rsidR="00EB54D1" w:rsidRPr="009179FB" w:rsidRDefault="00EB54D1" w:rsidP="002772BE">
      <w:pPr>
        <w:spacing w:after="0" w:line="240" w:lineRule="auto"/>
      </w:pPr>
      <w:r w:rsidRPr="009179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6AAE0" w14:textId="77777777" w:rsidR="00EB54D1" w:rsidRPr="009179FB" w:rsidRDefault="00EB54D1" w:rsidP="002772BE">
      <w:pPr>
        <w:spacing w:after="0" w:line="240" w:lineRule="auto"/>
      </w:pPr>
      <w:r w:rsidRPr="009179FB">
        <w:separator/>
      </w:r>
    </w:p>
  </w:footnote>
  <w:footnote w:type="continuationSeparator" w:id="0">
    <w:p w14:paraId="2CD04A8A" w14:textId="77777777" w:rsidR="00EB54D1" w:rsidRPr="009179FB" w:rsidRDefault="00EB54D1" w:rsidP="002772BE">
      <w:pPr>
        <w:spacing w:after="0" w:line="240" w:lineRule="auto"/>
      </w:pPr>
      <w:r w:rsidRPr="009179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10BE" w14:textId="77777777" w:rsidR="00C730B6" w:rsidRPr="009179FB" w:rsidRDefault="00C730B6">
    <w:pPr>
      <w:pStyle w:val="Kopfzeile"/>
    </w:pPr>
    <w:r w:rsidRPr="009179FB">
      <w:rPr>
        <w:noProof/>
      </w:rPr>
      <mc:AlternateContent>
        <mc:Choice Requires="wps">
          <w:drawing>
            <wp:anchor distT="0" distB="0" distL="114300" distR="114300" simplePos="0" relativeHeight="251687936" behindDoc="0" locked="0" layoutInCell="0" allowOverlap="1" wp14:anchorId="4DD6482D" wp14:editId="309BC9A1">
              <wp:simplePos x="0" y="0"/>
              <wp:positionH relativeFrom="margin">
                <wp:align>left</wp:align>
              </wp:positionH>
              <wp:positionV relativeFrom="topMargin">
                <wp:align>center</wp:align>
              </wp:positionV>
              <wp:extent cx="5760720" cy="186055"/>
              <wp:effectExtent l="0" t="0" r="0" b="0"/>
              <wp:wrapNone/>
              <wp:docPr id="1"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60140FDD" w14:textId="5D2615AF"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D6482D" id="_x0000_t202" coordsize="21600,21600" o:spt="202" path="m,l,21600r21600,l21600,xe">
              <v:stroke joinstyle="miter"/>
              <v:path gradientshapeok="t" o:connecttype="rect"/>
            </v:shapetype>
            <v:shape id="Textfeld 218" o:spid="_x0000_s1026" type="#_x0000_t202" style="position:absolute;left:0;text-align:left;margin-left:0;margin-top:0;width:453.6pt;height:14.65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" o:allowincell="f" filled="f" stroked="f">
              <v:textbox style="mso-fit-shape-to-text:t" inset=",0,,0">
                <w:txbxContent>
                  <w:p w14:paraId="60140FDD" w14:textId="5D2615AF"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6912" behindDoc="0" locked="0" layoutInCell="0" allowOverlap="1" wp14:anchorId="6392F2D0" wp14:editId="177A00CA">
              <wp:simplePos x="0" y="0"/>
              <wp:positionH relativeFrom="page">
                <wp:align>left</wp:align>
              </wp:positionH>
              <wp:positionV relativeFrom="topMargin">
                <wp:align>center</wp:align>
              </wp:positionV>
              <wp:extent cx="899795" cy="186055"/>
              <wp:effectExtent l="0" t="0" r="0" b="0"/>
              <wp:wrapNone/>
              <wp:docPr id="2"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392F2D0" id="Textfeld 219" o:spid="_x0000_s1027" type="#_x0000_t202" style="position:absolute;left:0;text-align:left;margin-left:0;margin-top:0;width:70.85pt;height:14.65pt;z-index:2516869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" o:allowincell="f" fillcolor="#a8d08d [1945]" stroked="f">
              <v:textbox style="mso-fit-shape-to-text:t" inset=",0,,0">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D1F" w14:textId="77777777" w:rsidR="00084B9B" w:rsidRPr="009179FB" w:rsidRDefault="00084B9B">
    <w:pPr>
      <w:pStyle w:val="Kopfzeile"/>
    </w:pPr>
    <w:r w:rsidRPr="009179FB">
      <w:rPr>
        <w:noProof/>
      </w:rPr>
      <mc:AlternateContent>
        <mc:Choice Requires="wps">
          <w:drawing>
            <wp:anchor distT="0" distB="0" distL="114300" distR="114300" simplePos="0" relativeHeight="251681792" behindDoc="0" locked="0" layoutInCell="0" allowOverlap="1" wp14:anchorId="04802107" wp14:editId="427FB6F3">
              <wp:simplePos x="0" y="0"/>
              <wp:positionH relativeFrom="margin">
                <wp:align>left</wp:align>
              </wp:positionH>
              <wp:positionV relativeFrom="topMargin">
                <wp:align>center</wp:align>
              </wp:positionV>
              <wp:extent cx="5943600" cy="173736"/>
              <wp:effectExtent l="0" t="0" r="0" b="4445"/>
              <wp:wrapNone/>
              <wp:docPr id="193" name="Textfeld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52AB" w14:textId="36F46169"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802107" id="_x0000_t202" coordsize="21600,21600" o:spt="202" path="m,l,21600r21600,l21600,xe">
              <v:stroke joinstyle="miter"/>
              <v:path gradientshapeok="t" o:connecttype="rect"/>
            </v:shapetype>
            <v:shape id="Textfeld 193" o:spid="_x0000_s1028"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O9AEAAMs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" o:allowincell="f" filled="f" stroked="f">
              <v:textbox style="mso-fit-shape-to-text:t" inset=",0,,0">
                <w:txbxContent>
                  <w:p w14:paraId="3E9152AB" w14:textId="36F46169"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245B69">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0768" behindDoc="0" locked="0" layoutInCell="0" allowOverlap="1" wp14:anchorId="389A64F7" wp14:editId="162025A9">
              <wp:simplePos x="0" y="0"/>
              <wp:positionH relativeFrom="page">
                <wp:align>right</wp:align>
              </wp:positionH>
              <wp:positionV relativeFrom="topMargin">
                <wp:align>center</wp:align>
              </wp:positionV>
              <wp:extent cx="911860" cy="170815"/>
              <wp:effectExtent l="0" t="0" r="0" b="635"/>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89A64F7" id="Textfeld 194" o:spid="_x0000_s1029"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AD9E" w14:textId="77777777" w:rsidR="00C730B6" w:rsidRPr="009179FB" w:rsidRDefault="00C730B6">
    <w:pPr>
      <w:pStyle w:val="Kopfzeile"/>
    </w:pPr>
    <w:r w:rsidRPr="009179FB">
      <w:rPr>
        <w:noProof/>
      </w:rPr>
      <mc:AlternateContent>
        <mc:Choice Requires="wps">
          <w:drawing>
            <wp:anchor distT="0" distB="0" distL="114300" distR="114300" simplePos="0" relativeHeight="251691008" behindDoc="0" locked="0" layoutInCell="0" allowOverlap="1" wp14:anchorId="28878029" wp14:editId="714C5EBD">
              <wp:simplePos x="0" y="0"/>
              <wp:positionH relativeFrom="margin">
                <wp:align>left</wp:align>
              </wp:positionH>
              <wp:positionV relativeFrom="topMargin">
                <wp:align>center</wp:align>
              </wp:positionV>
              <wp:extent cx="5760720" cy="186055"/>
              <wp:effectExtent l="0" t="0" r="0" b="0"/>
              <wp:wrapNone/>
              <wp:docPr id="5"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348A79B6" w14:textId="6623E0C7"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FC6AFC">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878029" id="_x0000_t202" coordsize="21600,21600" o:spt="202" path="m,l,21600r21600,l21600,xe">
              <v:stroke joinstyle="miter"/>
              <v:path gradientshapeok="t" o:connecttype="rect"/>
            </v:shapetype>
            <v:shape id="_x0000_s1030" type="#_x0000_t202" style="position:absolute;left:0;text-align:left;margin-left:0;margin-top:0;width:453.6pt;height:14.6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AGJeTX9AEAAMkDAAAOAAAAAAAAAAAAAAAAAC4CAABkcnMv&#10;ZTJvRG9jLnhtbFBLAQItABQABgAIAAAAIQD6B9pH3AAAAAQBAAAPAAAAAAAAAAAAAAAAAE4EAABk&#10;cnMvZG93bnJldi54bWxQSwUGAAAAAAQABADzAAAAVwUAAAAA&#10;" o:allowincell="f" filled="f" stroked="f">
              <v:textbox style="mso-fit-shape-to-text:t" inset=",0,,0">
                <w:txbxContent>
                  <w:p w14:paraId="348A79B6" w14:textId="6623E0C7"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FC6AFC">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9984" behindDoc="0" locked="0" layoutInCell="0" allowOverlap="1" wp14:anchorId="19DB5B32" wp14:editId="0F463B40">
              <wp:simplePos x="0" y="0"/>
              <wp:positionH relativeFrom="page">
                <wp:align>left</wp:align>
              </wp:positionH>
              <wp:positionV relativeFrom="topMargin">
                <wp:align>center</wp:align>
              </wp:positionV>
              <wp:extent cx="899795" cy="186055"/>
              <wp:effectExtent l="0" t="0" r="0" b="0"/>
              <wp:wrapNone/>
              <wp:docPr id="6"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19DB5B32" id="_x0000_s1031" type="#_x0000_t202" style="position:absolute;left:0;text-align:left;margin-left:0;margin-top:0;width:70.85pt;height:14.6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e7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PLUXJdtDdSbREAZT0iOiTQP4m7OODFly/+soUHFmPlkSfjWdzaKDU0AbfJ7dj1lhJUGUXAbk&#10;bAi2YfD70aE+NMQxDvmOxrTTScKnei6Fk91So5enEf38PE5/PT3gzR8A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HrOt7s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25AF" w14:textId="5397BD15" w:rsidR="00F421CF" w:rsidRPr="009179FB" w:rsidRDefault="00441C61">
    <w:pPr>
      <w:pStyle w:val="Kopfzeile"/>
    </w:pPr>
    <w:r w:rsidRPr="009179FB">
      <w:rPr>
        <w:noProof/>
      </w:rPr>
      <mc:AlternateContent>
        <mc:Choice Requires="wps">
          <w:drawing>
            <wp:anchor distT="0" distB="0" distL="114300" distR="114300" simplePos="0" relativeHeight="251675648" behindDoc="0" locked="0" layoutInCell="0" allowOverlap="1" wp14:anchorId="34E2D858" wp14:editId="267E3A85">
              <wp:simplePos x="0" y="0"/>
              <wp:positionH relativeFrom="margin">
                <wp:align>left</wp:align>
              </wp:positionH>
              <wp:positionV relativeFrom="topMargin">
                <wp:align>center</wp:align>
              </wp:positionV>
              <wp:extent cx="5760720" cy="186055"/>
              <wp:effectExtent l="0" t="0" r="0" b="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40DD900" w14:textId="12FA7DBA"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FC6AFC">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E2D858" id="_x0000_t202" coordsize="21600,21600" o:spt="202" path="m,l,21600r21600,l21600,xe">
              <v:stroke joinstyle="miter"/>
              <v:path gradientshapeok="t" o:connecttype="rect"/>
            </v:shapetype>
            <v:shape id="Textfeld 220" o:spid="_x0000_s1032" type="#_x0000_t202" style="position:absolute;left:0;text-align:left;margin-left:0;margin-top:0;width:453.6pt;height:14.65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D1IGAt9AEAAMsDAAAOAAAAAAAAAAAAAAAAAC4CAABkcnMv&#10;ZTJvRG9jLnhtbFBLAQItABQABgAIAAAAIQD6B9pH3AAAAAQBAAAPAAAAAAAAAAAAAAAAAE4EAABk&#10;cnMvZG93bnJldi54bWxQSwUGAAAAAAQABADzAAAAVwUAAAAA&#10;" o:allowincell="f" filled="f" stroked="f">
              <v:textbox style="mso-fit-shape-to-text:t" inset=",0,,0">
                <w:txbxContent>
                  <w:p w14:paraId="740DD900" w14:textId="12FA7DBA"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FC6AFC">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74624" behindDoc="0" locked="0" layoutInCell="0" allowOverlap="1" wp14:anchorId="6E3DEAB8" wp14:editId="1E6A085A">
              <wp:simplePos x="0" y="0"/>
              <wp:positionH relativeFrom="page">
                <wp:align>right</wp:align>
              </wp:positionH>
              <wp:positionV relativeFrom="topMargin">
                <wp:align>center</wp:align>
              </wp:positionV>
              <wp:extent cx="896620" cy="186055"/>
              <wp:effectExtent l="0" t="0" r="0" b="0"/>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6E3DEAB8" id="Textfeld 221" o:spid="_x0000_s1033" type="#_x0000_t202" style="position:absolute;left:0;text-align:left;margin-left:19.4pt;margin-top:0;width:70.6pt;height:14.6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" o:allowincell="f" fillcolor="#a8d08d [1945]" stroked="f">
              <v:textbox style="mso-fit-shape-to-text:t" inset=",0,,0">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C6E8" w14:textId="16429388" w:rsidR="001356C1" w:rsidRPr="009179FB" w:rsidRDefault="000A3F19">
    <w:pPr>
      <w:pStyle w:val="Kopfzeile"/>
    </w:pPr>
    <w:r w:rsidRPr="009179FB">
      <w:rPr>
        <w:noProof/>
      </w:rPr>
      <mc:AlternateContent>
        <mc:Choice Requires="wps">
          <w:drawing>
            <wp:anchor distT="0" distB="0" distL="114300" distR="114300" simplePos="0" relativeHeight="251702272" behindDoc="0" locked="0" layoutInCell="0" allowOverlap="1" wp14:anchorId="132292D0" wp14:editId="3EC3839A">
              <wp:simplePos x="0" y="0"/>
              <wp:positionH relativeFrom="margin">
                <wp:posOffset>4445</wp:posOffset>
              </wp:positionH>
              <wp:positionV relativeFrom="topMargin">
                <wp:posOffset>353695</wp:posOffset>
              </wp:positionV>
              <wp:extent cx="5760720" cy="186055"/>
              <wp:effectExtent l="0" t="0" r="0" b="0"/>
              <wp:wrapNone/>
              <wp:docPr id="114196126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06538D9" w14:textId="338BEDD8" w:rsidR="000A3F19" w:rsidRPr="009179FB" w:rsidRDefault="00CD4E55" w:rsidP="000A3F19">
                          <w:pPr>
                            <w:spacing w:after="0" w:line="240" w:lineRule="auto"/>
                            <w:jc w:val="left"/>
                          </w:pPr>
                          <w:fldSimple w:instr=" STYLEREF  Verzeichnisse  \* MERGEFORMAT ">
                            <w:r w:rsidR="00FC6AFC">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2292D0" id="_x0000_t202" coordsize="21600,21600" o:spt="202" path="m,l,21600r21600,l21600,xe">
              <v:stroke joinstyle="miter"/>
              <v:path gradientshapeok="t" o:connecttype="rect"/>
            </v:shapetype>
            <v:shape id="_x0000_s1034" type="#_x0000_t202" style="position:absolute;left:0;text-align:left;margin-left:.35pt;margin-top:27.85pt;width:453.6pt;height:14.65pt;z-index:25170227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" o:allowincell="f" filled="f" stroked="f">
              <v:textbox style="mso-fit-shape-to-text:t" inset=",0,,0">
                <w:txbxContent>
                  <w:p w14:paraId="106538D9" w14:textId="338BEDD8" w:rsidR="000A3F19" w:rsidRPr="009179FB" w:rsidRDefault="00CD4E55" w:rsidP="000A3F19">
                    <w:pPr>
                      <w:spacing w:after="0" w:line="240" w:lineRule="auto"/>
                      <w:jc w:val="left"/>
                    </w:pPr>
                    <w:fldSimple w:instr=" STYLEREF  Verzeichnisse  \* MERGEFORMAT ">
                      <w:r w:rsidR="00FC6AFC">
                        <w:rPr>
                          <w:noProof/>
                        </w:rPr>
                        <w:t>Figures</w:t>
                      </w:r>
                    </w:fldSimple>
                  </w:p>
                </w:txbxContent>
              </v:textbox>
              <w10:wrap anchorx="margin" anchory="margin"/>
            </v:shape>
          </w:pict>
        </mc:Fallback>
      </mc:AlternateContent>
    </w:r>
    <w:r w:rsidR="00441C61" w:rsidRPr="009179FB">
      <w:rPr>
        <w:noProof/>
      </w:rPr>
      <mc:AlternateContent>
        <mc:Choice Requires="wps">
          <w:drawing>
            <wp:anchor distT="0" distB="0" distL="114300" distR="114300" simplePos="0" relativeHeight="251668480" behindDoc="0" locked="0" layoutInCell="0" allowOverlap="1" wp14:anchorId="6C2D3DBA" wp14:editId="76E34B25">
              <wp:simplePos x="0" y="0"/>
              <wp:positionH relativeFrom="page">
                <wp:align>left</wp:align>
              </wp:positionH>
              <wp:positionV relativeFrom="topMargin">
                <wp:align>center</wp:align>
              </wp:positionV>
              <wp:extent cx="899795" cy="186055"/>
              <wp:effectExtent l="0" t="0" r="0" b="0"/>
              <wp:wrapNone/>
              <wp:docPr id="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C2D3DBA" id="Textfeld 15" o:spid="_x0000_s1035" type="#_x0000_t202" style="position:absolute;left:0;text-align:left;margin-left:0;margin-top:0;width:70.85pt;height:14.6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ru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fBV5omR7qM4kGsJgSnpEtGkAf3PWkSFL7n8dBSrOzCdLwq+ms1l0cApog8+z+zErrCSIksuA&#10;nA3BNgx+PzrUh4Y4xiHf0Zh2Okn4VM+lcLJbavTyNKKfn8fpr6cHvPkD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d7iu4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8D97" w14:textId="77777777" w:rsidR="000A3F19" w:rsidRPr="009179FB" w:rsidRDefault="000A3F19">
    <w:pPr>
      <w:pStyle w:val="Kopfzeile"/>
    </w:pPr>
    <w:r w:rsidRPr="009179FB">
      <w:rPr>
        <w:noProof/>
      </w:rPr>
      <mc:AlternateContent>
        <mc:Choice Requires="wps">
          <w:drawing>
            <wp:anchor distT="0" distB="0" distL="114300" distR="114300" simplePos="0" relativeHeight="251700224" behindDoc="0" locked="0" layoutInCell="0" allowOverlap="1" wp14:anchorId="7F89DB2E" wp14:editId="66AA6154">
              <wp:simplePos x="0" y="0"/>
              <wp:positionH relativeFrom="margin">
                <wp:align>left</wp:align>
              </wp:positionH>
              <wp:positionV relativeFrom="topMargin">
                <wp:align>center</wp:align>
              </wp:positionV>
              <wp:extent cx="5760720" cy="186055"/>
              <wp:effectExtent l="0" t="0" r="0" b="0"/>
              <wp:wrapNone/>
              <wp:docPr id="124567108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A82E77D" w14:textId="6387F2BF" w:rsidR="000A3F19" w:rsidRPr="009179FB" w:rsidRDefault="00CD4E55">
                          <w:pPr>
                            <w:spacing w:after="0" w:line="240" w:lineRule="auto"/>
                            <w:jc w:val="right"/>
                          </w:pPr>
                          <w:fldSimple w:instr=" STYLEREF  Verzeichnisse  \* MERGEFORMAT ">
                            <w:r w:rsidR="00FC6AFC">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89DB2E" id="_x0000_t202" coordsize="21600,21600" o:spt="202" path="m,l,21600r21600,l21600,xe">
              <v:stroke joinstyle="miter"/>
              <v:path gradientshapeok="t" o:connecttype="rect"/>
            </v:shapetype>
            <v:shape id="_x0000_s1036" type="#_x0000_t202" style="position:absolute;left:0;text-align:left;margin-left:0;margin-top:0;width:453.6pt;height:14.6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" o:allowincell="f" filled="f" stroked="f">
              <v:textbox style="mso-fit-shape-to-text:t" inset=",0,,0">
                <w:txbxContent>
                  <w:p w14:paraId="1A82E77D" w14:textId="6387F2BF" w:rsidR="000A3F19" w:rsidRPr="009179FB" w:rsidRDefault="00CD4E55">
                    <w:pPr>
                      <w:spacing w:after="0" w:line="240" w:lineRule="auto"/>
                      <w:jc w:val="right"/>
                    </w:pPr>
                    <w:fldSimple w:instr=" STYLEREF  Verzeichnisse  \* MERGEFORMAT ">
                      <w:r w:rsidR="00FC6AFC">
                        <w:rPr>
                          <w:noProof/>
                        </w:rPr>
                        <w:t>Figures</w:t>
                      </w:r>
                    </w:fldSimple>
                  </w:p>
                </w:txbxContent>
              </v:textbox>
              <w10:wrap anchorx="margin" anchory="margin"/>
            </v:shape>
          </w:pict>
        </mc:Fallback>
      </mc:AlternateContent>
    </w:r>
    <w:r w:rsidRPr="009179FB">
      <w:rPr>
        <w:noProof/>
      </w:rPr>
      <mc:AlternateContent>
        <mc:Choice Requires="wps">
          <w:drawing>
            <wp:anchor distT="0" distB="0" distL="114300" distR="114300" simplePos="0" relativeHeight="251699200" behindDoc="0" locked="0" layoutInCell="0" allowOverlap="1" wp14:anchorId="3164C9D4" wp14:editId="029F9C97">
              <wp:simplePos x="0" y="0"/>
              <wp:positionH relativeFrom="page">
                <wp:align>right</wp:align>
              </wp:positionH>
              <wp:positionV relativeFrom="topMargin">
                <wp:align>center</wp:align>
              </wp:positionV>
              <wp:extent cx="896620" cy="186055"/>
              <wp:effectExtent l="0" t="0" r="0" b="0"/>
              <wp:wrapNone/>
              <wp:docPr id="1041324615"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164C9D4" id="_x0000_s1037" type="#_x0000_t202" style="position:absolute;left:0;text-align:left;margin-left:19.4pt;margin-top:0;width:70.6pt;height:14.6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" o:allowincell="f" fillcolor="#a8d08d [1945]" stroked="f">
              <v:textbox style="mso-fit-shape-to-text:t" inset=",0,,0">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6228" w14:textId="6A682D2F" w:rsidR="00C730B6" w:rsidRPr="009179FB" w:rsidRDefault="000A3F19">
    <w:pPr>
      <w:pStyle w:val="Kopfzeile"/>
    </w:pPr>
    <w:r w:rsidRPr="009179FB">
      <w:rPr>
        <w:noProof/>
      </w:rPr>
      <mc:AlternateContent>
        <mc:Choice Requires="wps">
          <w:drawing>
            <wp:anchor distT="0" distB="0" distL="114300" distR="114300" simplePos="0" relativeHeight="251706368" behindDoc="0" locked="0" layoutInCell="0" allowOverlap="1" wp14:anchorId="399A4867" wp14:editId="3D1325A8">
              <wp:simplePos x="0" y="0"/>
              <wp:positionH relativeFrom="margin">
                <wp:posOffset>0</wp:posOffset>
              </wp:positionH>
              <wp:positionV relativeFrom="topMargin">
                <wp:posOffset>371475</wp:posOffset>
              </wp:positionV>
              <wp:extent cx="8896350" cy="167005"/>
              <wp:effectExtent l="0" t="0" r="0" b="4445"/>
              <wp:wrapNone/>
              <wp:docPr id="239555441"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0" cy="167005"/>
                      </a:xfrm>
                      <a:prstGeom prst="rect">
                        <a:avLst/>
                      </a:prstGeom>
                      <a:noFill/>
                      <a:ln>
                        <a:noFill/>
                      </a:ln>
                    </wps:spPr>
                    <wps:txbx>
                      <w:txbxContent>
                        <w:p w14:paraId="7F2931CB" w14:textId="6A4CFD44" w:rsidR="000A3F19" w:rsidRPr="009179FB" w:rsidRDefault="00CD4E55" w:rsidP="000A3F19">
                          <w:pPr>
                            <w:spacing w:after="0" w:line="240" w:lineRule="auto"/>
                            <w:jc w:val="left"/>
                          </w:pPr>
                          <w:fldSimple w:instr=" STYLEREF  Verzeichnisse  \* MERGEFORMAT ">
                            <w:r w:rsidR="00D860CF">
                              <w:rPr>
                                <w:noProof/>
                              </w:rPr>
                              <w:t>Appendix</w:t>
                            </w:r>
                          </w:fldSimple>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99A4867" id="_x0000_t202" coordsize="21600,21600" o:spt="202" path="m,l,21600r21600,l21600,xe">
              <v:stroke joinstyle="miter"/>
              <v:path gradientshapeok="t" o:connecttype="rect"/>
            </v:shapetype>
            <v:shape id="_x0000_s1038" type="#_x0000_t202" style="position:absolute;left:0;text-align:left;margin-left:0;margin-top:29.25pt;width:700.5pt;height:13.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" o:allowincell="f" filled="f" stroked="f">
              <v:textbox inset=",0,,0">
                <w:txbxContent>
                  <w:p w14:paraId="7F2931CB" w14:textId="6A4CFD44" w:rsidR="000A3F19" w:rsidRPr="009179FB" w:rsidRDefault="00CD4E55" w:rsidP="000A3F19">
                    <w:pPr>
                      <w:spacing w:after="0" w:line="240" w:lineRule="auto"/>
                      <w:jc w:val="left"/>
                    </w:pPr>
                    <w:fldSimple w:instr=" STYLEREF  Verzeichnisse  \* MERGEFORMAT ">
                      <w:r w:rsidR="00D860CF">
                        <w:rPr>
                          <w:noProof/>
                        </w:rPr>
                        <w:t>Appendix</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6128" behindDoc="0" locked="0" layoutInCell="0" allowOverlap="1" wp14:anchorId="651BE896" wp14:editId="49976C14">
              <wp:simplePos x="0" y="0"/>
              <wp:positionH relativeFrom="page">
                <wp:align>left</wp:align>
              </wp:positionH>
              <wp:positionV relativeFrom="topMargin">
                <wp:align>center</wp:align>
              </wp:positionV>
              <wp:extent cx="899795" cy="186055"/>
              <wp:effectExtent l="0" t="0" r="0" b="0"/>
              <wp:wrapNone/>
              <wp:docPr id="11"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51BE896" id="_x0000_s1039" type="#_x0000_t202" style="position:absolute;left:0;text-align:left;margin-left:0;margin-top:0;width:70.85pt;height:14.6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of12YR&#10;AgAACQQAAA4AAAAAAAAAAAAAAAAALgIAAGRycy9lMm9Eb2MueG1sUEsBAi0AFAAGAAgAAAAhAPpV&#10;CezcAAAABAEAAA8AAAAAAAAAAAAAAAAAawQAAGRycy9kb3ducmV2LnhtbFBLBQYAAAAABAAEAPMA&#10;AAB0BQAAAAA=&#10;" o:allowincell="f" fillcolor="#a8d08d [1945]" stroked="f">
              <v:textbox style="mso-fit-shape-to-text:t" inset=",0,,0">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9E90" w14:textId="62FB4169" w:rsidR="00C730B6" w:rsidRPr="009179FB" w:rsidRDefault="000A3F19" w:rsidP="00C01DE8">
    <w:pPr>
      <w:pStyle w:val="Kopfzeile"/>
      <w:tabs>
        <w:tab w:val="clear" w:pos="4536"/>
        <w:tab w:val="clear" w:pos="9072"/>
        <w:tab w:val="left" w:pos="8352"/>
      </w:tabs>
    </w:pPr>
    <w:r w:rsidRPr="009179FB">
      <w:rPr>
        <w:noProof/>
      </w:rPr>
      <mc:AlternateContent>
        <mc:Choice Requires="wps">
          <w:drawing>
            <wp:anchor distT="0" distB="0" distL="114300" distR="114300" simplePos="0" relativeHeight="251704320" behindDoc="0" locked="0" layoutInCell="0" allowOverlap="1" wp14:anchorId="5C095680" wp14:editId="231BDC32">
              <wp:simplePos x="0" y="0"/>
              <wp:positionH relativeFrom="margin">
                <wp:posOffset>1905</wp:posOffset>
              </wp:positionH>
              <wp:positionV relativeFrom="topMargin">
                <wp:posOffset>353695</wp:posOffset>
              </wp:positionV>
              <wp:extent cx="5760720" cy="186055"/>
              <wp:effectExtent l="0" t="0" r="0" b="0"/>
              <wp:wrapNone/>
              <wp:docPr id="53912235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53DE807" w14:textId="356E4D4F" w:rsidR="000A3F19" w:rsidRPr="009179FB" w:rsidRDefault="00CD4E55" w:rsidP="000A3F19">
                          <w:pPr>
                            <w:spacing w:after="0" w:line="240" w:lineRule="auto"/>
                            <w:jc w:val="right"/>
                          </w:pPr>
                          <w:fldSimple w:instr=" STYLEREF  Verzeichnisse  \* MERGEFORMAT ">
                            <w:r w:rsidR="00D860CF">
                              <w:rPr>
                                <w:noProof/>
                              </w:rPr>
                              <w:t>Appendix</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095680" id="_x0000_t202" coordsize="21600,21600" o:spt="202" path="m,l,21600r21600,l21600,xe">
              <v:stroke joinstyle="miter"/>
              <v:path gradientshapeok="t" o:connecttype="rect"/>
            </v:shapetype>
            <v:shape id="_x0000_s1040" type="#_x0000_t202" style="position:absolute;left:0;text-align:left;margin-left:.15pt;margin-top:27.85pt;width:453.6pt;height:14.65pt;z-index:2517043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" o:allowincell="f" filled="f" stroked="f">
              <v:textbox style="mso-fit-shape-to-text:t" inset=",0,,0">
                <w:txbxContent>
                  <w:p w14:paraId="753DE807" w14:textId="356E4D4F" w:rsidR="000A3F19" w:rsidRPr="009179FB" w:rsidRDefault="00CD4E55" w:rsidP="000A3F19">
                    <w:pPr>
                      <w:spacing w:after="0" w:line="240" w:lineRule="auto"/>
                      <w:jc w:val="right"/>
                    </w:pPr>
                    <w:fldSimple w:instr=" STYLEREF  Verzeichnisse  \* MERGEFORMAT ">
                      <w:r w:rsidR="00D860CF">
                        <w:rPr>
                          <w:noProof/>
                        </w:rPr>
                        <w:t>Appendix</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3056" behindDoc="0" locked="0" layoutInCell="0" allowOverlap="1" wp14:anchorId="302A0D75" wp14:editId="7FED6227">
              <wp:simplePos x="0" y="0"/>
              <wp:positionH relativeFrom="page">
                <wp:align>right</wp:align>
              </wp:positionH>
              <wp:positionV relativeFrom="topMargin">
                <wp:align>center</wp:align>
              </wp:positionV>
              <wp:extent cx="911860" cy="170815"/>
              <wp:effectExtent l="0" t="0" r="0" b="635"/>
              <wp:wrapNone/>
              <wp:docPr id="9" name="Textfeld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02A0D75" id="Textfeld 196" o:spid="_x0000_s1041"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EEA11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942AD0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210659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3A0F0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620E73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C3F0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8EA5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85F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E46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76E602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50E6E0D"/>
    <w:multiLevelType w:val="hybridMultilevel"/>
    <w:tmpl w:val="5108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5642F4"/>
    <w:multiLevelType w:val="hybridMultilevel"/>
    <w:tmpl w:val="A044C766"/>
    <w:lvl w:ilvl="0" w:tplc="4490BE14">
      <w:start w:val="1"/>
      <w:numFmt w:val="bullet"/>
      <w:lvlText w:val=""/>
      <w:lvlJc w:val="left"/>
      <w:pPr>
        <w:tabs>
          <w:tab w:val="num" w:pos="720"/>
        </w:tabs>
        <w:ind w:left="720" w:hanging="360"/>
      </w:pPr>
      <w:rPr>
        <w:rFonts w:ascii="Wingdings" w:hAnsi="Wingdings" w:hint="default"/>
      </w:rPr>
    </w:lvl>
    <w:lvl w:ilvl="1" w:tplc="A79CA4E2">
      <w:start w:val="1"/>
      <w:numFmt w:val="bullet"/>
      <w:lvlText w:val=""/>
      <w:lvlJc w:val="left"/>
      <w:pPr>
        <w:tabs>
          <w:tab w:val="num" w:pos="1440"/>
        </w:tabs>
        <w:ind w:left="1440" w:hanging="360"/>
      </w:pPr>
      <w:rPr>
        <w:rFonts w:ascii="Wingdings" w:hAnsi="Wingdings" w:hint="default"/>
      </w:rPr>
    </w:lvl>
    <w:lvl w:ilvl="2" w:tplc="226C0360" w:tentative="1">
      <w:start w:val="1"/>
      <w:numFmt w:val="bullet"/>
      <w:lvlText w:val=""/>
      <w:lvlJc w:val="left"/>
      <w:pPr>
        <w:tabs>
          <w:tab w:val="num" w:pos="2160"/>
        </w:tabs>
        <w:ind w:left="2160" w:hanging="360"/>
      </w:pPr>
      <w:rPr>
        <w:rFonts w:ascii="Wingdings" w:hAnsi="Wingdings" w:hint="default"/>
      </w:rPr>
    </w:lvl>
    <w:lvl w:ilvl="3" w:tplc="C21E8FC6" w:tentative="1">
      <w:start w:val="1"/>
      <w:numFmt w:val="bullet"/>
      <w:lvlText w:val=""/>
      <w:lvlJc w:val="left"/>
      <w:pPr>
        <w:tabs>
          <w:tab w:val="num" w:pos="2880"/>
        </w:tabs>
        <w:ind w:left="2880" w:hanging="360"/>
      </w:pPr>
      <w:rPr>
        <w:rFonts w:ascii="Wingdings" w:hAnsi="Wingdings" w:hint="default"/>
      </w:rPr>
    </w:lvl>
    <w:lvl w:ilvl="4" w:tplc="259060C8" w:tentative="1">
      <w:start w:val="1"/>
      <w:numFmt w:val="bullet"/>
      <w:lvlText w:val=""/>
      <w:lvlJc w:val="left"/>
      <w:pPr>
        <w:tabs>
          <w:tab w:val="num" w:pos="3600"/>
        </w:tabs>
        <w:ind w:left="3600" w:hanging="360"/>
      </w:pPr>
      <w:rPr>
        <w:rFonts w:ascii="Wingdings" w:hAnsi="Wingdings" w:hint="default"/>
      </w:rPr>
    </w:lvl>
    <w:lvl w:ilvl="5" w:tplc="589839B0" w:tentative="1">
      <w:start w:val="1"/>
      <w:numFmt w:val="bullet"/>
      <w:lvlText w:val=""/>
      <w:lvlJc w:val="left"/>
      <w:pPr>
        <w:tabs>
          <w:tab w:val="num" w:pos="4320"/>
        </w:tabs>
        <w:ind w:left="4320" w:hanging="360"/>
      </w:pPr>
      <w:rPr>
        <w:rFonts w:ascii="Wingdings" w:hAnsi="Wingdings" w:hint="default"/>
      </w:rPr>
    </w:lvl>
    <w:lvl w:ilvl="6" w:tplc="A6908B04" w:tentative="1">
      <w:start w:val="1"/>
      <w:numFmt w:val="bullet"/>
      <w:lvlText w:val=""/>
      <w:lvlJc w:val="left"/>
      <w:pPr>
        <w:tabs>
          <w:tab w:val="num" w:pos="5040"/>
        </w:tabs>
        <w:ind w:left="5040" w:hanging="360"/>
      </w:pPr>
      <w:rPr>
        <w:rFonts w:ascii="Wingdings" w:hAnsi="Wingdings" w:hint="default"/>
      </w:rPr>
    </w:lvl>
    <w:lvl w:ilvl="7" w:tplc="AE6CD17C" w:tentative="1">
      <w:start w:val="1"/>
      <w:numFmt w:val="bullet"/>
      <w:lvlText w:val=""/>
      <w:lvlJc w:val="left"/>
      <w:pPr>
        <w:tabs>
          <w:tab w:val="num" w:pos="5760"/>
        </w:tabs>
        <w:ind w:left="5760" w:hanging="360"/>
      </w:pPr>
      <w:rPr>
        <w:rFonts w:ascii="Wingdings" w:hAnsi="Wingdings" w:hint="default"/>
      </w:rPr>
    </w:lvl>
    <w:lvl w:ilvl="8" w:tplc="3B0A44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56F09"/>
    <w:multiLevelType w:val="hybridMultilevel"/>
    <w:tmpl w:val="14927AE2"/>
    <w:lvl w:ilvl="0" w:tplc="6D385BF4">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A64853"/>
    <w:multiLevelType w:val="hybridMultilevel"/>
    <w:tmpl w:val="CE80A8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DAD2860"/>
    <w:multiLevelType w:val="hybridMultilevel"/>
    <w:tmpl w:val="D5EA2730"/>
    <w:lvl w:ilvl="0" w:tplc="75E095AE">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D11B53"/>
    <w:multiLevelType w:val="hybridMultilevel"/>
    <w:tmpl w:val="C7FA35C8"/>
    <w:lvl w:ilvl="0" w:tplc="9E047056">
      <w:start w:val="1"/>
      <w:numFmt w:val="bullet"/>
      <w:lvlText w:val="•"/>
      <w:lvlJc w:val="left"/>
      <w:pPr>
        <w:tabs>
          <w:tab w:val="num" w:pos="720"/>
        </w:tabs>
        <w:ind w:left="720" w:hanging="360"/>
      </w:pPr>
      <w:rPr>
        <w:rFonts w:ascii="Arial" w:hAnsi="Arial" w:hint="default"/>
      </w:rPr>
    </w:lvl>
    <w:lvl w:ilvl="1" w:tplc="36724156">
      <w:numFmt w:val="bullet"/>
      <w:lvlText w:val=""/>
      <w:lvlJc w:val="left"/>
      <w:pPr>
        <w:tabs>
          <w:tab w:val="num" w:pos="1440"/>
        </w:tabs>
        <w:ind w:left="1440" w:hanging="360"/>
      </w:pPr>
      <w:rPr>
        <w:rFonts w:ascii="Wingdings" w:hAnsi="Wingdings" w:hint="default"/>
      </w:rPr>
    </w:lvl>
    <w:lvl w:ilvl="2" w:tplc="E556D1EC" w:tentative="1">
      <w:start w:val="1"/>
      <w:numFmt w:val="bullet"/>
      <w:lvlText w:val="•"/>
      <w:lvlJc w:val="left"/>
      <w:pPr>
        <w:tabs>
          <w:tab w:val="num" w:pos="2160"/>
        </w:tabs>
        <w:ind w:left="2160" w:hanging="360"/>
      </w:pPr>
      <w:rPr>
        <w:rFonts w:ascii="Arial" w:hAnsi="Arial" w:hint="default"/>
      </w:rPr>
    </w:lvl>
    <w:lvl w:ilvl="3" w:tplc="C9CC1414" w:tentative="1">
      <w:start w:val="1"/>
      <w:numFmt w:val="bullet"/>
      <w:lvlText w:val="•"/>
      <w:lvlJc w:val="left"/>
      <w:pPr>
        <w:tabs>
          <w:tab w:val="num" w:pos="2880"/>
        </w:tabs>
        <w:ind w:left="2880" w:hanging="360"/>
      </w:pPr>
      <w:rPr>
        <w:rFonts w:ascii="Arial" w:hAnsi="Arial" w:hint="default"/>
      </w:rPr>
    </w:lvl>
    <w:lvl w:ilvl="4" w:tplc="C21E8336" w:tentative="1">
      <w:start w:val="1"/>
      <w:numFmt w:val="bullet"/>
      <w:lvlText w:val="•"/>
      <w:lvlJc w:val="left"/>
      <w:pPr>
        <w:tabs>
          <w:tab w:val="num" w:pos="3600"/>
        </w:tabs>
        <w:ind w:left="3600" w:hanging="360"/>
      </w:pPr>
      <w:rPr>
        <w:rFonts w:ascii="Arial" w:hAnsi="Arial" w:hint="default"/>
      </w:rPr>
    </w:lvl>
    <w:lvl w:ilvl="5" w:tplc="317005FA" w:tentative="1">
      <w:start w:val="1"/>
      <w:numFmt w:val="bullet"/>
      <w:lvlText w:val="•"/>
      <w:lvlJc w:val="left"/>
      <w:pPr>
        <w:tabs>
          <w:tab w:val="num" w:pos="4320"/>
        </w:tabs>
        <w:ind w:left="4320" w:hanging="360"/>
      </w:pPr>
      <w:rPr>
        <w:rFonts w:ascii="Arial" w:hAnsi="Arial" w:hint="default"/>
      </w:rPr>
    </w:lvl>
    <w:lvl w:ilvl="6" w:tplc="A69093F4" w:tentative="1">
      <w:start w:val="1"/>
      <w:numFmt w:val="bullet"/>
      <w:lvlText w:val="•"/>
      <w:lvlJc w:val="left"/>
      <w:pPr>
        <w:tabs>
          <w:tab w:val="num" w:pos="5040"/>
        </w:tabs>
        <w:ind w:left="5040" w:hanging="360"/>
      </w:pPr>
      <w:rPr>
        <w:rFonts w:ascii="Arial" w:hAnsi="Arial" w:hint="default"/>
      </w:rPr>
    </w:lvl>
    <w:lvl w:ilvl="7" w:tplc="9D7299A0" w:tentative="1">
      <w:start w:val="1"/>
      <w:numFmt w:val="bullet"/>
      <w:lvlText w:val="•"/>
      <w:lvlJc w:val="left"/>
      <w:pPr>
        <w:tabs>
          <w:tab w:val="num" w:pos="5760"/>
        </w:tabs>
        <w:ind w:left="5760" w:hanging="360"/>
      </w:pPr>
      <w:rPr>
        <w:rFonts w:ascii="Arial" w:hAnsi="Arial" w:hint="default"/>
      </w:rPr>
    </w:lvl>
    <w:lvl w:ilvl="8" w:tplc="30CA27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F863DA"/>
    <w:multiLevelType w:val="hybridMultilevel"/>
    <w:tmpl w:val="C330BFBC"/>
    <w:lvl w:ilvl="0" w:tplc="CF9411D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E196341"/>
    <w:multiLevelType w:val="multilevel"/>
    <w:tmpl w:val="544A12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B592910"/>
    <w:multiLevelType w:val="hybridMultilevel"/>
    <w:tmpl w:val="26387AC2"/>
    <w:lvl w:ilvl="0" w:tplc="81A07F84">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71C0A"/>
    <w:multiLevelType w:val="multilevel"/>
    <w:tmpl w:val="23CCC0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D4F1A"/>
    <w:multiLevelType w:val="hybridMultilevel"/>
    <w:tmpl w:val="C32035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59B2910"/>
    <w:multiLevelType w:val="hybridMultilevel"/>
    <w:tmpl w:val="DC16C754"/>
    <w:lvl w:ilvl="0" w:tplc="29B2FD6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8A4E78"/>
    <w:multiLevelType w:val="hybridMultilevel"/>
    <w:tmpl w:val="3586C38E"/>
    <w:lvl w:ilvl="0" w:tplc="1444D322">
      <w:start w:val="1"/>
      <w:numFmt w:val="decimal"/>
      <w:pStyle w:val="berschriftAnhang2"/>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8335E6"/>
    <w:multiLevelType w:val="hybridMultilevel"/>
    <w:tmpl w:val="8F7C23A8"/>
    <w:lvl w:ilvl="0" w:tplc="9834850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552B41"/>
    <w:multiLevelType w:val="hybridMultilevel"/>
    <w:tmpl w:val="CA1E6D4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7966291"/>
    <w:multiLevelType w:val="hybridMultilevel"/>
    <w:tmpl w:val="23CCC0C0"/>
    <w:lvl w:ilvl="0" w:tplc="96F232F0">
      <w:start w:val="1"/>
      <w:numFmt w:val="upperLetter"/>
      <w:pStyle w:val="berschriftAnhang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80344D7"/>
    <w:multiLevelType w:val="hybridMultilevel"/>
    <w:tmpl w:val="2408928A"/>
    <w:lvl w:ilvl="0" w:tplc="6CB49BB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EA119F9"/>
    <w:multiLevelType w:val="hybridMultilevel"/>
    <w:tmpl w:val="62D06450"/>
    <w:lvl w:ilvl="0" w:tplc="6D385BF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E34DE4"/>
    <w:multiLevelType w:val="hybridMultilevel"/>
    <w:tmpl w:val="4B686ACE"/>
    <w:lvl w:ilvl="0" w:tplc="B9AEF60A">
      <w:numFmt w:val="bullet"/>
      <w:lvlText w:val="-"/>
      <w:lvlJc w:val="left"/>
      <w:pPr>
        <w:ind w:left="720" w:hanging="360"/>
      </w:pPr>
      <w:rPr>
        <w:rFonts w:ascii="Calibri" w:eastAsiaTheme="minorHAnsi" w:hAnsi="Calibri" w:cs="Calibri" w:hint="default"/>
        <w:lang w:val="en-U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4C05F4"/>
    <w:multiLevelType w:val="hybridMultilevel"/>
    <w:tmpl w:val="9092B9BE"/>
    <w:lvl w:ilvl="0" w:tplc="CF2ECCAC">
      <w:start w:val="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B22317"/>
    <w:multiLevelType w:val="hybridMultilevel"/>
    <w:tmpl w:val="4AFAEBB0"/>
    <w:lvl w:ilvl="0" w:tplc="81A07F8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7"/>
  </w:num>
  <w:num w:numId="4">
    <w:abstractNumId w:val="25"/>
  </w:num>
  <w:num w:numId="5">
    <w:abstractNumId w:val="19"/>
  </w:num>
  <w:num w:numId="6">
    <w:abstractNumId w:val="22"/>
  </w:num>
  <w:num w:numId="7">
    <w:abstractNumId w:val="14"/>
  </w:num>
  <w:num w:numId="8">
    <w:abstractNumId w:val="21"/>
  </w:num>
  <w:num w:numId="9">
    <w:abstractNumId w:val="27"/>
  </w:num>
  <w:num w:numId="10">
    <w:abstractNumId w:val="20"/>
  </w:num>
  <w:num w:numId="11">
    <w:abstractNumId w:val="15"/>
  </w:num>
  <w:num w:numId="12">
    <w:abstractNumId w:val="11"/>
  </w:num>
  <w:num w:numId="13">
    <w:abstractNumId w:val="13"/>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29"/>
  </w:num>
  <w:num w:numId="25">
    <w:abstractNumId w:val="16"/>
  </w:num>
  <w:num w:numId="26">
    <w:abstractNumId w:val="26"/>
  </w:num>
  <w:num w:numId="27">
    <w:abstractNumId w:val="28"/>
  </w:num>
  <w:num w:numId="28">
    <w:abstractNumId w:val="24"/>
  </w:num>
  <w:num w:numId="29">
    <w:abstractNumId w:val="17"/>
  </w:num>
  <w:num w:numId="30">
    <w:abstractNumId w:val="30"/>
  </w:num>
  <w:num w:numId="31">
    <w:abstractNumId w:val="18"/>
  </w:num>
  <w:num w:numId="32">
    <w:abstractNumId w:val="17"/>
  </w:num>
  <w:num w:numId="33">
    <w:abstractNumId w:val="17"/>
  </w:num>
  <w:num w:numId="34">
    <w:abstractNumId w:val="17"/>
  </w:num>
  <w:num w:numId="35">
    <w:abstractNumId w:val="10"/>
  </w:num>
  <w:num w:numId="36">
    <w:abstractNumId w:val="17"/>
  </w:num>
  <w:num w:numId="3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Sitte">
    <w15:presenceInfo w15:providerId="Windows Live" w15:userId="437a1728137ff2a7"/>
  </w15:person>
  <w15:person w15:author="Henriette Gercken">
    <w15:presenceInfo w15:providerId="AD" w15:userId="S-1-5-21-1461223816-1316628144-1432544923-28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evenAndOddHeaders/>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C5"/>
    <w:rsid w:val="000008D6"/>
    <w:rsid w:val="00001093"/>
    <w:rsid w:val="00001920"/>
    <w:rsid w:val="00005649"/>
    <w:rsid w:val="00005710"/>
    <w:rsid w:val="0000579F"/>
    <w:rsid w:val="0000683C"/>
    <w:rsid w:val="00007583"/>
    <w:rsid w:val="00007B05"/>
    <w:rsid w:val="000102FC"/>
    <w:rsid w:val="000103E2"/>
    <w:rsid w:val="00010569"/>
    <w:rsid w:val="00010CB9"/>
    <w:rsid w:val="00012602"/>
    <w:rsid w:val="00012A71"/>
    <w:rsid w:val="00012E03"/>
    <w:rsid w:val="0001353C"/>
    <w:rsid w:val="000138AB"/>
    <w:rsid w:val="00014228"/>
    <w:rsid w:val="000159A9"/>
    <w:rsid w:val="0001623C"/>
    <w:rsid w:val="000163E0"/>
    <w:rsid w:val="00020ECB"/>
    <w:rsid w:val="0002123E"/>
    <w:rsid w:val="00021408"/>
    <w:rsid w:val="00021BC0"/>
    <w:rsid w:val="00021F57"/>
    <w:rsid w:val="00022804"/>
    <w:rsid w:val="000233DA"/>
    <w:rsid w:val="000246DB"/>
    <w:rsid w:val="00024BF0"/>
    <w:rsid w:val="000257F1"/>
    <w:rsid w:val="00025D43"/>
    <w:rsid w:val="00025E0A"/>
    <w:rsid w:val="00026EB4"/>
    <w:rsid w:val="00027B0F"/>
    <w:rsid w:val="0003019C"/>
    <w:rsid w:val="00030F56"/>
    <w:rsid w:val="0003128A"/>
    <w:rsid w:val="000333D9"/>
    <w:rsid w:val="000335ED"/>
    <w:rsid w:val="00034376"/>
    <w:rsid w:val="00035352"/>
    <w:rsid w:val="00035915"/>
    <w:rsid w:val="00035CAB"/>
    <w:rsid w:val="000360B7"/>
    <w:rsid w:val="00041289"/>
    <w:rsid w:val="00042015"/>
    <w:rsid w:val="00042341"/>
    <w:rsid w:val="0004287A"/>
    <w:rsid w:val="00042DBD"/>
    <w:rsid w:val="0004387D"/>
    <w:rsid w:val="00045DA0"/>
    <w:rsid w:val="000501E9"/>
    <w:rsid w:val="00050FED"/>
    <w:rsid w:val="000511B8"/>
    <w:rsid w:val="00051527"/>
    <w:rsid w:val="00051D23"/>
    <w:rsid w:val="00052A38"/>
    <w:rsid w:val="00053201"/>
    <w:rsid w:val="00053632"/>
    <w:rsid w:val="00054AAD"/>
    <w:rsid w:val="00055A89"/>
    <w:rsid w:val="00056143"/>
    <w:rsid w:val="00057288"/>
    <w:rsid w:val="00057762"/>
    <w:rsid w:val="00060272"/>
    <w:rsid w:val="00061E05"/>
    <w:rsid w:val="00062636"/>
    <w:rsid w:val="00063D6F"/>
    <w:rsid w:val="000640ED"/>
    <w:rsid w:val="000706B0"/>
    <w:rsid w:val="00070869"/>
    <w:rsid w:val="00070C8D"/>
    <w:rsid w:val="00070E63"/>
    <w:rsid w:val="000712D6"/>
    <w:rsid w:val="0007157D"/>
    <w:rsid w:val="00071C6A"/>
    <w:rsid w:val="000757CA"/>
    <w:rsid w:val="00081A78"/>
    <w:rsid w:val="0008353D"/>
    <w:rsid w:val="00084B9B"/>
    <w:rsid w:val="00085090"/>
    <w:rsid w:val="0008595C"/>
    <w:rsid w:val="000863E2"/>
    <w:rsid w:val="00090039"/>
    <w:rsid w:val="00090722"/>
    <w:rsid w:val="00091AF1"/>
    <w:rsid w:val="000929B5"/>
    <w:rsid w:val="00092A42"/>
    <w:rsid w:val="00093E9E"/>
    <w:rsid w:val="00095411"/>
    <w:rsid w:val="000959D2"/>
    <w:rsid w:val="00095DF3"/>
    <w:rsid w:val="000969B1"/>
    <w:rsid w:val="00096F00"/>
    <w:rsid w:val="000A0A92"/>
    <w:rsid w:val="000A103D"/>
    <w:rsid w:val="000A13E4"/>
    <w:rsid w:val="000A23CE"/>
    <w:rsid w:val="000A3008"/>
    <w:rsid w:val="000A3B8F"/>
    <w:rsid w:val="000A3F19"/>
    <w:rsid w:val="000A4764"/>
    <w:rsid w:val="000A4B2C"/>
    <w:rsid w:val="000A4DA9"/>
    <w:rsid w:val="000A5AD8"/>
    <w:rsid w:val="000A6E10"/>
    <w:rsid w:val="000A7C78"/>
    <w:rsid w:val="000B0B08"/>
    <w:rsid w:val="000B40AB"/>
    <w:rsid w:val="000B56AE"/>
    <w:rsid w:val="000B60CE"/>
    <w:rsid w:val="000B79AC"/>
    <w:rsid w:val="000C0244"/>
    <w:rsid w:val="000C124A"/>
    <w:rsid w:val="000C29FF"/>
    <w:rsid w:val="000C3BAA"/>
    <w:rsid w:val="000C3E82"/>
    <w:rsid w:val="000C521F"/>
    <w:rsid w:val="000C5421"/>
    <w:rsid w:val="000C574F"/>
    <w:rsid w:val="000C7DF4"/>
    <w:rsid w:val="000D21C0"/>
    <w:rsid w:val="000D2D55"/>
    <w:rsid w:val="000D463C"/>
    <w:rsid w:val="000E0B1C"/>
    <w:rsid w:val="000E12CD"/>
    <w:rsid w:val="000E169A"/>
    <w:rsid w:val="000E1DFC"/>
    <w:rsid w:val="000E2811"/>
    <w:rsid w:val="000E2BAC"/>
    <w:rsid w:val="000E34A8"/>
    <w:rsid w:val="000E6409"/>
    <w:rsid w:val="000E6548"/>
    <w:rsid w:val="000E7401"/>
    <w:rsid w:val="000E75C1"/>
    <w:rsid w:val="000E7B2F"/>
    <w:rsid w:val="000F0084"/>
    <w:rsid w:val="000F2E58"/>
    <w:rsid w:val="000F2F15"/>
    <w:rsid w:val="000F3314"/>
    <w:rsid w:val="000F72F6"/>
    <w:rsid w:val="00100073"/>
    <w:rsid w:val="001008CF"/>
    <w:rsid w:val="0010106B"/>
    <w:rsid w:val="00103841"/>
    <w:rsid w:val="00103C09"/>
    <w:rsid w:val="001050FC"/>
    <w:rsid w:val="001059F9"/>
    <w:rsid w:val="0010632A"/>
    <w:rsid w:val="001067D0"/>
    <w:rsid w:val="00110F47"/>
    <w:rsid w:val="00111A84"/>
    <w:rsid w:val="00112078"/>
    <w:rsid w:val="00113C34"/>
    <w:rsid w:val="00114458"/>
    <w:rsid w:val="00114CB7"/>
    <w:rsid w:val="00115700"/>
    <w:rsid w:val="001158C5"/>
    <w:rsid w:val="0011758D"/>
    <w:rsid w:val="00117881"/>
    <w:rsid w:val="00120B10"/>
    <w:rsid w:val="0012151E"/>
    <w:rsid w:val="00124F45"/>
    <w:rsid w:val="001260DA"/>
    <w:rsid w:val="00126275"/>
    <w:rsid w:val="001321A2"/>
    <w:rsid w:val="0013245F"/>
    <w:rsid w:val="001336E8"/>
    <w:rsid w:val="001337CD"/>
    <w:rsid w:val="00133D18"/>
    <w:rsid w:val="001342F2"/>
    <w:rsid w:val="00134403"/>
    <w:rsid w:val="001345D3"/>
    <w:rsid w:val="001350A4"/>
    <w:rsid w:val="00135292"/>
    <w:rsid w:val="001356C1"/>
    <w:rsid w:val="00135E97"/>
    <w:rsid w:val="00136E83"/>
    <w:rsid w:val="00141A66"/>
    <w:rsid w:val="00142088"/>
    <w:rsid w:val="00146ABE"/>
    <w:rsid w:val="00147DC9"/>
    <w:rsid w:val="001517E7"/>
    <w:rsid w:val="00152DDB"/>
    <w:rsid w:val="00153A40"/>
    <w:rsid w:val="00154E71"/>
    <w:rsid w:val="00156310"/>
    <w:rsid w:val="00160FB6"/>
    <w:rsid w:val="00161AA9"/>
    <w:rsid w:val="0016454E"/>
    <w:rsid w:val="00167008"/>
    <w:rsid w:val="00167C8A"/>
    <w:rsid w:val="001700B7"/>
    <w:rsid w:val="0017022B"/>
    <w:rsid w:val="00171D85"/>
    <w:rsid w:val="001734C7"/>
    <w:rsid w:val="0017435F"/>
    <w:rsid w:val="001747AE"/>
    <w:rsid w:val="001766AA"/>
    <w:rsid w:val="00176BD2"/>
    <w:rsid w:val="00177071"/>
    <w:rsid w:val="001771CF"/>
    <w:rsid w:val="00177508"/>
    <w:rsid w:val="00177D78"/>
    <w:rsid w:val="00180275"/>
    <w:rsid w:val="00183788"/>
    <w:rsid w:val="0018393C"/>
    <w:rsid w:val="00184019"/>
    <w:rsid w:val="00184460"/>
    <w:rsid w:val="001848A2"/>
    <w:rsid w:val="00186271"/>
    <w:rsid w:val="00187AFE"/>
    <w:rsid w:val="001905C4"/>
    <w:rsid w:val="0019090F"/>
    <w:rsid w:val="00190F50"/>
    <w:rsid w:val="0019213F"/>
    <w:rsid w:val="001960F2"/>
    <w:rsid w:val="001A0DC3"/>
    <w:rsid w:val="001A3AA5"/>
    <w:rsid w:val="001B064E"/>
    <w:rsid w:val="001B0E27"/>
    <w:rsid w:val="001B0E8A"/>
    <w:rsid w:val="001B42AD"/>
    <w:rsid w:val="001B7151"/>
    <w:rsid w:val="001B74B9"/>
    <w:rsid w:val="001C1DA7"/>
    <w:rsid w:val="001C1F37"/>
    <w:rsid w:val="001C307A"/>
    <w:rsid w:val="001C3116"/>
    <w:rsid w:val="001C36AA"/>
    <w:rsid w:val="001C4D5C"/>
    <w:rsid w:val="001C7435"/>
    <w:rsid w:val="001C7EC9"/>
    <w:rsid w:val="001D0572"/>
    <w:rsid w:val="001D0651"/>
    <w:rsid w:val="001D1B29"/>
    <w:rsid w:val="001D7244"/>
    <w:rsid w:val="001E0256"/>
    <w:rsid w:val="001E0971"/>
    <w:rsid w:val="001E0C7E"/>
    <w:rsid w:val="001E163A"/>
    <w:rsid w:val="001E1CB9"/>
    <w:rsid w:val="001E2FDB"/>
    <w:rsid w:val="001E6687"/>
    <w:rsid w:val="001E777A"/>
    <w:rsid w:val="001E7BEA"/>
    <w:rsid w:val="001F15D9"/>
    <w:rsid w:val="001F1C52"/>
    <w:rsid w:val="001F26B0"/>
    <w:rsid w:val="001F5CAF"/>
    <w:rsid w:val="001F6460"/>
    <w:rsid w:val="001F6B9E"/>
    <w:rsid w:val="001F73E3"/>
    <w:rsid w:val="001F743C"/>
    <w:rsid w:val="001F78BA"/>
    <w:rsid w:val="00200AC8"/>
    <w:rsid w:val="0020367B"/>
    <w:rsid w:val="00203899"/>
    <w:rsid w:val="00203CD9"/>
    <w:rsid w:val="002069AA"/>
    <w:rsid w:val="00206AA9"/>
    <w:rsid w:val="0021085F"/>
    <w:rsid w:val="00211293"/>
    <w:rsid w:val="002112CC"/>
    <w:rsid w:val="002121DA"/>
    <w:rsid w:val="0021359B"/>
    <w:rsid w:val="00214589"/>
    <w:rsid w:val="00214E88"/>
    <w:rsid w:val="00216219"/>
    <w:rsid w:val="0021629C"/>
    <w:rsid w:val="00216DDD"/>
    <w:rsid w:val="002172FB"/>
    <w:rsid w:val="00217499"/>
    <w:rsid w:val="002221F3"/>
    <w:rsid w:val="00222B90"/>
    <w:rsid w:val="00224160"/>
    <w:rsid w:val="00224E0A"/>
    <w:rsid w:val="00224F95"/>
    <w:rsid w:val="002270E6"/>
    <w:rsid w:val="00227112"/>
    <w:rsid w:val="00232323"/>
    <w:rsid w:val="00232CA3"/>
    <w:rsid w:val="00233CB5"/>
    <w:rsid w:val="00234D62"/>
    <w:rsid w:val="002358D0"/>
    <w:rsid w:val="00236CE1"/>
    <w:rsid w:val="002375CB"/>
    <w:rsid w:val="00241B90"/>
    <w:rsid w:val="002424F8"/>
    <w:rsid w:val="00242DA0"/>
    <w:rsid w:val="00242FCD"/>
    <w:rsid w:val="002437CE"/>
    <w:rsid w:val="0024456E"/>
    <w:rsid w:val="0024474B"/>
    <w:rsid w:val="00245B69"/>
    <w:rsid w:val="00245D3E"/>
    <w:rsid w:val="00247960"/>
    <w:rsid w:val="002526A2"/>
    <w:rsid w:val="002528DD"/>
    <w:rsid w:val="00252C59"/>
    <w:rsid w:val="00253F00"/>
    <w:rsid w:val="00254C2E"/>
    <w:rsid w:val="00256115"/>
    <w:rsid w:val="00256C22"/>
    <w:rsid w:val="0025752D"/>
    <w:rsid w:val="002617FA"/>
    <w:rsid w:val="0026279C"/>
    <w:rsid w:val="00262950"/>
    <w:rsid w:val="00262F45"/>
    <w:rsid w:val="002636D5"/>
    <w:rsid w:val="0026437E"/>
    <w:rsid w:val="002670C6"/>
    <w:rsid w:val="0027287F"/>
    <w:rsid w:val="00272DE9"/>
    <w:rsid w:val="0027315F"/>
    <w:rsid w:val="002731B4"/>
    <w:rsid w:val="00273D75"/>
    <w:rsid w:val="00274A12"/>
    <w:rsid w:val="00274C8E"/>
    <w:rsid w:val="00274E6F"/>
    <w:rsid w:val="002757F4"/>
    <w:rsid w:val="002759F9"/>
    <w:rsid w:val="00275A55"/>
    <w:rsid w:val="00276336"/>
    <w:rsid w:val="002772BE"/>
    <w:rsid w:val="00281898"/>
    <w:rsid w:val="00281A24"/>
    <w:rsid w:val="0028559B"/>
    <w:rsid w:val="002860AB"/>
    <w:rsid w:val="0028645B"/>
    <w:rsid w:val="00287EBF"/>
    <w:rsid w:val="002904DD"/>
    <w:rsid w:val="002915E6"/>
    <w:rsid w:val="002920F7"/>
    <w:rsid w:val="002949BA"/>
    <w:rsid w:val="00294D0D"/>
    <w:rsid w:val="00296371"/>
    <w:rsid w:val="0029645E"/>
    <w:rsid w:val="00297100"/>
    <w:rsid w:val="00297377"/>
    <w:rsid w:val="00297F40"/>
    <w:rsid w:val="002A1B91"/>
    <w:rsid w:val="002A1C44"/>
    <w:rsid w:val="002A1EEF"/>
    <w:rsid w:val="002A27A3"/>
    <w:rsid w:val="002A28C3"/>
    <w:rsid w:val="002A3A8B"/>
    <w:rsid w:val="002A4C1C"/>
    <w:rsid w:val="002A58D8"/>
    <w:rsid w:val="002A5C10"/>
    <w:rsid w:val="002A61AD"/>
    <w:rsid w:val="002A69D7"/>
    <w:rsid w:val="002A6C3D"/>
    <w:rsid w:val="002A6FCF"/>
    <w:rsid w:val="002A7804"/>
    <w:rsid w:val="002B0F60"/>
    <w:rsid w:val="002B120C"/>
    <w:rsid w:val="002B1E87"/>
    <w:rsid w:val="002B2B45"/>
    <w:rsid w:val="002B3A93"/>
    <w:rsid w:val="002B3F98"/>
    <w:rsid w:val="002B4CBC"/>
    <w:rsid w:val="002B4CC4"/>
    <w:rsid w:val="002B5D54"/>
    <w:rsid w:val="002B61FA"/>
    <w:rsid w:val="002B75E5"/>
    <w:rsid w:val="002C041A"/>
    <w:rsid w:val="002C22B0"/>
    <w:rsid w:val="002C30C3"/>
    <w:rsid w:val="002C426F"/>
    <w:rsid w:val="002C4DB7"/>
    <w:rsid w:val="002C79E1"/>
    <w:rsid w:val="002D00A3"/>
    <w:rsid w:val="002D30D6"/>
    <w:rsid w:val="002D3D52"/>
    <w:rsid w:val="002D535F"/>
    <w:rsid w:val="002D5495"/>
    <w:rsid w:val="002D62B3"/>
    <w:rsid w:val="002D7B72"/>
    <w:rsid w:val="002E1F7F"/>
    <w:rsid w:val="002E2685"/>
    <w:rsid w:val="002E2A2A"/>
    <w:rsid w:val="002E2F6E"/>
    <w:rsid w:val="002E391A"/>
    <w:rsid w:val="002E4476"/>
    <w:rsid w:val="002E45A7"/>
    <w:rsid w:val="002E4D04"/>
    <w:rsid w:val="002F1805"/>
    <w:rsid w:val="002F264A"/>
    <w:rsid w:val="002F2A27"/>
    <w:rsid w:val="002F52F0"/>
    <w:rsid w:val="002F5AC1"/>
    <w:rsid w:val="002F5CF3"/>
    <w:rsid w:val="002F614F"/>
    <w:rsid w:val="002F7886"/>
    <w:rsid w:val="002F7EB1"/>
    <w:rsid w:val="002F7ECD"/>
    <w:rsid w:val="00300F06"/>
    <w:rsid w:val="00301FC2"/>
    <w:rsid w:val="003028A6"/>
    <w:rsid w:val="00302F84"/>
    <w:rsid w:val="00303235"/>
    <w:rsid w:val="0030327C"/>
    <w:rsid w:val="003035E2"/>
    <w:rsid w:val="00303872"/>
    <w:rsid w:val="003039C9"/>
    <w:rsid w:val="003039E3"/>
    <w:rsid w:val="00304AB5"/>
    <w:rsid w:val="00310E25"/>
    <w:rsid w:val="0031151A"/>
    <w:rsid w:val="00312213"/>
    <w:rsid w:val="00312B70"/>
    <w:rsid w:val="003144D6"/>
    <w:rsid w:val="00314ECE"/>
    <w:rsid w:val="003165B4"/>
    <w:rsid w:val="003169FF"/>
    <w:rsid w:val="00316D70"/>
    <w:rsid w:val="00320218"/>
    <w:rsid w:val="003210AF"/>
    <w:rsid w:val="0032159B"/>
    <w:rsid w:val="0032261E"/>
    <w:rsid w:val="00322875"/>
    <w:rsid w:val="00323B9F"/>
    <w:rsid w:val="00324E2D"/>
    <w:rsid w:val="003250DD"/>
    <w:rsid w:val="003252B6"/>
    <w:rsid w:val="00326CD0"/>
    <w:rsid w:val="00326EB7"/>
    <w:rsid w:val="00327247"/>
    <w:rsid w:val="00327F1B"/>
    <w:rsid w:val="0033072F"/>
    <w:rsid w:val="00331D7E"/>
    <w:rsid w:val="00332E3F"/>
    <w:rsid w:val="00336C64"/>
    <w:rsid w:val="00340F0D"/>
    <w:rsid w:val="00343CC8"/>
    <w:rsid w:val="00344646"/>
    <w:rsid w:val="00344F8C"/>
    <w:rsid w:val="003468A0"/>
    <w:rsid w:val="00350329"/>
    <w:rsid w:val="003503D4"/>
    <w:rsid w:val="00350F41"/>
    <w:rsid w:val="003535D3"/>
    <w:rsid w:val="003578FA"/>
    <w:rsid w:val="003603E4"/>
    <w:rsid w:val="003623C2"/>
    <w:rsid w:val="003629F9"/>
    <w:rsid w:val="003636E8"/>
    <w:rsid w:val="003642E0"/>
    <w:rsid w:val="00364D3D"/>
    <w:rsid w:val="00364E91"/>
    <w:rsid w:val="00365D6B"/>
    <w:rsid w:val="00367F53"/>
    <w:rsid w:val="00370F5D"/>
    <w:rsid w:val="00371CFF"/>
    <w:rsid w:val="00372784"/>
    <w:rsid w:val="003736EA"/>
    <w:rsid w:val="00374520"/>
    <w:rsid w:val="0037453B"/>
    <w:rsid w:val="0037495D"/>
    <w:rsid w:val="00374C9B"/>
    <w:rsid w:val="00376283"/>
    <w:rsid w:val="003773BF"/>
    <w:rsid w:val="003773DA"/>
    <w:rsid w:val="00377D2D"/>
    <w:rsid w:val="0038020E"/>
    <w:rsid w:val="0038096E"/>
    <w:rsid w:val="00380985"/>
    <w:rsid w:val="00380A96"/>
    <w:rsid w:val="003833E4"/>
    <w:rsid w:val="0038352E"/>
    <w:rsid w:val="0038411D"/>
    <w:rsid w:val="00384331"/>
    <w:rsid w:val="00384ECF"/>
    <w:rsid w:val="00385430"/>
    <w:rsid w:val="003862DB"/>
    <w:rsid w:val="00386E29"/>
    <w:rsid w:val="00394303"/>
    <w:rsid w:val="00394A08"/>
    <w:rsid w:val="00395425"/>
    <w:rsid w:val="00395FFD"/>
    <w:rsid w:val="003A0C50"/>
    <w:rsid w:val="003A3872"/>
    <w:rsid w:val="003A43AB"/>
    <w:rsid w:val="003A4545"/>
    <w:rsid w:val="003A5F52"/>
    <w:rsid w:val="003A702C"/>
    <w:rsid w:val="003B23C1"/>
    <w:rsid w:val="003B3911"/>
    <w:rsid w:val="003B3EFA"/>
    <w:rsid w:val="003B5C3A"/>
    <w:rsid w:val="003C01A6"/>
    <w:rsid w:val="003C13D9"/>
    <w:rsid w:val="003C19A9"/>
    <w:rsid w:val="003C3519"/>
    <w:rsid w:val="003C67B3"/>
    <w:rsid w:val="003C6B22"/>
    <w:rsid w:val="003C6F53"/>
    <w:rsid w:val="003C70DB"/>
    <w:rsid w:val="003D081F"/>
    <w:rsid w:val="003D614E"/>
    <w:rsid w:val="003D74E9"/>
    <w:rsid w:val="003D7899"/>
    <w:rsid w:val="003D7CA3"/>
    <w:rsid w:val="003D7F75"/>
    <w:rsid w:val="003E2474"/>
    <w:rsid w:val="003E2F86"/>
    <w:rsid w:val="003E4152"/>
    <w:rsid w:val="003E4AED"/>
    <w:rsid w:val="003E5319"/>
    <w:rsid w:val="003E6666"/>
    <w:rsid w:val="003E694F"/>
    <w:rsid w:val="003E6E0F"/>
    <w:rsid w:val="003E6F10"/>
    <w:rsid w:val="003E6FCE"/>
    <w:rsid w:val="003E77C9"/>
    <w:rsid w:val="003F0293"/>
    <w:rsid w:val="003F09FE"/>
    <w:rsid w:val="003F245A"/>
    <w:rsid w:val="003F39BC"/>
    <w:rsid w:val="003F3A31"/>
    <w:rsid w:val="003F4895"/>
    <w:rsid w:val="003F7977"/>
    <w:rsid w:val="004003A6"/>
    <w:rsid w:val="00401912"/>
    <w:rsid w:val="00402785"/>
    <w:rsid w:val="00404FAD"/>
    <w:rsid w:val="00406ABF"/>
    <w:rsid w:val="00410E8B"/>
    <w:rsid w:val="00412C55"/>
    <w:rsid w:val="00413204"/>
    <w:rsid w:val="00413A4A"/>
    <w:rsid w:val="00413C8F"/>
    <w:rsid w:val="0041457A"/>
    <w:rsid w:val="00414EB1"/>
    <w:rsid w:val="00416673"/>
    <w:rsid w:val="004211B4"/>
    <w:rsid w:val="00421368"/>
    <w:rsid w:val="0042150A"/>
    <w:rsid w:val="00421FBD"/>
    <w:rsid w:val="00423271"/>
    <w:rsid w:val="00426686"/>
    <w:rsid w:val="00430840"/>
    <w:rsid w:val="00431371"/>
    <w:rsid w:val="004341BF"/>
    <w:rsid w:val="00434888"/>
    <w:rsid w:val="00434B6C"/>
    <w:rsid w:val="00435972"/>
    <w:rsid w:val="00436632"/>
    <w:rsid w:val="00436646"/>
    <w:rsid w:val="00441C61"/>
    <w:rsid w:val="004434B0"/>
    <w:rsid w:val="00443C84"/>
    <w:rsid w:val="00444023"/>
    <w:rsid w:val="00444241"/>
    <w:rsid w:val="00444D08"/>
    <w:rsid w:val="004461A6"/>
    <w:rsid w:val="0044620D"/>
    <w:rsid w:val="00446263"/>
    <w:rsid w:val="00446BD9"/>
    <w:rsid w:val="00446FB5"/>
    <w:rsid w:val="00450264"/>
    <w:rsid w:val="0045129C"/>
    <w:rsid w:val="00451C10"/>
    <w:rsid w:val="00454D70"/>
    <w:rsid w:val="00461950"/>
    <w:rsid w:val="004619AB"/>
    <w:rsid w:val="0046282C"/>
    <w:rsid w:val="004638AD"/>
    <w:rsid w:val="00465341"/>
    <w:rsid w:val="00465739"/>
    <w:rsid w:val="0046754A"/>
    <w:rsid w:val="004676C6"/>
    <w:rsid w:val="00470EAB"/>
    <w:rsid w:val="00471B36"/>
    <w:rsid w:val="00472660"/>
    <w:rsid w:val="00472BF9"/>
    <w:rsid w:val="00473029"/>
    <w:rsid w:val="00473877"/>
    <w:rsid w:val="004742F4"/>
    <w:rsid w:val="00477647"/>
    <w:rsid w:val="00482533"/>
    <w:rsid w:val="00482D7D"/>
    <w:rsid w:val="00482E69"/>
    <w:rsid w:val="00482E6D"/>
    <w:rsid w:val="004835C3"/>
    <w:rsid w:val="004836A7"/>
    <w:rsid w:val="004841B0"/>
    <w:rsid w:val="00485661"/>
    <w:rsid w:val="004860FC"/>
    <w:rsid w:val="00486ED5"/>
    <w:rsid w:val="00487BA6"/>
    <w:rsid w:val="004922D3"/>
    <w:rsid w:val="0049239F"/>
    <w:rsid w:val="00493D08"/>
    <w:rsid w:val="00493FD9"/>
    <w:rsid w:val="00494E8E"/>
    <w:rsid w:val="00496281"/>
    <w:rsid w:val="0049685F"/>
    <w:rsid w:val="004A05FE"/>
    <w:rsid w:val="004A082A"/>
    <w:rsid w:val="004A22D4"/>
    <w:rsid w:val="004A2E14"/>
    <w:rsid w:val="004A3E5A"/>
    <w:rsid w:val="004A42C1"/>
    <w:rsid w:val="004A5233"/>
    <w:rsid w:val="004A54B7"/>
    <w:rsid w:val="004A5E70"/>
    <w:rsid w:val="004A63EE"/>
    <w:rsid w:val="004A719B"/>
    <w:rsid w:val="004B0DA0"/>
    <w:rsid w:val="004B164A"/>
    <w:rsid w:val="004B1AEC"/>
    <w:rsid w:val="004B25DE"/>
    <w:rsid w:val="004B5A8B"/>
    <w:rsid w:val="004B6A86"/>
    <w:rsid w:val="004B7756"/>
    <w:rsid w:val="004B7FC9"/>
    <w:rsid w:val="004C6859"/>
    <w:rsid w:val="004C7778"/>
    <w:rsid w:val="004D11D4"/>
    <w:rsid w:val="004D17EB"/>
    <w:rsid w:val="004D3779"/>
    <w:rsid w:val="004D4ADB"/>
    <w:rsid w:val="004D5050"/>
    <w:rsid w:val="004D534D"/>
    <w:rsid w:val="004D5C62"/>
    <w:rsid w:val="004D6257"/>
    <w:rsid w:val="004D7807"/>
    <w:rsid w:val="004E29E9"/>
    <w:rsid w:val="004E308E"/>
    <w:rsid w:val="004E3B7C"/>
    <w:rsid w:val="004E47C5"/>
    <w:rsid w:val="004F1647"/>
    <w:rsid w:val="004F331C"/>
    <w:rsid w:val="004F4523"/>
    <w:rsid w:val="004F5919"/>
    <w:rsid w:val="004F67F5"/>
    <w:rsid w:val="004F689A"/>
    <w:rsid w:val="004F7965"/>
    <w:rsid w:val="00502075"/>
    <w:rsid w:val="0050259E"/>
    <w:rsid w:val="00502649"/>
    <w:rsid w:val="00502A44"/>
    <w:rsid w:val="00503D9B"/>
    <w:rsid w:val="00504A7C"/>
    <w:rsid w:val="00504E82"/>
    <w:rsid w:val="00504ED7"/>
    <w:rsid w:val="00507575"/>
    <w:rsid w:val="00507659"/>
    <w:rsid w:val="0051012B"/>
    <w:rsid w:val="00511C8D"/>
    <w:rsid w:val="005128EF"/>
    <w:rsid w:val="00512A9F"/>
    <w:rsid w:val="005133B0"/>
    <w:rsid w:val="005141A5"/>
    <w:rsid w:val="00514684"/>
    <w:rsid w:val="00514864"/>
    <w:rsid w:val="00514E22"/>
    <w:rsid w:val="00515E7E"/>
    <w:rsid w:val="005169B2"/>
    <w:rsid w:val="005216A1"/>
    <w:rsid w:val="00522F81"/>
    <w:rsid w:val="005238AA"/>
    <w:rsid w:val="00524163"/>
    <w:rsid w:val="00526B62"/>
    <w:rsid w:val="0053056D"/>
    <w:rsid w:val="00530A8F"/>
    <w:rsid w:val="00531FD3"/>
    <w:rsid w:val="00532210"/>
    <w:rsid w:val="00533312"/>
    <w:rsid w:val="00533F01"/>
    <w:rsid w:val="00535637"/>
    <w:rsid w:val="00537307"/>
    <w:rsid w:val="0053742B"/>
    <w:rsid w:val="005403D9"/>
    <w:rsid w:val="00543ACC"/>
    <w:rsid w:val="00545270"/>
    <w:rsid w:val="0054585F"/>
    <w:rsid w:val="00545E3C"/>
    <w:rsid w:val="0054746B"/>
    <w:rsid w:val="005474C3"/>
    <w:rsid w:val="00550580"/>
    <w:rsid w:val="00553179"/>
    <w:rsid w:val="005536D9"/>
    <w:rsid w:val="00553775"/>
    <w:rsid w:val="005542E1"/>
    <w:rsid w:val="00554B44"/>
    <w:rsid w:val="0055584B"/>
    <w:rsid w:val="005562D5"/>
    <w:rsid w:val="00556CB2"/>
    <w:rsid w:val="00557EE2"/>
    <w:rsid w:val="005604F4"/>
    <w:rsid w:val="005623A4"/>
    <w:rsid w:val="00563900"/>
    <w:rsid w:val="00566710"/>
    <w:rsid w:val="00570474"/>
    <w:rsid w:val="00570778"/>
    <w:rsid w:val="00570813"/>
    <w:rsid w:val="00570D53"/>
    <w:rsid w:val="00570EC6"/>
    <w:rsid w:val="00571498"/>
    <w:rsid w:val="005714DC"/>
    <w:rsid w:val="005720E5"/>
    <w:rsid w:val="00572B29"/>
    <w:rsid w:val="005740F1"/>
    <w:rsid w:val="00574278"/>
    <w:rsid w:val="00575C41"/>
    <w:rsid w:val="00576F99"/>
    <w:rsid w:val="005777CD"/>
    <w:rsid w:val="0058098F"/>
    <w:rsid w:val="00582136"/>
    <w:rsid w:val="005851F5"/>
    <w:rsid w:val="00585489"/>
    <w:rsid w:val="005856AA"/>
    <w:rsid w:val="00585C1E"/>
    <w:rsid w:val="00587DA0"/>
    <w:rsid w:val="00591146"/>
    <w:rsid w:val="0059285A"/>
    <w:rsid w:val="00595E64"/>
    <w:rsid w:val="0059613B"/>
    <w:rsid w:val="00596C5C"/>
    <w:rsid w:val="005A1255"/>
    <w:rsid w:val="005A1A02"/>
    <w:rsid w:val="005A1AC7"/>
    <w:rsid w:val="005B0203"/>
    <w:rsid w:val="005B0489"/>
    <w:rsid w:val="005B06D5"/>
    <w:rsid w:val="005B1B54"/>
    <w:rsid w:val="005B54BF"/>
    <w:rsid w:val="005B6905"/>
    <w:rsid w:val="005C4FDE"/>
    <w:rsid w:val="005C540F"/>
    <w:rsid w:val="005C5C54"/>
    <w:rsid w:val="005C5CC7"/>
    <w:rsid w:val="005D320A"/>
    <w:rsid w:val="005D3B3E"/>
    <w:rsid w:val="005D456E"/>
    <w:rsid w:val="005D46EF"/>
    <w:rsid w:val="005D4F73"/>
    <w:rsid w:val="005D59FF"/>
    <w:rsid w:val="005D65CB"/>
    <w:rsid w:val="005E083F"/>
    <w:rsid w:val="005E0BF0"/>
    <w:rsid w:val="005E1629"/>
    <w:rsid w:val="005E38FE"/>
    <w:rsid w:val="005E4054"/>
    <w:rsid w:val="005E479C"/>
    <w:rsid w:val="005E4DCC"/>
    <w:rsid w:val="005E578A"/>
    <w:rsid w:val="005F03EE"/>
    <w:rsid w:val="005F0945"/>
    <w:rsid w:val="005F169E"/>
    <w:rsid w:val="005F190F"/>
    <w:rsid w:val="005F3F45"/>
    <w:rsid w:val="005F42BC"/>
    <w:rsid w:val="006002DB"/>
    <w:rsid w:val="00600A09"/>
    <w:rsid w:val="00600F83"/>
    <w:rsid w:val="00601843"/>
    <w:rsid w:val="006034BA"/>
    <w:rsid w:val="00604736"/>
    <w:rsid w:val="0060490C"/>
    <w:rsid w:val="00604E97"/>
    <w:rsid w:val="006053BB"/>
    <w:rsid w:val="006054E1"/>
    <w:rsid w:val="00606E3F"/>
    <w:rsid w:val="006103E9"/>
    <w:rsid w:val="0061063A"/>
    <w:rsid w:val="00612414"/>
    <w:rsid w:val="00613B4C"/>
    <w:rsid w:val="00614D6D"/>
    <w:rsid w:val="006151CB"/>
    <w:rsid w:val="00615E86"/>
    <w:rsid w:val="00616456"/>
    <w:rsid w:val="006176C8"/>
    <w:rsid w:val="0062178D"/>
    <w:rsid w:val="00623346"/>
    <w:rsid w:val="00623418"/>
    <w:rsid w:val="00623752"/>
    <w:rsid w:val="0062388B"/>
    <w:rsid w:val="00623AE1"/>
    <w:rsid w:val="00630357"/>
    <w:rsid w:val="00630F70"/>
    <w:rsid w:val="0063109F"/>
    <w:rsid w:val="006310C5"/>
    <w:rsid w:val="00631741"/>
    <w:rsid w:val="0063198C"/>
    <w:rsid w:val="00631B7F"/>
    <w:rsid w:val="00632AF8"/>
    <w:rsid w:val="00632C15"/>
    <w:rsid w:val="00632ECF"/>
    <w:rsid w:val="00633352"/>
    <w:rsid w:val="00635216"/>
    <w:rsid w:val="0063631A"/>
    <w:rsid w:val="00637E37"/>
    <w:rsid w:val="00641249"/>
    <w:rsid w:val="00645E86"/>
    <w:rsid w:val="0064631D"/>
    <w:rsid w:val="006469D5"/>
    <w:rsid w:val="00647F0A"/>
    <w:rsid w:val="00650399"/>
    <w:rsid w:val="0065162F"/>
    <w:rsid w:val="00651F81"/>
    <w:rsid w:val="00653A82"/>
    <w:rsid w:val="00653D04"/>
    <w:rsid w:val="00653DD9"/>
    <w:rsid w:val="00655184"/>
    <w:rsid w:val="00655B9C"/>
    <w:rsid w:val="006562AF"/>
    <w:rsid w:val="00656C01"/>
    <w:rsid w:val="00656FE4"/>
    <w:rsid w:val="006574AA"/>
    <w:rsid w:val="00660510"/>
    <w:rsid w:val="00660CB0"/>
    <w:rsid w:val="00660DB6"/>
    <w:rsid w:val="00662344"/>
    <w:rsid w:val="00662990"/>
    <w:rsid w:val="00664370"/>
    <w:rsid w:val="00664EC4"/>
    <w:rsid w:val="0066500F"/>
    <w:rsid w:val="006660CA"/>
    <w:rsid w:val="006664F5"/>
    <w:rsid w:val="00667043"/>
    <w:rsid w:val="00667623"/>
    <w:rsid w:val="00667F19"/>
    <w:rsid w:val="00670C6D"/>
    <w:rsid w:val="00672D2A"/>
    <w:rsid w:val="00675298"/>
    <w:rsid w:val="00676BF2"/>
    <w:rsid w:val="00681D8F"/>
    <w:rsid w:val="00682469"/>
    <w:rsid w:val="0068265D"/>
    <w:rsid w:val="006915AB"/>
    <w:rsid w:val="00692956"/>
    <w:rsid w:val="00694FB6"/>
    <w:rsid w:val="00695631"/>
    <w:rsid w:val="00695B0A"/>
    <w:rsid w:val="006A1B72"/>
    <w:rsid w:val="006A1EB4"/>
    <w:rsid w:val="006A1F5B"/>
    <w:rsid w:val="006A2C9B"/>
    <w:rsid w:val="006A4C2F"/>
    <w:rsid w:val="006A52BF"/>
    <w:rsid w:val="006A56AB"/>
    <w:rsid w:val="006A72A6"/>
    <w:rsid w:val="006B17CF"/>
    <w:rsid w:val="006B37A9"/>
    <w:rsid w:val="006B491E"/>
    <w:rsid w:val="006B5A29"/>
    <w:rsid w:val="006B5DA9"/>
    <w:rsid w:val="006C22EF"/>
    <w:rsid w:val="006C25B6"/>
    <w:rsid w:val="006C2A6C"/>
    <w:rsid w:val="006C3B41"/>
    <w:rsid w:val="006C51D0"/>
    <w:rsid w:val="006C6D6C"/>
    <w:rsid w:val="006D062C"/>
    <w:rsid w:val="006D0682"/>
    <w:rsid w:val="006D0755"/>
    <w:rsid w:val="006D079E"/>
    <w:rsid w:val="006D1F62"/>
    <w:rsid w:val="006D22C5"/>
    <w:rsid w:val="006D3276"/>
    <w:rsid w:val="006D38CC"/>
    <w:rsid w:val="006D4061"/>
    <w:rsid w:val="006D7618"/>
    <w:rsid w:val="006D7918"/>
    <w:rsid w:val="006E03FF"/>
    <w:rsid w:val="006E1253"/>
    <w:rsid w:val="006E177C"/>
    <w:rsid w:val="006E35BA"/>
    <w:rsid w:val="006E3F63"/>
    <w:rsid w:val="006E6E07"/>
    <w:rsid w:val="006E755F"/>
    <w:rsid w:val="006E7A3B"/>
    <w:rsid w:val="006F0647"/>
    <w:rsid w:val="006F1E90"/>
    <w:rsid w:val="006F50A5"/>
    <w:rsid w:val="006F584C"/>
    <w:rsid w:val="006F7F32"/>
    <w:rsid w:val="00702307"/>
    <w:rsid w:val="007025CC"/>
    <w:rsid w:val="0070380A"/>
    <w:rsid w:val="00704556"/>
    <w:rsid w:val="00706219"/>
    <w:rsid w:val="007070E8"/>
    <w:rsid w:val="00707AAA"/>
    <w:rsid w:val="00707AEA"/>
    <w:rsid w:val="007107C5"/>
    <w:rsid w:val="00710D81"/>
    <w:rsid w:val="0071157E"/>
    <w:rsid w:val="00711A66"/>
    <w:rsid w:val="00711BEF"/>
    <w:rsid w:val="00716083"/>
    <w:rsid w:val="00716B57"/>
    <w:rsid w:val="0071716E"/>
    <w:rsid w:val="007175C5"/>
    <w:rsid w:val="007176C8"/>
    <w:rsid w:val="0071772C"/>
    <w:rsid w:val="007200CF"/>
    <w:rsid w:val="007206E8"/>
    <w:rsid w:val="00722EC6"/>
    <w:rsid w:val="007264D6"/>
    <w:rsid w:val="00727A74"/>
    <w:rsid w:val="007312FE"/>
    <w:rsid w:val="00731F37"/>
    <w:rsid w:val="00731F87"/>
    <w:rsid w:val="00733F7C"/>
    <w:rsid w:val="007342C4"/>
    <w:rsid w:val="00737E13"/>
    <w:rsid w:val="00740C61"/>
    <w:rsid w:val="00741C53"/>
    <w:rsid w:val="00746088"/>
    <w:rsid w:val="007503D7"/>
    <w:rsid w:val="00750B92"/>
    <w:rsid w:val="00751D1D"/>
    <w:rsid w:val="00755B22"/>
    <w:rsid w:val="00755C50"/>
    <w:rsid w:val="00755DD4"/>
    <w:rsid w:val="00756F67"/>
    <w:rsid w:val="0076128D"/>
    <w:rsid w:val="00761420"/>
    <w:rsid w:val="00761AFD"/>
    <w:rsid w:val="0076663B"/>
    <w:rsid w:val="00766A24"/>
    <w:rsid w:val="007675C7"/>
    <w:rsid w:val="00773299"/>
    <w:rsid w:val="00775715"/>
    <w:rsid w:val="00775EEA"/>
    <w:rsid w:val="00777781"/>
    <w:rsid w:val="00785D8F"/>
    <w:rsid w:val="0079012F"/>
    <w:rsid w:val="00790338"/>
    <w:rsid w:val="00791AC5"/>
    <w:rsid w:val="00791E75"/>
    <w:rsid w:val="00791F4C"/>
    <w:rsid w:val="007925CA"/>
    <w:rsid w:val="00795BEE"/>
    <w:rsid w:val="00796C12"/>
    <w:rsid w:val="00796C43"/>
    <w:rsid w:val="00796ED4"/>
    <w:rsid w:val="00797E1C"/>
    <w:rsid w:val="007A391A"/>
    <w:rsid w:val="007A3D74"/>
    <w:rsid w:val="007A4B12"/>
    <w:rsid w:val="007A53AF"/>
    <w:rsid w:val="007A5908"/>
    <w:rsid w:val="007A6691"/>
    <w:rsid w:val="007B2180"/>
    <w:rsid w:val="007B221A"/>
    <w:rsid w:val="007B3DED"/>
    <w:rsid w:val="007B529C"/>
    <w:rsid w:val="007C0F18"/>
    <w:rsid w:val="007C1F8D"/>
    <w:rsid w:val="007C2914"/>
    <w:rsid w:val="007C3132"/>
    <w:rsid w:val="007C352F"/>
    <w:rsid w:val="007C4A57"/>
    <w:rsid w:val="007C6E7B"/>
    <w:rsid w:val="007D024F"/>
    <w:rsid w:val="007D0F05"/>
    <w:rsid w:val="007D18FE"/>
    <w:rsid w:val="007D1DCA"/>
    <w:rsid w:val="007D24C2"/>
    <w:rsid w:val="007D2ED1"/>
    <w:rsid w:val="007D31CD"/>
    <w:rsid w:val="007D49C9"/>
    <w:rsid w:val="007D541F"/>
    <w:rsid w:val="007D6B13"/>
    <w:rsid w:val="007D6F2B"/>
    <w:rsid w:val="007D7007"/>
    <w:rsid w:val="007D7525"/>
    <w:rsid w:val="007D75BB"/>
    <w:rsid w:val="007E308B"/>
    <w:rsid w:val="007E6721"/>
    <w:rsid w:val="007E7046"/>
    <w:rsid w:val="007F0905"/>
    <w:rsid w:val="007F269F"/>
    <w:rsid w:val="007F2AAD"/>
    <w:rsid w:val="007F5375"/>
    <w:rsid w:val="007F5FCB"/>
    <w:rsid w:val="007F609A"/>
    <w:rsid w:val="007F6603"/>
    <w:rsid w:val="007F75BE"/>
    <w:rsid w:val="007F7AEC"/>
    <w:rsid w:val="007F7D4A"/>
    <w:rsid w:val="00800368"/>
    <w:rsid w:val="0080207E"/>
    <w:rsid w:val="008025EB"/>
    <w:rsid w:val="00802631"/>
    <w:rsid w:val="00802A54"/>
    <w:rsid w:val="00807657"/>
    <w:rsid w:val="00807C27"/>
    <w:rsid w:val="00810FEC"/>
    <w:rsid w:val="00810FFA"/>
    <w:rsid w:val="00811ECA"/>
    <w:rsid w:val="00813268"/>
    <w:rsid w:val="00813616"/>
    <w:rsid w:val="00813C25"/>
    <w:rsid w:val="00813EE6"/>
    <w:rsid w:val="008143AE"/>
    <w:rsid w:val="008163F1"/>
    <w:rsid w:val="00816F3F"/>
    <w:rsid w:val="008173FF"/>
    <w:rsid w:val="00817B07"/>
    <w:rsid w:val="0082068E"/>
    <w:rsid w:val="0082103C"/>
    <w:rsid w:val="00824655"/>
    <w:rsid w:val="00825B2B"/>
    <w:rsid w:val="008262E8"/>
    <w:rsid w:val="008267C5"/>
    <w:rsid w:val="008276CA"/>
    <w:rsid w:val="008277B7"/>
    <w:rsid w:val="00833058"/>
    <w:rsid w:val="008343ED"/>
    <w:rsid w:val="0083544D"/>
    <w:rsid w:val="008360EF"/>
    <w:rsid w:val="008363E6"/>
    <w:rsid w:val="00837733"/>
    <w:rsid w:val="008378B7"/>
    <w:rsid w:val="00841039"/>
    <w:rsid w:val="008415A6"/>
    <w:rsid w:val="00841CB4"/>
    <w:rsid w:val="00841FED"/>
    <w:rsid w:val="00842052"/>
    <w:rsid w:val="00842AD9"/>
    <w:rsid w:val="00842E32"/>
    <w:rsid w:val="00843BDF"/>
    <w:rsid w:val="00844CD5"/>
    <w:rsid w:val="00845599"/>
    <w:rsid w:val="0084574C"/>
    <w:rsid w:val="008531D1"/>
    <w:rsid w:val="00854FC5"/>
    <w:rsid w:val="00855863"/>
    <w:rsid w:val="00856959"/>
    <w:rsid w:val="00861A0E"/>
    <w:rsid w:val="00863182"/>
    <w:rsid w:val="008631DC"/>
    <w:rsid w:val="00863609"/>
    <w:rsid w:val="00864E6F"/>
    <w:rsid w:val="00866219"/>
    <w:rsid w:val="008669A9"/>
    <w:rsid w:val="00867276"/>
    <w:rsid w:val="0086764F"/>
    <w:rsid w:val="0086785C"/>
    <w:rsid w:val="008710DA"/>
    <w:rsid w:val="0087278E"/>
    <w:rsid w:val="0087315D"/>
    <w:rsid w:val="008736BE"/>
    <w:rsid w:val="00877241"/>
    <w:rsid w:val="0087799C"/>
    <w:rsid w:val="008845E9"/>
    <w:rsid w:val="00885297"/>
    <w:rsid w:val="00885658"/>
    <w:rsid w:val="008862F1"/>
    <w:rsid w:val="0088721E"/>
    <w:rsid w:val="00890734"/>
    <w:rsid w:val="00891B33"/>
    <w:rsid w:val="00891EF4"/>
    <w:rsid w:val="0089423E"/>
    <w:rsid w:val="008942E2"/>
    <w:rsid w:val="00894BC6"/>
    <w:rsid w:val="00895D1E"/>
    <w:rsid w:val="008966BF"/>
    <w:rsid w:val="00897986"/>
    <w:rsid w:val="00897EB2"/>
    <w:rsid w:val="008A1FB6"/>
    <w:rsid w:val="008A2403"/>
    <w:rsid w:val="008A4E6C"/>
    <w:rsid w:val="008A60D6"/>
    <w:rsid w:val="008A7219"/>
    <w:rsid w:val="008B00A1"/>
    <w:rsid w:val="008B04DD"/>
    <w:rsid w:val="008B0719"/>
    <w:rsid w:val="008B1552"/>
    <w:rsid w:val="008B20D7"/>
    <w:rsid w:val="008B472E"/>
    <w:rsid w:val="008B4F0A"/>
    <w:rsid w:val="008B5A83"/>
    <w:rsid w:val="008B6778"/>
    <w:rsid w:val="008B6F6B"/>
    <w:rsid w:val="008C07A8"/>
    <w:rsid w:val="008C18EE"/>
    <w:rsid w:val="008C1C5E"/>
    <w:rsid w:val="008C2DCF"/>
    <w:rsid w:val="008C350D"/>
    <w:rsid w:val="008C4411"/>
    <w:rsid w:val="008C4F76"/>
    <w:rsid w:val="008C669B"/>
    <w:rsid w:val="008C7242"/>
    <w:rsid w:val="008C744D"/>
    <w:rsid w:val="008C75A5"/>
    <w:rsid w:val="008D1EB6"/>
    <w:rsid w:val="008D2733"/>
    <w:rsid w:val="008D317F"/>
    <w:rsid w:val="008D36C1"/>
    <w:rsid w:val="008D3D1B"/>
    <w:rsid w:val="008D52C7"/>
    <w:rsid w:val="008D64B1"/>
    <w:rsid w:val="008E47A3"/>
    <w:rsid w:val="008E50CB"/>
    <w:rsid w:val="008E53DA"/>
    <w:rsid w:val="008F05C6"/>
    <w:rsid w:val="008F0E35"/>
    <w:rsid w:val="008F1343"/>
    <w:rsid w:val="008F3AF5"/>
    <w:rsid w:val="008F4750"/>
    <w:rsid w:val="008F58FB"/>
    <w:rsid w:val="008F5F00"/>
    <w:rsid w:val="008F608B"/>
    <w:rsid w:val="008F6286"/>
    <w:rsid w:val="008F77E7"/>
    <w:rsid w:val="0090089B"/>
    <w:rsid w:val="00900F38"/>
    <w:rsid w:val="00903A6E"/>
    <w:rsid w:val="00903D6F"/>
    <w:rsid w:val="0090736D"/>
    <w:rsid w:val="00907597"/>
    <w:rsid w:val="00911FA2"/>
    <w:rsid w:val="00913204"/>
    <w:rsid w:val="009134D2"/>
    <w:rsid w:val="009143AF"/>
    <w:rsid w:val="00914D02"/>
    <w:rsid w:val="009164D6"/>
    <w:rsid w:val="00916657"/>
    <w:rsid w:val="0091693A"/>
    <w:rsid w:val="009174E1"/>
    <w:rsid w:val="009179FB"/>
    <w:rsid w:val="009213E9"/>
    <w:rsid w:val="00922067"/>
    <w:rsid w:val="009232B4"/>
    <w:rsid w:val="0092497E"/>
    <w:rsid w:val="00925321"/>
    <w:rsid w:val="00926CDC"/>
    <w:rsid w:val="009307E1"/>
    <w:rsid w:val="009322A2"/>
    <w:rsid w:val="00932A7E"/>
    <w:rsid w:val="00932D8A"/>
    <w:rsid w:val="009334AE"/>
    <w:rsid w:val="009339F4"/>
    <w:rsid w:val="009343AE"/>
    <w:rsid w:val="00934AFB"/>
    <w:rsid w:val="0093524A"/>
    <w:rsid w:val="009356D1"/>
    <w:rsid w:val="00936869"/>
    <w:rsid w:val="009377F8"/>
    <w:rsid w:val="00940850"/>
    <w:rsid w:val="00940F49"/>
    <w:rsid w:val="009422DF"/>
    <w:rsid w:val="00942338"/>
    <w:rsid w:val="009435EF"/>
    <w:rsid w:val="0094362E"/>
    <w:rsid w:val="009460F8"/>
    <w:rsid w:val="00946C8E"/>
    <w:rsid w:val="00946EE5"/>
    <w:rsid w:val="00946F58"/>
    <w:rsid w:val="00947686"/>
    <w:rsid w:val="00950035"/>
    <w:rsid w:val="00951171"/>
    <w:rsid w:val="00952A87"/>
    <w:rsid w:val="00961CEF"/>
    <w:rsid w:val="0096204B"/>
    <w:rsid w:val="009623E8"/>
    <w:rsid w:val="00963F33"/>
    <w:rsid w:val="0096570C"/>
    <w:rsid w:val="00965929"/>
    <w:rsid w:val="0096690D"/>
    <w:rsid w:val="0096770B"/>
    <w:rsid w:val="00970F46"/>
    <w:rsid w:val="00971FDF"/>
    <w:rsid w:val="00976A55"/>
    <w:rsid w:val="0097720F"/>
    <w:rsid w:val="00977D9F"/>
    <w:rsid w:val="00980DDE"/>
    <w:rsid w:val="00984697"/>
    <w:rsid w:val="00984C0F"/>
    <w:rsid w:val="00985A3A"/>
    <w:rsid w:val="00986365"/>
    <w:rsid w:val="009863A6"/>
    <w:rsid w:val="00986AAB"/>
    <w:rsid w:val="00987C14"/>
    <w:rsid w:val="00990DDA"/>
    <w:rsid w:val="00993FDA"/>
    <w:rsid w:val="009966F4"/>
    <w:rsid w:val="00996835"/>
    <w:rsid w:val="00996B0C"/>
    <w:rsid w:val="009972FA"/>
    <w:rsid w:val="009A04EB"/>
    <w:rsid w:val="009A10E2"/>
    <w:rsid w:val="009A3663"/>
    <w:rsid w:val="009A40C5"/>
    <w:rsid w:val="009A455A"/>
    <w:rsid w:val="009A5C21"/>
    <w:rsid w:val="009A7744"/>
    <w:rsid w:val="009A7CD5"/>
    <w:rsid w:val="009B079B"/>
    <w:rsid w:val="009B297E"/>
    <w:rsid w:val="009B7164"/>
    <w:rsid w:val="009B7F36"/>
    <w:rsid w:val="009C0278"/>
    <w:rsid w:val="009C0A9E"/>
    <w:rsid w:val="009C0DE2"/>
    <w:rsid w:val="009C2128"/>
    <w:rsid w:val="009C2314"/>
    <w:rsid w:val="009C5A42"/>
    <w:rsid w:val="009C5DCE"/>
    <w:rsid w:val="009C6B7E"/>
    <w:rsid w:val="009C7209"/>
    <w:rsid w:val="009C7469"/>
    <w:rsid w:val="009D018B"/>
    <w:rsid w:val="009D167A"/>
    <w:rsid w:val="009D25D7"/>
    <w:rsid w:val="009D2D8E"/>
    <w:rsid w:val="009D47C8"/>
    <w:rsid w:val="009D64A9"/>
    <w:rsid w:val="009D7B3A"/>
    <w:rsid w:val="009E16DC"/>
    <w:rsid w:val="009E32E1"/>
    <w:rsid w:val="009E33CE"/>
    <w:rsid w:val="009E34BC"/>
    <w:rsid w:val="009E6319"/>
    <w:rsid w:val="009E68E4"/>
    <w:rsid w:val="009E79E2"/>
    <w:rsid w:val="009E7ED0"/>
    <w:rsid w:val="009F270D"/>
    <w:rsid w:val="009F4ED1"/>
    <w:rsid w:val="009F5B5E"/>
    <w:rsid w:val="009F6107"/>
    <w:rsid w:val="009F7271"/>
    <w:rsid w:val="009F7875"/>
    <w:rsid w:val="00A004D9"/>
    <w:rsid w:val="00A0110F"/>
    <w:rsid w:val="00A014A8"/>
    <w:rsid w:val="00A01D89"/>
    <w:rsid w:val="00A020DD"/>
    <w:rsid w:val="00A0275E"/>
    <w:rsid w:val="00A02A7A"/>
    <w:rsid w:val="00A049C0"/>
    <w:rsid w:val="00A05B00"/>
    <w:rsid w:val="00A06B34"/>
    <w:rsid w:val="00A10574"/>
    <w:rsid w:val="00A109FD"/>
    <w:rsid w:val="00A12DB4"/>
    <w:rsid w:val="00A13F9D"/>
    <w:rsid w:val="00A14BA2"/>
    <w:rsid w:val="00A14E27"/>
    <w:rsid w:val="00A15FFE"/>
    <w:rsid w:val="00A16864"/>
    <w:rsid w:val="00A1764C"/>
    <w:rsid w:val="00A203B6"/>
    <w:rsid w:val="00A20412"/>
    <w:rsid w:val="00A20D50"/>
    <w:rsid w:val="00A22378"/>
    <w:rsid w:val="00A224AC"/>
    <w:rsid w:val="00A22616"/>
    <w:rsid w:val="00A23250"/>
    <w:rsid w:val="00A23A5F"/>
    <w:rsid w:val="00A25AAB"/>
    <w:rsid w:val="00A26AC8"/>
    <w:rsid w:val="00A30329"/>
    <w:rsid w:val="00A30357"/>
    <w:rsid w:val="00A325DB"/>
    <w:rsid w:val="00A344FB"/>
    <w:rsid w:val="00A34B95"/>
    <w:rsid w:val="00A36D77"/>
    <w:rsid w:val="00A37B38"/>
    <w:rsid w:val="00A40C67"/>
    <w:rsid w:val="00A40F71"/>
    <w:rsid w:val="00A43000"/>
    <w:rsid w:val="00A43805"/>
    <w:rsid w:val="00A43B10"/>
    <w:rsid w:val="00A43E9E"/>
    <w:rsid w:val="00A464E8"/>
    <w:rsid w:val="00A4696B"/>
    <w:rsid w:val="00A46AA1"/>
    <w:rsid w:val="00A47585"/>
    <w:rsid w:val="00A47853"/>
    <w:rsid w:val="00A47938"/>
    <w:rsid w:val="00A47B6B"/>
    <w:rsid w:val="00A51F0A"/>
    <w:rsid w:val="00A52BB4"/>
    <w:rsid w:val="00A5336C"/>
    <w:rsid w:val="00A55019"/>
    <w:rsid w:val="00A55DD6"/>
    <w:rsid w:val="00A57819"/>
    <w:rsid w:val="00A57FA2"/>
    <w:rsid w:val="00A605B6"/>
    <w:rsid w:val="00A60D59"/>
    <w:rsid w:val="00A62463"/>
    <w:rsid w:val="00A62535"/>
    <w:rsid w:val="00A63849"/>
    <w:rsid w:val="00A64D73"/>
    <w:rsid w:val="00A661C0"/>
    <w:rsid w:val="00A66549"/>
    <w:rsid w:val="00A67E4E"/>
    <w:rsid w:val="00A712FA"/>
    <w:rsid w:val="00A73284"/>
    <w:rsid w:val="00A74A03"/>
    <w:rsid w:val="00A750CF"/>
    <w:rsid w:val="00A75C01"/>
    <w:rsid w:val="00A76411"/>
    <w:rsid w:val="00A769AD"/>
    <w:rsid w:val="00A76B26"/>
    <w:rsid w:val="00A77953"/>
    <w:rsid w:val="00A813D9"/>
    <w:rsid w:val="00A81A25"/>
    <w:rsid w:val="00A840C0"/>
    <w:rsid w:val="00A8620D"/>
    <w:rsid w:val="00A86990"/>
    <w:rsid w:val="00A86F27"/>
    <w:rsid w:val="00A87DBF"/>
    <w:rsid w:val="00A905C1"/>
    <w:rsid w:val="00A93073"/>
    <w:rsid w:val="00A93EA7"/>
    <w:rsid w:val="00A943C9"/>
    <w:rsid w:val="00A96A82"/>
    <w:rsid w:val="00AA26A8"/>
    <w:rsid w:val="00AA3434"/>
    <w:rsid w:val="00AA3661"/>
    <w:rsid w:val="00AA523A"/>
    <w:rsid w:val="00AA6425"/>
    <w:rsid w:val="00AA6B25"/>
    <w:rsid w:val="00AA6C48"/>
    <w:rsid w:val="00AA6DE7"/>
    <w:rsid w:val="00AA703F"/>
    <w:rsid w:val="00AA7B87"/>
    <w:rsid w:val="00AA7D7F"/>
    <w:rsid w:val="00AB1576"/>
    <w:rsid w:val="00AB28D3"/>
    <w:rsid w:val="00AB4C36"/>
    <w:rsid w:val="00AB5887"/>
    <w:rsid w:val="00AB5E64"/>
    <w:rsid w:val="00AC1894"/>
    <w:rsid w:val="00AC22AF"/>
    <w:rsid w:val="00AC2891"/>
    <w:rsid w:val="00AC305C"/>
    <w:rsid w:val="00AC465B"/>
    <w:rsid w:val="00AC64FD"/>
    <w:rsid w:val="00AD09CC"/>
    <w:rsid w:val="00AD0B7B"/>
    <w:rsid w:val="00AD1A52"/>
    <w:rsid w:val="00AD20E2"/>
    <w:rsid w:val="00AD3286"/>
    <w:rsid w:val="00AD37C8"/>
    <w:rsid w:val="00AD461F"/>
    <w:rsid w:val="00AD5DCE"/>
    <w:rsid w:val="00AD7B6C"/>
    <w:rsid w:val="00AD7D02"/>
    <w:rsid w:val="00AE2B64"/>
    <w:rsid w:val="00AE3088"/>
    <w:rsid w:val="00AE36F8"/>
    <w:rsid w:val="00AE48B9"/>
    <w:rsid w:val="00AE4949"/>
    <w:rsid w:val="00AE5B95"/>
    <w:rsid w:val="00AE6100"/>
    <w:rsid w:val="00AE62EA"/>
    <w:rsid w:val="00AE6DE0"/>
    <w:rsid w:val="00AE7953"/>
    <w:rsid w:val="00AF2181"/>
    <w:rsid w:val="00AF2FA8"/>
    <w:rsid w:val="00AF3056"/>
    <w:rsid w:val="00AF310E"/>
    <w:rsid w:val="00AF3848"/>
    <w:rsid w:val="00AF5D5C"/>
    <w:rsid w:val="00AF67DA"/>
    <w:rsid w:val="00AF7AE4"/>
    <w:rsid w:val="00B00422"/>
    <w:rsid w:val="00B00819"/>
    <w:rsid w:val="00B008A6"/>
    <w:rsid w:val="00B02424"/>
    <w:rsid w:val="00B0595B"/>
    <w:rsid w:val="00B0644A"/>
    <w:rsid w:val="00B1198D"/>
    <w:rsid w:val="00B11C93"/>
    <w:rsid w:val="00B12E41"/>
    <w:rsid w:val="00B13177"/>
    <w:rsid w:val="00B147A2"/>
    <w:rsid w:val="00B15AEC"/>
    <w:rsid w:val="00B16CBD"/>
    <w:rsid w:val="00B17266"/>
    <w:rsid w:val="00B17DE6"/>
    <w:rsid w:val="00B20A61"/>
    <w:rsid w:val="00B21E24"/>
    <w:rsid w:val="00B238DD"/>
    <w:rsid w:val="00B23B26"/>
    <w:rsid w:val="00B23C9F"/>
    <w:rsid w:val="00B248D9"/>
    <w:rsid w:val="00B25F25"/>
    <w:rsid w:val="00B30FFB"/>
    <w:rsid w:val="00B315C1"/>
    <w:rsid w:val="00B31A81"/>
    <w:rsid w:val="00B32B6F"/>
    <w:rsid w:val="00B34BD4"/>
    <w:rsid w:val="00B35888"/>
    <w:rsid w:val="00B3596E"/>
    <w:rsid w:val="00B37B9F"/>
    <w:rsid w:val="00B41D78"/>
    <w:rsid w:val="00B44B83"/>
    <w:rsid w:val="00B5026A"/>
    <w:rsid w:val="00B50732"/>
    <w:rsid w:val="00B6120D"/>
    <w:rsid w:val="00B61B32"/>
    <w:rsid w:val="00B63795"/>
    <w:rsid w:val="00B649DE"/>
    <w:rsid w:val="00B6522F"/>
    <w:rsid w:val="00B6592C"/>
    <w:rsid w:val="00B65DD8"/>
    <w:rsid w:val="00B662B1"/>
    <w:rsid w:val="00B70A68"/>
    <w:rsid w:val="00B717E2"/>
    <w:rsid w:val="00B727B3"/>
    <w:rsid w:val="00B736C9"/>
    <w:rsid w:val="00B74151"/>
    <w:rsid w:val="00B74944"/>
    <w:rsid w:val="00B752F3"/>
    <w:rsid w:val="00B762E6"/>
    <w:rsid w:val="00B766A7"/>
    <w:rsid w:val="00B76A00"/>
    <w:rsid w:val="00B76E41"/>
    <w:rsid w:val="00B77292"/>
    <w:rsid w:val="00B775CD"/>
    <w:rsid w:val="00B77E4B"/>
    <w:rsid w:val="00B800D6"/>
    <w:rsid w:val="00B8171E"/>
    <w:rsid w:val="00B825DD"/>
    <w:rsid w:val="00B83F73"/>
    <w:rsid w:val="00B8437E"/>
    <w:rsid w:val="00B923DC"/>
    <w:rsid w:val="00B93171"/>
    <w:rsid w:val="00B9329E"/>
    <w:rsid w:val="00B93B07"/>
    <w:rsid w:val="00B93FF3"/>
    <w:rsid w:val="00B956FE"/>
    <w:rsid w:val="00B966C6"/>
    <w:rsid w:val="00B97370"/>
    <w:rsid w:val="00BA01A1"/>
    <w:rsid w:val="00BA27F0"/>
    <w:rsid w:val="00BA2E75"/>
    <w:rsid w:val="00BA4261"/>
    <w:rsid w:val="00BA4C83"/>
    <w:rsid w:val="00BA5210"/>
    <w:rsid w:val="00BA5CEA"/>
    <w:rsid w:val="00BB02AD"/>
    <w:rsid w:val="00BB0616"/>
    <w:rsid w:val="00BB1480"/>
    <w:rsid w:val="00BB3C74"/>
    <w:rsid w:val="00BB3DB9"/>
    <w:rsid w:val="00BB4010"/>
    <w:rsid w:val="00BB6DE9"/>
    <w:rsid w:val="00BB709E"/>
    <w:rsid w:val="00BB7E6D"/>
    <w:rsid w:val="00BC288A"/>
    <w:rsid w:val="00BC3FC3"/>
    <w:rsid w:val="00BC4F89"/>
    <w:rsid w:val="00BC4FE4"/>
    <w:rsid w:val="00BC6D9C"/>
    <w:rsid w:val="00BC7C16"/>
    <w:rsid w:val="00BD1CA6"/>
    <w:rsid w:val="00BD204B"/>
    <w:rsid w:val="00BD4A0B"/>
    <w:rsid w:val="00BD544E"/>
    <w:rsid w:val="00BD5DF7"/>
    <w:rsid w:val="00BD6E6D"/>
    <w:rsid w:val="00BD701C"/>
    <w:rsid w:val="00BD740C"/>
    <w:rsid w:val="00BE10C6"/>
    <w:rsid w:val="00BE133E"/>
    <w:rsid w:val="00BE18F2"/>
    <w:rsid w:val="00BE2561"/>
    <w:rsid w:val="00BE292C"/>
    <w:rsid w:val="00BE3E7D"/>
    <w:rsid w:val="00BE44B7"/>
    <w:rsid w:val="00BE685A"/>
    <w:rsid w:val="00BE69F2"/>
    <w:rsid w:val="00BE7BD1"/>
    <w:rsid w:val="00BF048F"/>
    <w:rsid w:val="00BF17EC"/>
    <w:rsid w:val="00BF1B75"/>
    <w:rsid w:val="00BF2B13"/>
    <w:rsid w:val="00BF3E33"/>
    <w:rsid w:val="00BF44DC"/>
    <w:rsid w:val="00BF6340"/>
    <w:rsid w:val="00BF76EF"/>
    <w:rsid w:val="00C01DE8"/>
    <w:rsid w:val="00C02D7C"/>
    <w:rsid w:val="00C0398D"/>
    <w:rsid w:val="00C04826"/>
    <w:rsid w:val="00C0587F"/>
    <w:rsid w:val="00C05B54"/>
    <w:rsid w:val="00C061F5"/>
    <w:rsid w:val="00C07DB1"/>
    <w:rsid w:val="00C11425"/>
    <w:rsid w:val="00C115D7"/>
    <w:rsid w:val="00C12901"/>
    <w:rsid w:val="00C12B10"/>
    <w:rsid w:val="00C1326D"/>
    <w:rsid w:val="00C13C3F"/>
    <w:rsid w:val="00C14AD3"/>
    <w:rsid w:val="00C14CD2"/>
    <w:rsid w:val="00C15D41"/>
    <w:rsid w:val="00C1703D"/>
    <w:rsid w:val="00C217A8"/>
    <w:rsid w:val="00C23624"/>
    <w:rsid w:val="00C248B7"/>
    <w:rsid w:val="00C259A8"/>
    <w:rsid w:val="00C26D23"/>
    <w:rsid w:val="00C27F43"/>
    <w:rsid w:val="00C325EC"/>
    <w:rsid w:val="00C32946"/>
    <w:rsid w:val="00C330BC"/>
    <w:rsid w:val="00C33919"/>
    <w:rsid w:val="00C34747"/>
    <w:rsid w:val="00C34EBE"/>
    <w:rsid w:val="00C3527C"/>
    <w:rsid w:val="00C352D3"/>
    <w:rsid w:val="00C372BD"/>
    <w:rsid w:val="00C3759F"/>
    <w:rsid w:val="00C446B9"/>
    <w:rsid w:val="00C448E0"/>
    <w:rsid w:val="00C44A72"/>
    <w:rsid w:val="00C452D3"/>
    <w:rsid w:val="00C479BF"/>
    <w:rsid w:val="00C531E9"/>
    <w:rsid w:val="00C545C5"/>
    <w:rsid w:val="00C54A66"/>
    <w:rsid w:val="00C54ED9"/>
    <w:rsid w:val="00C554DC"/>
    <w:rsid w:val="00C5566C"/>
    <w:rsid w:val="00C55F8F"/>
    <w:rsid w:val="00C57CA2"/>
    <w:rsid w:val="00C6055A"/>
    <w:rsid w:val="00C60ACB"/>
    <w:rsid w:val="00C61061"/>
    <w:rsid w:val="00C61E63"/>
    <w:rsid w:val="00C659A8"/>
    <w:rsid w:val="00C6634A"/>
    <w:rsid w:val="00C67579"/>
    <w:rsid w:val="00C702C5"/>
    <w:rsid w:val="00C7176A"/>
    <w:rsid w:val="00C71B89"/>
    <w:rsid w:val="00C726C1"/>
    <w:rsid w:val="00C730B6"/>
    <w:rsid w:val="00C736FF"/>
    <w:rsid w:val="00C743E3"/>
    <w:rsid w:val="00C81A67"/>
    <w:rsid w:val="00C822FF"/>
    <w:rsid w:val="00C849BA"/>
    <w:rsid w:val="00C87BD1"/>
    <w:rsid w:val="00C9045C"/>
    <w:rsid w:val="00C93313"/>
    <w:rsid w:val="00C93D2F"/>
    <w:rsid w:val="00C9587A"/>
    <w:rsid w:val="00C96F6C"/>
    <w:rsid w:val="00C972C2"/>
    <w:rsid w:val="00CA2069"/>
    <w:rsid w:val="00CA24E4"/>
    <w:rsid w:val="00CA50C8"/>
    <w:rsid w:val="00CA7CE5"/>
    <w:rsid w:val="00CB0E52"/>
    <w:rsid w:val="00CB20DF"/>
    <w:rsid w:val="00CB327F"/>
    <w:rsid w:val="00CB399F"/>
    <w:rsid w:val="00CB39D5"/>
    <w:rsid w:val="00CB4CB3"/>
    <w:rsid w:val="00CB697C"/>
    <w:rsid w:val="00CB7A0A"/>
    <w:rsid w:val="00CB7E6C"/>
    <w:rsid w:val="00CB7FC1"/>
    <w:rsid w:val="00CC00A4"/>
    <w:rsid w:val="00CC1725"/>
    <w:rsid w:val="00CC22C2"/>
    <w:rsid w:val="00CC481D"/>
    <w:rsid w:val="00CC4AE4"/>
    <w:rsid w:val="00CC67BE"/>
    <w:rsid w:val="00CC70D0"/>
    <w:rsid w:val="00CD0EB8"/>
    <w:rsid w:val="00CD1474"/>
    <w:rsid w:val="00CD4E55"/>
    <w:rsid w:val="00CE0365"/>
    <w:rsid w:val="00CE09A2"/>
    <w:rsid w:val="00CE1DC8"/>
    <w:rsid w:val="00CE1E23"/>
    <w:rsid w:val="00CE346D"/>
    <w:rsid w:val="00CE43BC"/>
    <w:rsid w:val="00CE4E57"/>
    <w:rsid w:val="00CE67D1"/>
    <w:rsid w:val="00CE72C3"/>
    <w:rsid w:val="00CF103F"/>
    <w:rsid w:val="00CF1482"/>
    <w:rsid w:val="00CF1605"/>
    <w:rsid w:val="00CF2CCF"/>
    <w:rsid w:val="00CF3660"/>
    <w:rsid w:val="00CF4756"/>
    <w:rsid w:val="00CF51DD"/>
    <w:rsid w:val="00CF7788"/>
    <w:rsid w:val="00D00552"/>
    <w:rsid w:val="00D007E8"/>
    <w:rsid w:val="00D02A5C"/>
    <w:rsid w:val="00D0346C"/>
    <w:rsid w:val="00D03882"/>
    <w:rsid w:val="00D0396E"/>
    <w:rsid w:val="00D04F44"/>
    <w:rsid w:val="00D05D9E"/>
    <w:rsid w:val="00D0698B"/>
    <w:rsid w:val="00D06EBE"/>
    <w:rsid w:val="00D07B0A"/>
    <w:rsid w:val="00D07BE0"/>
    <w:rsid w:val="00D112E1"/>
    <w:rsid w:val="00D11DDE"/>
    <w:rsid w:val="00D120B7"/>
    <w:rsid w:val="00D12FE5"/>
    <w:rsid w:val="00D173D8"/>
    <w:rsid w:val="00D22883"/>
    <w:rsid w:val="00D22A57"/>
    <w:rsid w:val="00D23113"/>
    <w:rsid w:val="00D238B0"/>
    <w:rsid w:val="00D244D3"/>
    <w:rsid w:val="00D2452E"/>
    <w:rsid w:val="00D24B49"/>
    <w:rsid w:val="00D250CC"/>
    <w:rsid w:val="00D27C2A"/>
    <w:rsid w:val="00D27D44"/>
    <w:rsid w:val="00D32FCA"/>
    <w:rsid w:val="00D33140"/>
    <w:rsid w:val="00D35C38"/>
    <w:rsid w:val="00D3676E"/>
    <w:rsid w:val="00D36E2F"/>
    <w:rsid w:val="00D36E64"/>
    <w:rsid w:val="00D37C3D"/>
    <w:rsid w:val="00D40408"/>
    <w:rsid w:val="00D4216A"/>
    <w:rsid w:val="00D44AC7"/>
    <w:rsid w:val="00D44E59"/>
    <w:rsid w:val="00D45858"/>
    <w:rsid w:val="00D45AAA"/>
    <w:rsid w:val="00D46F78"/>
    <w:rsid w:val="00D524CC"/>
    <w:rsid w:val="00D527F4"/>
    <w:rsid w:val="00D5301E"/>
    <w:rsid w:val="00D53BCA"/>
    <w:rsid w:val="00D56D3F"/>
    <w:rsid w:val="00D603D6"/>
    <w:rsid w:val="00D60972"/>
    <w:rsid w:val="00D61FD1"/>
    <w:rsid w:val="00D621B3"/>
    <w:rsid w:val="00D62251"/>
    <w:rsid w:val="00D628E9"/>
    <w:rsid w:val="00D62D53"/>
    <w:rsid w:val="00D63282"/>
    <w:rsid w:val="00D642AC"/>
    <w:rsid w:val="00D6451F"/>
    <w:rsid w:val="00D645B9"/>
    <w:rsid w:val="00D65895"/>
    <w:rsid w:val="00D66321"/>
    <w:rsid w:val="00D67D29"/>
    <w:rsid w:val="00D70C36"/>
    <w:rsid w:val="00D70D98"/>
    <w:rsid w:val="00D70EDE"/>
    <w:rsid w:val="00D75348"/>
    <w:rsid w:val="00D77584"/>
    <w:rsid w:val="00D77F15"/>
    <w:rsid w:val="00D81A08"/>
    <w:rsid w:val="00D82B52"/>
    <w:rsid w:val="00D85A8C"/>
    <w:rsid w:val="00D85DCC"/>
    <w:rsid w:val="00D860CF"/>
    <w:rsid w:val="00D8692A"/>
    <w:rsid w:val="00D86C9D"/>
    <w:rsid w:val="00D87DC0"/>
    <w:rsid w:val="00D9052F"/>
    <w:rsid w:val="00D91F82"/>
    <w:rsid w:val="00D92F01"/>
    <w:rsid w:val="00D93C63"/>
    <w:rsid w:val="00D94BE0"/>
    <w:rsid w:val="00D959D4"/>
    <w:rsid w:val="00DA1731"/>
    <w:rsid w:val="00DA3553"/>
    <w:rsid w:val="00DA423E"/>
    <w:rsid w:val="00DA4C1F"/>
    <w:rsid w:val="00DA7961"/>
    <w:rsid w:val="00DB0C19"/>
    <w:rsid w:val="00DB1E22"/>
    <w:rsid w:val="00DB27A8"/>
    <w:rsid w:val="00DB3F48"/>
    <w:rsid w:val="00DB591A"/>
    <w:rsid w:val="00DB5F30"/>
    <w:rsid w:val="00DB66AE"/>
    <w:rsid w:val="00DB688E"/>
    <w:rsid w:val="00DB6DB2"/>
    <w:rsid w:val="00DC0C83"/>
    <w:rsid w:val="00DC1994"/>
    <w:rsid w:val="00DC2C2A"/>
    <w:rsid w:val="00DC5F8C"/>
    <w:rsid w:val="00DC7BBB"/>
    <w:rsid w:val="00DD0B6F"/>
    <w:rsid w:val="00DD2C5C"/>
    <w:rsid w:val="00DD2D6C"/>
    <w:rsid w:val="00DD585D"/>
    <w:rsid w:val="00DD6BD3"/>
    <w:rsid w:val="00DE14F2"/>
    <w:rsid w:val="00DE1B1C"/>
    <w:rsid w:val="00DE22E3"/>
    <w:rsid w:val="00DE42D3"/>
    <w:rsid w:val="00DE68DF"/>
    <w:rsid w:val="00DE752D"/>
    <w:rsid w:val="00DE7FB3"/>
    <w:rsid w:val="00DF0C13"/>
    <w:rsid w:val="00DF23AC"/>
    <w:rsid w:val="00DF326A"/>
    <w:rsid w:val="00E02705"/>
    <w:rsid w:val="00E048E8"/>
    <w:rsid w:val="00E05A17"/>
    <w:rsid w:val="00E1150C"/>
    <w:rsid w:val="00E12A70"/>
    <w:rsid w:val="00E13248"/>
    <w:rsid w:val="00E139C2"/>
    <w:rsid w:val="00E13E81"/>
    <w:rsid w:val="00E15265"/>
    <w:rsid w:val="00E22BB2"/>
    <w:rsid w:val="00E2353C"/>
    <w:rsid w:val="00E2508F"/>
    <w:rsid w:val="00E275A9"/>
    <w:rsid w:val="00E32029"/>
    <w:rsid w:val="00E33035"/>
    <w:rsid w:val="00E33AC4"/>
    <w:rsid w:val="00E35F72"/>
    <w:rsid w:val="00E3665E"/>
    <w:rsid w:val="00E36668"/>
    <w:rsid w:val="00E36753"/>
    <w:rsid w:val="00E4229F"/>
    <w:rsid w:val="00E42B23"/>
    <w:rsid w:val="00E4350E"/>
    <w:rsid w:val="00E44E34"/>
    <w:rsid w:val="00E44FA3"/>
    <w:rsid w:val="00E454C9"/>
    <w:rsid w:val="00E463B3"/>
    <w:rsid w:val="00E47C97"/>
    <w:rsid w:val="00E538F7"/>
    <w:rsid w:val="00E55EF3"/>
    <w:rsid w:val="00E56164"/>
    <w:rsid w:val="00E6201F"/>
    <w:rsid w:val="00E623C3"/>
    <w:rsid w:val="00E650CA"/>
    <w:rsid w:val="00E6637E"/>
    <w:rsid w:val="00E66D06"/>
    <w:rsid w:val="00E700FC"/>
    <w:rsid w:val="00E70A85"/>
    <w:rsid w:val="00E72421"/>
    <w:rsid w:val="00E74187"/>
    <w:rsid w:val="00E7536D"/>
    <w:rsid w:val="00E77CE4"/>
    <w:rsid w:val="00E807F3"/>
    <w:rsid w:val="00E80D4E"/>
    <w:rsid w:val="00E831BE"/>
    <w:rsid w:val="00E8526B"/>
    <w:rsid w:val="00E86753"/>
    <w:rsid w:val="00E86917"/>
    <w:rsid w:val="00E87E9A"/>
    <w:rsid w:val="00E90075"/>
    <w:rsid w:val="00E90225"/>
    <w:rsid w:val="00E913A2"/>
    <w:rsid w:val="00E92830"/>
    <w:rsid w:val="00E945C3"/>
    <w:rsid w:val="00E9481E"/>
    <w:rsid w:val="00E953F6"/>
    <w:rsid w:val="00E95AE9"/>
    <w:rsid w:val="00EA1883"/>
    <w:rsid w:val="00EA27E7"/>
    <w:rsid w:val="00EA4A03"/>
    <w:rsid w:val="00EA5E00"/>
    <w:rsid w:val="00EA79BC"/>
    <w:rsid w:val="00EB309F"/>
    <w:rsid w:val="00EB39CC"/>
    <w:rsid w:val="00EB45F9"/>
    <w:rsid w:val="00EB52AE"/>
    <w:rsid w:val="00EB54D1"/>
    <w:rsid w:val="00EB5B61"/>
    <w:rsid w:val="00EB5D63"/>
    <w:rsid w:val="00EB76EE"/>
    <w:rsid w:val="00EB7A24"/>
    <w:rsid w:val="00EC0C72"/>
    <w:rsid w:val="00EC152B"/>
    <w:rsid w:val="00EC1D4A"/>
    <w:rsid w:val="00EC3894"/>
    <w:rsid w:val="00EC40EC"/>
    <w:rsid w:val="00EC4A54"/>
    <w:rsid w:val="00EC7597"/>
    <w:rsid w:val="00EC7BC3"/>
    <w:rsid w:val="00ED05E9"/>
    <w:rsid w:val="00ED3956"/>
    <w:rsid w:val="00ED48DB"/>
    <w:rsid w:val="00ED49EB"/>
    <w:rsid w:val="00ED611A"/>
    <w:rsid w:val="00ED627C"/>
    <w:rsid w:val="00ED6DFC"/>
    <w:rsid w:val="00ED7BA4"/>
    <w:rsid w:val="00EE03FD"/>
    <w:rsid w:val="00EE1292"/>
    <w:rsid w:val="00EE1AAE"/>
    <w:rsid w:val="00EE25F9"/>
    <w:rsid w:val="00EE2F7A"/>
    <w:rsid w:val="00EE4654"/>
    <w:rsid w:val="00EE4F37"/>
    <w:rsid w:val="00EE5918"/>
    <w:rsid w:val="00EE62CF"/>
    <w:rsid w:val="00EE67FA"/>
    <w:rsid w:val="00EE68E3"/>
    <w:rsid w:val="00EE6D5A"/>
    <w:rsid w:val="00EE7192"/>
    <w:rsid w:val="00EE722A"/>
    <w:rsid w:val="00EF0273"/>
    <w:rsid w:val="00EF09E7"/>
    <w:rsid w:val="00EF0A3C"/>
    <w:rsid w:val="00EF0C61"/>
    <w:rsid w:val="00EF222E"/>
    <w:rsid w:val="00EF2ECD"/>
    <w:rsid w:val="00EF3D57"/>
    <w:rsid w:val="00EF6821"/>
    <w:rsid w:val="00EF6A9E"/>
    <w:rsid w:val="00F00EAB"/>
    <w:rsid w:val="00F035CC"/>
    <w:rsid w:val="00F0660E"/>
    <w:rsid w:val="00F07765"/>
    <w:rsid w:val="00F100B1"/>
    <w:rsid w:val="00F10B90"/>
    <w:rsid w:val="00F111D6"/>
    <w:rsid w:val="00F116B7"/>
    <w:rsid w:val="00F117DA"/>
    <w:rsid w:val="00F11AAE"/>
    <w:rsid w:val="00F1518F"/>
    <w:rsid w:val="00F1585E"/>
    <w:rsid w:val="00F15D4E"/>
    <w:rsid w:val="00F162B4"/>
    <w:rsid w:val="00F206BF"/>
    <w:rsid w:val="00F219B4"/>
    <w:rsid w:val="00F22B4F"/>
    <w:rsid w:val="00F22C2F"/>
    <w:rsid w:val="00F22D77"/>
    <w:rsid w:val="00F25BA7"/>
    <w:rsid w:val="00F2689D"/>
    <w:rsid w:val="00F2743E"/>
    <w:rsid w:val="00F30796"/>
    <w:rsid w:val="00F31674"/>
    <w:rsid w:val="00F31802"/>
    <w:rsid w:val="00F31837"/>
    <w:rsid w:val="00F31BF5"/>
    <w:rsid w:val="00F348A2"/>
    <w:rsid w:val="00F34A85"/>
    <w:rsid w:val="00F358D0"/>
    <w:rsid w:val="00F36149"/>
    <w:rsid w:val="00F3718C"/>
    <w:rsid w:val="00F37658"/>
    <w:rsid w:val="00F37A24"/>
    <w:rsid w:val="00F421CF"/>
    <w:rsid w:val="00F4356B"/>
    <w:rsid w:val="00F46FC8"/>
    <w:rsid w:val="00F47558"/>
    <w:rsid w:val="00F47F6D"/>
    <w:rsid w:val="00F50044"/>
    <w:rsid w:val="00F50699"/>
    <w:rsid w:val="00F5200C"/>
    <w:rsid w:val="00F52DA5"/>
    <w:rsid w:val="00F54735"/>
    <w:rsid w:val="00F56B8F"/>
    <w:rsid w:val="00F575A0"/>
    <w:rsid w:val="00F6107E"/>
    <w:rsid w:val="00F61307"/>
    <w:rsid w:val="00F63389"/>
    <w:rsid w:val="00F634D6"/>
    <w:rsid w:val="00F639F8"/>
    <w:rsid w:val="00F654F9"/>
    <w:rsid w:val="00F660F1"/>
    <w:rsid w:val="00F66635"/>
    <w:rsid w:val="00F67167"/>
    <w:rsid w:val="00F6733F"/>
    <w:rsid w:val="00F676AD"/>
    <w:rsid w:val="00F67AC6"/>
    <w:rsid w:val="00F70B2B"/>
    <w:rsid w:val="00F710FF"/>
    <w:rsid w:val="00F736F7"/>
    <w:rsid w:val="00F73BE2"/>
    <w:rsid w:val="00F73D46"/>
    <w:rsid w:val="00F7439F"/>
    <w:rsid w:val="00F769BD"/>
    <w:rsid w:val="00F76C4A"/>
    <w:rsid w:val="00F770C7"/>
    <w:rsid w:val="00F8135E"/>
    <w:rsid w:val="00F815FD"/>
    <w:rsid w:val="00F825AF"/>
    <w:rsid w:val="00F82937"/>
    <w:rsid w:val="00F83408"/>
    <w:rsid w:val="00F83D93"/>
    <w:rsid w:val="00F83FCD"/>
    <w:rsid w:val="00F8434B"/>
    <w:rsid w:val="00F86E36"/>
    <w:rsid w:val="00F87A88"/>
    <w:rsid w:val="00F903B2"/>
    <w:rsid w:val="00F90DBE"/>
    <w:rsid w:val="00F914B0"/>
    <w:rsid w:val="00F927B6"/>
    <w:rsid w:val="00F93C50"/>
    <w:rsid w:val="00F940E5"/>
    <w:rsid w:val="00F942F9"/>
    <w:rsid w:val="00F9541A"/>
    <w:rsid w:val="00F954D0"/>
    <w:rsid w:val="00F974B6"/>
    <w:rsid w:val="00F977CD"/>
    <w:rsid w:val="00FA0A9F"/>
    <w:rsid w:val="00FA0DF8"/>
    <w:rsid w:val="00FA1F9E"/>
    <w:rsid w:val="00FA2054"/>
    <w:rsid w:val="00FA53F2"/>
    <w:rsid w:val="00FA5A04"/>
    <w:rsid w:val="00FA60F9"/>
    <w:rsid w:val="00FA6931"/>
    <w:rsid w:val="00FA798C"/>
    <w:rsid w:val="00FB0FF6"/>
    <w:rsid w:val="00FB2413"/>
    <w:rsid w:val="00FB3A0B"/>
    <w:rsid w:val="00FB49AC"/>
    <w:rsid w:val="00FB4DA2"/>
    <w:rsid w:val="00FB555D"/>
    <w:rsid w:val="00FB71FC"/>
    <w:rsid w:val="00FB7484"/>
    <w:rsid w:val="00FC04DB"/>
    <w:rsid w:val="00FC3214"/>
    <w:rsid w:val="00FC3BF1"/>
    <w:rsid w:val="00FC54AD"/>
    <w:rsid w:val="00FC591B"/>
    <w:rsid w:val="00FC5C47"/>
    <w:rsid w:val="00FC6AFC"/>
    <w:rsid w:val="00FC6FF4"/>
    <w:rsid w:val="00FD0F2C"/>
    <w:rsid w:val="00FD34E0"/>
    <w:rsid w:val="00FD3536"/>
    <w:rsid w:val="00FD3574"/>
    <w:rsid w:val="00FD3B1B"/>
    <w:rsid w:val="00FD5251"/>
    <w:rsid w:val="00FE0249"/>
    <w:rsid w:val="00FE2DEE"/>
    <w:rsid w:val="00FE3927"/>
    <w:rsid w:val="00FE3ADE"/>
    <w:rsid w:val="00FE3FCD"/>
    <w:rsid w:val="00FE563E"/>
    <w:rsid w:val="00FE5F02"/>
    <w:rsid w:val="00FE6C44"/>
    <w:rsid w:val="00FF080B"/>
    <w:rsid w:val="00FF1A8D"/>
    <w:rsid w:val="00FF2B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61E6"/>
  <w15:docId w15:val="{C8FC141F-AA37-4763-BB29-4286F29B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62F1"/>
    <w:pPr>
      <w:spacing w:line="360" w:lineRule="auto"/>
      <w:jc w:val="both"/>
    </w:pPr>
    <w:rPr>
      <w:sz w:val="24"/>
      <w:lang w:val="en-US"/>
    </w:rPr>
  </w:style>
  <w:style w:type="paragraph" w:styleId="berschrift1">
    <w:name w:val="heading 1"/>
    <w:basedOn w:val="Standard"/>
    <w:next w:val="Standard"/>
    <w:link w:val="berschrift1Zchn"/>
    <w:uiPriority w:val="9"/>
    <w:qFormat/>
    <w:rsid w:val="002772BE"/>
    <w:pPr>
      <w:keepNext/>
      <w:keepLines/>
      <w:numPr>
        <w:numId w:val="3"/>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2772BE"/>
    <w:pPr>
      <w:keepNext/>
      <w:keepLines/>
      <w:numPr>
        <w:ilvl w:val="1"/>
        <w:numId w:val="3"/>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2772BE"/>
    <w:pPr>
      <w:keepNext/>
      <w:keepLines/>
      <w:numPr>
        <w:ilvl w:val="2"/>
        <w:numId w:val="3"/>
      </w:numPr>
      <w:spacing w:before="40" w:after="0"/>
      <w:outlineLvl w:val="2"/>
    </w:pPr>
    <w:rPr>
      <w:rFonts w:asciiTheme="majorHAnsi" w:eastAsiaTheme="majorEastAsia" w:hAnsiTheme="majorHAnsi" w:cstheme="majorBidi"/>
      <w:color w:val="385623" w:themeColor="accent6" w:themeShade="80"/>
      <w:szCs w:val="24"/>
    </w:rPr>
  </w:style>
  <w:style w:type="paragraph" w:styleId="berschrift4">
    <w:name w:val="heading 4"/>
    <w:basedOn w:val="Standard"/>
    <w:next w:val="Standard"/>
    <w:link w:val="berschrift4Zchn"/>
    <w:uiPriority w:val="9"/>
    <w:unhideWhenUsed/>
    <w:qFormat/>
    <w:rsid w:val="005133B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33B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133B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133B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5133B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5133B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10C5"/>
    <w:pPr>
      <w:ind w:left="720"/>
      <w:contextualSpacing/>
    </w:pPr>
  </w:style>
  <w:style w:type="paragraph" w:styleId="Titel">
    <w:name w:val="Title"/>
    <w:basedOn w:val="Standard"/>
    <w:next w:val="Standard"/>
    <w:link w:val="TitelZchn"/>
    <w:uiPriority w:val="10"/>
    <w:qFormat/>
    <w:rsid w:val="006310C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uiPriority w:val="10"/>
    <w:rsid w:val="006310C5"/>
    <w:rPr>
      <w:rFonts w:asciiTheme="majorHAnsi" w:eastAsiaTheme="majorEastAsia" w:hAnsiTheme="majorHAnsi" w:cstheme="majorBidi"/>
      <w:b/>
      <w:spacing w:val="-10"/>
      <w:kern w:val="28"/>
      <w:sz w:val="56"/>
      <w:szCs w:val="56"/>
    </w:rPr>
  </w:style>
  <w:style w:type="character" w:customStyle="1" w:styleId="berschrift1Zchn">
    <w:name w:val="Überschrift 1 Zchn"/>
    <w:basedOn w:val="Absatz-Standardschriftart"/>
    <w:link w:val="berschrift1"/>
    <w:uiPriority w:val="9"/>
    <w:rsid w:val="002772BE"/>
    <w:rPr>
      <w:rFonts w:asciiTheme="majorHAnsi" w:eastAsiaTheme="majorEastAsia" w:hAnsiTheme="majorHAnsi" w:cstheme="majorBidi"/>
      <w:color w:val="538135" w:themeColor="accent6" w:themeShade="BF"/>
      <w:sz w:val="32"/>
      <w:szCs w:val="32"/>
    </w:rPr>
  </w:style>
  <w:style w:type="character" w:styleId="Kommentarzeichen">
    <w:name w:val="annotation reference"/>
    <w:basedOn w:val="Absatz-Standardschriftart"/>
    <w:uiPriority w:val="99"/>
    <w:semiHidden/>
    <w:unhideWhenUsed/>
    <w:rsid w:val="008B20D7"/>
    <w:rPr>
      <w:sz w:val="16"/>
      <w:szCs w:val="16"/>
    </w:rPr>
  </w:style>
  <w:style w:type="paragraph" w:styleId="Kommentartext">
    <w:name w:val="annotation text"/>
    <w:basedOn w:val="Standard"/>
    <w:link w:val="KommentartextZchn"/>
    <w:uiPriority w:val="99"/>
    <w:unhideWhenUsed/>
    <w:rsid w:val="008B20D7"/>
    <w:pPr>
      <w:spacing w:line="240" w:lineRule="auto"/>
    </w:pPr>
    <w:rPr>
      <w:sz w:val="20"/>
      <w:szCs w:val="20"/>
    </w:rPr>
  </w:style>
  <w:style w:type="character" w:customStyle="1" w:styleId="KommentartextZchn">
    <w:name w:val="Kommentartext Zchn"/>
    <w:basedOn w:val="Absatz-Standardschriftart"/>
    <w:link w:val="Kommentartext"/>
    <w:uiPriority w:val="99"/>
    <w:rsid w:val="008B20D7"/>
    <w:rPr>
      <w:sz w:val="20"/>
      <w:szCs w:val="20"/>
    </w:rPr>
  </w:style>
  <w:style w:type="paragraph" w:styleId="Kommentarthema">
    <w:name w:val="annotation subject"/>
    <w:basedOn w:val="Kommentartext"/>
    <w:next w:val="Kommentartext"/>
    <w:link w:val="KommentarthemaZchn"/>
    <w:uiPriority w:val="99"/>
    <w:semiHidden/>
    <w:unhideWhenUsed/>
    <w:rsid w:val="008B20D7"/>
    <w:rPr>
      <w:b/>
      <w:bCs/>
    </w:rPr>
  </w:style>
  <w:style w:type="character" w:customStyle="1" w:styleId="KommentarthemaZchn">
    <w:name w:val="Kommentarthema Zchn"/>
    <w:basedOn w:val="KommentartextZchn"/>
    <w:link w:val="Kommentarthema"/>
    <w:uiPriority w:val="99"/>
    <w:semiHidden/>
    <w:rsid w:val="008B20D7"/>
    <w:rPr>
      <w:b/>
      <w:bCs/>
      <w:sz w:val="20"/>
      <w:szCs w:val="20"/>
    </w:rPr>
  </w:style>
  <w:style w:type="paragraph" w:styleId="Sprechblasentext">
    <w:name w:val="Balloon Text"/>
    <w:basedOn w:val="Standard"/>
    <w:link w:val="SprechblasentextZchn"/>
    <w:uiPriority w:val="99"/>
    <w:semiHidden/>
    <w:unhideWhenUsed/>
    <w:rsid w:val="008B20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B20D7"/>
    <w:rPr>
      <w:rFonts w:ascii="Segoe UI" w:hAnsi="Segoe UI" w:cs="Segoe UI"/>
      <w:sz w:val="18"/>
      <w:szCs w:val="18"/>
    </w:rPr>
  </w:style>
  <w:style w:type="character" w:customStyle="1" w:styleId="berschrift2Zchn">
    <w:name w:val="Überschrift 2 Zchn"/>
    <w:basedOn w:val="Absatz-Standardschriftart"/>
    <w:link w:val="berschrift2"/>
    <w:uiPriority w:val="9"/>
    <w:rsid w:val="002772BE"/>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2772BE"/>
    <w:rPr>
      <w:rFonts w:asciiTheme="majorHAnsi" w:eastAsiaTheme="majorEastAsia" w:hAnsiTheme="majorHAnsi" w:cstheme="majorBidi"/>
      <w:color w:val="385623" w:themeColor="accent6" w:themeShade="80"/>
      <w:sz w:val="24"/>
      <w:szCs w:val="24"/>
    </w:rPr>
  </w:style>
  <w:style w:type="paragraph" w:styleId="Inhaltsverzeichnisberschrift">
    <w:name w:val="TOC Heading"/>
    <w:basedOn w:val="berschrift1"/>
    <w:next w:val="Standard"/>
    <w:uiPriority w:val="39"/>
    <w:unhideWhenUsed/>
    <w:qFormat/>
    <w:rsid w:val="00E44FA3"/>
    <w:pPr>
      <w:numPr>
        <w:numId w:val="0"/>
      </w:numPr>
      <w:outlineLvl w:val="9"/>
    </w:pPr>
    <w:rPr>
      <w:lang w:eastAsia="de-DE"/>
    </w:rPr>
  </w:style>
  <w:style w:type="paragraph" w:styleId="Verzeichnis1">
    <w:name w:val="toc 1"/>
    <w:basedOn w:val="Standard"/>
    <w:next w:val="Standard"/>
    <w:autoRedefine/>
    <w:uiPriority w:val="39"/>
    <w:unhideWhenUsed/>
    <w:rsid w:val="00D24B49"/>
    <w:pPr>
      <w:tabs>
        <w:tab w:val="left" w:pos="342"/>
        <w:tab w:val="right" w:pos="9062"/>
      </w:tabs>
      <w:spacing w:before="360" w:after="360"/>
    </w:pPr>
    <w:rPr>
      <w:rFonts w:cstheme="minorHAnsi"/>
      <w:b/>
      <w:bCs/>
      <w:caps/>
      <w:u w:val="single"/>
    </w:rPr>
  </w:style>
  <w:style w:type="paragraph" w:styleId="Verzeichnis2">
    <w:name w:val="toc 2"/>
    <w:basedOn w:val="Standard"/>
    <w:next w:val="Standard"/>
    <w:autoRedefine/>
    <w:uiPriority w:val="39"/>
    <w:unhideWhenUsed/>
    <w:rsid w:val="00473029"/>
    <w:pPr>
      <w:spacing w:after="0"/>
    </w:pPr>
    <w:rPr>
      <w:rFonts w:cstheme="minorHAnsi"/>
      <w:b/>
      <w:bCs/>
      <w:smallCaps/>
    </w:rPr>
  </w:style>
  <w:style w:type="paragraph" w:styleId="Verzeichnis3">
    <w:name w:val="toc 3"/>
    <w:basedOn w:val="Standard"/>
    <w:next w:val="Standard"/>
    <w:autoRedefine/>
    <w:uiPriority w:val="39"/>
    <w:unhideWhenUsed/>
    <w:rsid w:val="00473029"/>
    <w:pPr>
      <w:spacing w:after="0"/>
    </w:pPr>
    <w:rPr>
      <w:rFonts w:cstheme="minorHAnsi"/>
      <w:smallCaps/>
    </w:rPr>
  </w:style>
  <w:style w:type="character" w:styleId="Hyperlink">
    <w:name w:val="Hyperlink"/>
    <w:basedOn w:val="Absatz-Standardschriftart"/>
    <w:uiPriority w:val="99"/>
    <w:unhideWhenUsed/>
    <w:rsid w:val="00936869"/>
    <w:rPr>
      <w:color w:val="0563C1" w:themeColor="hyperlink"/>
      <w:sz w:val="22"/>
      <w:u w:val="single"/>
    </w:rPr>
  </w:style>
  <w:style w:type="character" w:customStyle="1" w:styleId="berschrift4Zchn">
    <w:name w:val="Überschrift 4 Zchn"/>
    <w:basedOn w:val="Absatz-Standardschriftart"/>
    <w:link w:val="berschrift4"/>
    <w:uiPriority w:val="9"/>
    <w:rsid w:val="005133B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33B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5133B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5133B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513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5133B0"/>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5133B0"/>
    <w:pPr>
      <w:spacing w:after="0"/>
      <w:ind w:left="440" w:hanging="440"/>
    </w:pPr>
    <w:rPr>
      <w:rFonts w:cstheme="minorHAnsi"/>
      <w:smallCaps/>
      <w:sz w:val="20"/>
      <w:szCs w:val="20"/>
    </w:rPr>
  </w:style>
  <w:style w:type="paragraph" w:customStyle="1" w:styleId="berschriftVerzeichnisse">
    <w:name w:val="Überschrift Verzeichnisse"/>
    <w:basedOn w:val="Standard"/>
    <w:qFormat/>
    <w:rsid w:val="005133B0"/>
    <w:rPr>
      <w:rFonts w:asciiTheme="majorHAnsi" w:hAnsiTheme="majorHAnsi"/>
      <w:color w:val="538135" w:themeColor="accent6" w:themeShade="BF"/>
      <w:sz w:val="32"/>
    </w:rPr>
  </w:style>
  <w:style w:type="paragraph" w:styleId="Kopfzeile">
    <w:name w:val="header"/>
    <w:basedOn w:val="Standard"/>
    <w:link w:val="KopfzeileZchn"/>
    <w:uiPriority w:val="99"/>
    <w:unhideWhenUsed/>
    <w:rsid w:val="002772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72BE"/>
  </w:style>
  <w:style w:type="paragraph" w:styleId="Fuzeile">
    <w:name w:val="footer"/>
    <w:basedOn w:val="Standard"/>
    <w:link w:val="FuzeileZchn"/>
    <w:uiPriority w:val="99"/>
    <w:unhideWhenUsed/>
    <w:rsid w:val="002772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72BE"/>
  </w:style>
  <w:style w:type="character" w:styleId="Platzhaltertext">
    <w:name w:val="Placeholder Text"/>
    <w:basedOn w:val="Absatz-Standardschriftart"/>
    <w:uiPriority w:val="99"/>
    <w:semiHidden/>
    <w:rsid w:val="00136E83"/>
    <w:rPr>
      <w:color w:val="808080"/>
    </w:rPr>
  </w:style>
  <w:style w:type="paragraph" w:styleId="Untertitel">
    <w:name w:val="Subtitle"/>
    <w:basedOn w:val="Standard"/>
    <w:next w:val="Standard"/>
    <w:link w:val="UntertitelZchn"/>
    <w:uiPriority w:val="11"/>
    <w:qFormat/>
    <w:rsid w:val="007070E8"/>
    <w:pPr>
      <w:numPr>
        <w:ilvl w:val="1"/>
      </w:numPr>
      <w:jc w:val="center"/>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7070E8"/>
    <w:rPr>
      <w:rFonts w:eastAsiaTheme="minorEastAsia"/>
      <w:color w:val="5A5A5A" w:themeColor="text1" w:themeTint="A5"/>
      <w:spacing w:val="15"/>
      <w:sz w:val="36"/>
    </w:rPr>
  </w:style>
  <w:style w:type="paragraph" w:styleId="Verzeichnis4">
    <w:name w:val="toc 4"/>
    <w:basedOn w:val="Standard"/>
    <w:next w:val="Standard"/>
    <w:autoRedefine/>
    <w:uiPriority w:val="39"/>
    <w:unhideWhenUsed/>
    <w:rsid w:val="00027B0F"/>
    <w:pPr>
      <w:spacing w:after="0"/>
    </w:pPr>
    <w:rPr>
      <w:rFonts w:cstheme="minorHAnsi"/>
    </w:rPr>
  </w:style>
  <w:style w:type="paragraph" w:styleId="Verzeichnis5">
    <w:name w:val="toc 5"/>
    <w:basedOn w:val="Standard"/>
    <w:next w:val="Standard"/>
    <w:autoRedefine/>
    <w:uiPriority w:val="39"/>
    <w:unhideWhenUsed/>
    <w:rsid w:val="00027B0F"/>
    <w:pPr>
      <w:spacing w:after="0"/>
    </w:pPr>
    <w:rPr>
      <w:rFonts w:cstheme="minorHAnsi"/>
    </w:rPr>
  </w:style>
  <w:style w:type="paragraph" w:styleId="Verzeichnis6">
    <w:name w:val="toc 6"/>
    <w:basedOn w:val="Standard"/>
    <w:next w:val="Standard"/>
    <w:autoRedefine/>
    <w:uiPriority w:val="39"/>
    <w:unhideWhenUsed/>
    <w:rsid w:val="00027B0F"/>
    <w:pPr>
      <w:spacing w:after="0"/>
    </w:pPr>
    <w:rPr>
      <w:rFonts w:cstheme="minorHAnsi"/>
    </w:rPr>
  </w:style>
  <w:style w:type="paragraph" w:styleId="Verzeichnis7">
    <w:name w:val="toc 7"/>
    <w:basedOn w:val="Standard"/>
    <w:next w:val="Standard"/>
    <w:autoRedefine/>
    <w:uiPriority w:val="39"/>
    <w:unhideWhenUsed/>
    <w:rsid w:val="00027B0F"/>
    <w:pPr>
      <w:spacing w:after="0"/>
    </w:pPr>
    <w:rPr>
      <w:rFonts w:cstheme="minorHAnsi"/>
    </w:rPr>
  </w:style>
  <w:style w:type="paragraph" w:styleId="Verzeichnis8">
    <w:name w:val="toc 8"/>
    <w:basedOn w:val="Standard"/>
    <w:next w:val="Standard"/>
    <w:autoRedefine/>
    <w:uiPriority w:val="39"/>
    <w:unhideWhenUsed/>
    <w:rsid w:val="00027B0F"/>
    <w:pPr>
      <w:spacing w:after="0"/>
    </w:pPr>
    <w:rPr>
      <w:rFonts w:cstheme="minorHAnsi"/>
    </w:rPr>
  </w:style>
  <w:style w:type="paragraph" w:styleId="Verzeichnis9">
    <w:name w:val="toc 9"/>
    <w:basedOn w:val="Standard"/>
    <w:next w:val="Standard"/>
    <w:autoRedefine/>
    <w:uiPriority w:val="39"/>
    <w:unhideWhenUsed/>
    <w:rsid w:val="00027B0F"/>
    <w:pPr>
      <w:spacing w:after="0"/>
    </w:pPr>
    <w:rPr>
      <w:rFonts w:cstheme="minorHAnsi"/>
    </w:rPr>
  </w:style>
  <w:style w:type="paragraph" w:customStyle="1" w:styleId="Unterberschrift">
    <w:name w:val="Unterüberschrift"/>
    <w:basedOn w:val="Standard"/>
    <w:qFormat/>
    <w:rsid w:val="00F6733F"/>
    <w:pPr>
      <w:spacing w:after="0" w:line="240" w:lineRule="auto"/>
    </w:pPr>
    <w:rPr>
      <w:b/>
    </w:rPr>
  </w:style>
  <w:style w:type="paragraph" w:customStyle="1" w:styleId="CitaviBibliographyEntry">
    <w:name w:val="Citavi Bibliography Entry"/>
    <w:basedOn w:val="Standard"/>
    <w:link w:val="CitaviBibliographyEntryZchn"/>
    <w:rsid w:val="00EC0C72"/>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EC0C72"/>
    <w:rPr>
      <w:sz w:val="24"/>
      <w:lang w:val="en-US"/>
    </w:rPr>
  </w:style>
  <w:style w:type="paragraph" w:customStyle="1" w:styleId="CitaviBibliographyHeading">
    <w:name w:val="Citavi Bibliography Heading"/>
    <w:basedOn w:val="berschrift1"/>
    <w:link w:val="CitaviBibliographyHeadingZchn"/>
    <w:rsid w:val="00FB3A0B"/>
    <w:pPr>
      <w:jc w:val="left"/>
    </w:pPr>
  </w:style>
  <w:style w:type="character" w:customStyle="1" w:styleId="CitaviBibliographyHeadingZchn">
    <w:name w:val="Citavi Bibliography Heading Zchn"/>
    <w:basedOn w:val="Absatz-Standardschriftart"/>
    <w:link w:val="CitaviBibliographyHeading"/>
    <w:uiPriority w:val="99"/>
    <w:rsid w:val="00FB3A0B"/>
    <w:rPr>
      <w:rFonts w:asciiTheme="majorHAnsi" w:eastAsiaTheme="majorEastAsia" w:hAnsiTheme="majorHAnsi" w:cstheme="majorBidi"/>
      <w:color w:val="538135" w:themeColor="accent6" w:themeShade="BF"/>
      <w:sz w:val="32"/>
      <w:szCs w:val="32"/>
    </w:rPr>
  </w:style>
  <w:style w:type="paragraph" w:customStyle="1" w:styleId="CitaviChapterBibliographyHeading">
    <w:name w:val="Citavi Chapter Bibliography Heading"/>
    <w:basedOn w:val="berschrift2"/>
    <w:link w:val="CitaviChapterBibliographyHeadingZchn"/>
    <w:uiPriority w:val="99"/>
    <w:rsid w:val="00FB3A0B"/>
    <w:pPr>
      <w:jc w:val="left"/>
    </w:pPr>
  </w:style>
  <w:style w:type="character" w:customStyle="1" w:styleId="CitaviChapterBibliographyHeadingZchn">
    <w:name w:val="Citavi Chapter Bibliography Heading Zchn"/>
    <w:basedOn w:val="Absatz-Standardschriftart"/>
    <w:link w:val="CitaviChapterBibliographyHeading"/>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1">
    <w:name w:val="Citavi Bibliography Subheading 1"/>
    <w:basedOn w:val="berschrift2"/>
    <w:link w:val="CitaviBibliographySubheading1Zchn"/>
    <w:uiPriority w:val="99"/>
    <w:rsid w:val="00FB3A0B"/>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2">
    <w:name w:val="Citavi Bibliography Subheading 2"/>
    <w:basedOn w:val="berschrift3"/>
    <w:link w:val="CitaviBibliographySubheading2Zchn"/>
    <w:uiPriority w:val="99"/>
    <w:rsid w:val="00FB3A0B"/>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FB3A0B"/>
    <w:rPr>
      <w:rFonts w:asciiTheme="majorHAnsi" w:eastAsiaTheme="majorEastAsia" w:hAnsiTheme="majorHAnsi" w:cstheme="majorBidi"/>
      <w:color w:val="385623" w:themeColor="accent6" w:themeShade="80"/>
      <w:sz w:val="24"/>
      <w:szCs w:val="24"/>
    </w:rPr>
  </w:style>
  <w:style w:type="paragraph" w:customStyle="1" w:styleId="CitaviBibliographySubheading3">
    <w:name w:val="Citavi Bibliography Subheading 3"/>
    <w:basedOn w:val="berschrift4"/>
    <w:link w:val="CitaviBibliographySubheading3Zchn"/>
    <w:uiPriority w:val="99"/>
    <w:rsid w:val="00FB3A0B"/>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FB3A0B"/>
    <w:rPr>
      <w:rFonts w:asciiTheme="majorHAnsi" w:eastAsiaTheme="majorEastAsia" w:hAnsiTheme="majorHAnsi" w:cstheme="majorBidi"/>
      <w:i/>
      <w:iCs/>
      <w:color w:val="2F5496" w:themeColor="accent1" w:themeShade="BF"/>
      <w:sz w:val="24"/>
    </w:rPr>
  </w:style>
  <w:style w:type="paragraph" w:customStyle="1" w:styleId="CitaviBibliographySubheading4">
    <w:name w:val="Citavi Bibliography Subheading 4"/>
    <w:basedOn w:val="berschrift5"/>
    <w:link w:val="CitaviBibliographySubheading4Zchn"/>
    <w:uiPriority w:val="99"/>
    <w:rsid w:val="00FB3A0B"/>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FB3A0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FB3A0B"/>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FB3A0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FB3A0B"/>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FB3A0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FB3A0B"/>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FB3A0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FB3A0B"/>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FB3A0B"/>
    <w:rPr>
      <w:rFonts w:asciiTheme="majorHAnsi" w:eastAsiaTheme="majorEastAsia" w:hAnsiTheme="majorHAnsi" w:cstheme="majorBidi"/>
      <w:i/>
      <w:iCs/>
      <w:color w:val="272727" w:themeColor="text1" w:themeTint="D8"/>
      <w:sz w:val="21"/>
      <w:szCs w:val="21"/>
    </w:rPr>
  </w:style>
  <w:style w:type="paragraph" w:customStyle="1" w:styleId="berschriftAnhang1">
    <w:name w:val="Überschrift Anhang 1"/>
    <w:basedOn w:val="berschrift1"/>
    <w:qFormat/>
    <w:rsid w:val="007D18FE"/>
    <w:pPr>
      <w:numPr>
        <w:numId w:val="4"/>
      </w:numPr>
      <w:ind w:left="360"/>
    </w:pPr>
  </w:style>
  <w:style w:type="paragraph" w:customStyle="1" w:styleId="berschriftAnhang2">
    <w:name w:val="Überschrift Anhang 2"/>
    <w:basedOn w:val="berschrift2"/>
    <w:next w:val="Standard"/>
    <w:qFormat/>
    <w:rsid w:val="00570D53"/>
    <w:pPr>
      <w:numPr>
        <w:ilvl w:val="0"/>
        <w:numId w:val="6"/>
      </w:numPr>
      <w:ind w:left="360"/>
    </w:pPr>
    <w:rPr>
      <w:sz w:val="24"/>
    </w:rPr>
  </w:style>
  <w:style w:type="paragraph" w:styleId="Beschriftung">
    <w:name w:val="caption"/>
    <w:basedOn w:val="Standard"/>
    <w:next w:val="Standard"/>
    <w:uiPriority w:val="35"/>
    <w:unhideWhenUsed/>
    <w:qFormat/>
    <w:rsid w:val="000A5AD8"/>
    <w:pPr>
      <w:spacing w:after="200" w:line="240" w:lineRule="auto"/>
    </w:pPr>
    <w:rPr>
      <w:i/>
      <w:iCs/>
      <w:color w:val="44546A" w:themeColor="text2"/>
      <w:sz w:val="18"/>
      <w:szCs w:val="18"/>
    </w:rPr>
  </w:style>
  <w:style w:type="table" w:styleId="Tabellenraster">
    <w:name w:val="Table Grid"/>
    <w:basedOn w:val="NormaleTabelle"/>
    <w:uiPriority w:val="39"/>
    <w:rsid w:val="0003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rschrift">
    <w:name w:val="Tabelle Überschrift"/>
    <w:basedOn w:val="Standard"/>
    <w:qFormat/>
    <w:rsid w:val="001C36AA"/>
    <w:pPr>
      <w:spacing w:after="0" w:line="240" w:lineRule="auto"/>
      <w:jc w:val="left"/>
    </w:pPr>
    <w:rPr>
      <w:b/>
      <w:sz w:val="22"/>
    </w:rPr>
  </w:style>
  <w:style w:type="paragraph" w:customStyle="1" w:styleId="TabelleInhalt">
    <w:name w:val="Tabelle Inhalt"/>
    <w:basedOn w:val="Standard"/>
    <w:qFormat/>
    <w:rsid w:val="00241B90"/>
    <w:pPr>
      <w:spacing w:line="240" w:lineRule="auto"/>
      <w:jc w:val="left"/>
    </w:pPr>
    <w:rPr>
      <w:sz w:val="20"/>
    </w:rPr>
  </w:style>
  <w:style w:type="paragraph" w:customStyle="1" w:styleId="UnterschriftGrafikenundTabellen">
    <w:name w:val="Unterschrift Grafiken und Tabellen"/>
    <w:basedOn w:val="Standard"/>
    <w:qFormat/>
    <w:rsid w:val="00CA50C8"/>
    <w:pPr>
      <w:jc w:val="left"/>
    </w:pPr>
    <w:rPr>
      <w:rFonts w:asciiTheme="majorHAnsi" w:hAnsiTheme="majorHAnsi"/>
      <w:i/>
      <w:color w:val="3B3838" w:themeColor="background2" w:themeShade="40"/>
      <w:sz w:val="18"/>
    </w:rPr>
  </w:style>
  <w:style w:type="paragraph" w:styleId="Funotentext">
    <w:name w:val="footnote text"/>
    <w:basedOn w:val="Standard"/>
    <w:link w:val="FunotentextZchn"/>
    <w:uiPriority w:val="99"/>
    <w:semiHidden/>
    <w:unhideWhenUsed/>
    <w:rsid w:val="00124F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24F45"/>
    <w:rPr>
      <w:sz w:val="20"/>
      <w:szCs w:val="20"/>
    </w:rPr>
  </w:style>
  <w:style w:type="character" w:styleId="Funotenzeichen">
    <w:name w:val="footnote reference"/>
    <w:basedOn w:val="Absatz-Standardschriftart"/>
    <w:uiPriority w:val="99"/>
    <w:semiHidden/>
    <w:unhideWhenUsed/>
    <w:rsid w:val="00124F45"/>
    <w:rPr>
      <w:vertAlign w:val="superscript"/>
    </w:rPr>
  </w:style>
  <w:style w:type="paragraph" w:styleId="Endnotentext">
    <w:name w:val="endnote text"/>
    <w:basedOn w:val="Standard"/>
    <w:link w:val="EndnotentextZchn"/>
    <w:uiPriority w:val="99"/>
    <w:semiHidden/>
    <w:unhideWhenUsed/>
    <w:rsid w:val="00124F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24F45"/>
    <w:rPr>
      <w:sz w:val="20"/>
      <w:szCs w:val="20"/>
    </w:rPr>
  </w:style>
  <w:style w:type="character" w:styleId="Endnotenzeichen">
    <w:name w:val="endnote reference"/>
    <w:basedOn w:val="Absatz-Standardschriftart"/>
    <w:uiPriority w:val="99"/>
    <w:semiHidden/>
    <w:unhideWhenUsed/>
    <w:rsid w:val="00124F45"/>
    <w:rPr>
      <w:vertAlign w:val="superscript"/>
    </w:rPr>
  </w:style>
  <w:style w:type="character" w:customStyle="1" w:styleId="A15">
    <w:name w:val="A15"/>
    <w:uiPriority w:val="99"/>
    <w:rsid w:val="00777781"/>
    <w:rPr>
      <w:rFonts w:ascii="Times New Roman" w:hAnsi="Times New Roman" w:cs="Times New Roman"/>
      <w:color w:val="000000"/>
      <w:sz w:val="16"/>
      <w:szCs w:val="16"/>
    </w:rPr>
  </w:style>
  <w:style w:type="character" w:customStyle="1" w:styleId="A12">
    <w:name w:val="A12"/>
    <w:uiPriority w:val="99"/>
    <w:rsid w:val="00777781"/>
    <w:rPr>
      <w:rFonts w:ascii="Times New Roman" w:hAnsi="Times New Roman" w:cs="Times New Roman"/>
      <w:color w:val="000000"/>
      <w:sz w:val="14"/>
      <w:szCs w:val="14"/>
    </w:rPr>
  </w:style>
  <w:style w:type="paragraph" w:customStyle="1" w:styleId="Deckblatt1">
    <w:name w:val="Deckblatt 1"/>
    <w:basedOn w:val="Standard"/>
    <w:link w:val="Deckblatt1Zchn"/>
    <w:qFormat/>
    <w:rsid w:val="001C4D5C"/>
    <w:pPr>
      <w:spacing w:line="240" w:lineRule="auto"/>
      <w:jc w:val="center"/>
    </w:pPr>
    <w:rPr>
      <w:b/>
      <w:bCs/>
      <w:sz w:val="36"/>
      <w:szCs w:val="36"/>
    </w:rPr>
  </w:style>
  <w:style w:type="paragraph" w:customStyle="1" w:styleId="Deckblatt2">
    <w:name w:val="Deckblatt 2"/>
    <w:basedOn w:val="Standard"/>
    <w:link w:val="Deckblatt2Zchn"/>
    <w:qFormat/>
    <w:rsid w:val="001C4D5C"/>
    <w:pPr>
      <w:spacing w:line="240" w:lineRule="auto"/>
      <w:jc w:val="center"/>
    </w:pPr>
    <w:rPr>
      <w:sz w:val="28"/>
      <w:szCs w:val="28"/>
    </w:rPr>
  </w:style>
  <w:style w:type="character" w:customStyle="1" w:styleId="Deckblatt1Zchn">
    <w:name w:val="Deckblatt 1 Zchn"/>
    <w:basedOn w:val="Absatz-Standardschriftart"/>
    <w:link w:val="Deckblatt1"/>
    <w:rsid w:val="001C4D5C"/>
    <w:rPr>
      <w:b/>
      <w:bCs/>
      <w:sz w:val="36"/>
      <w:szCs w:val="36"/>
    </w:rPr>
  </w:style>
  <w:style w:type="paragraph" w:customStyle="1" w:styleId="Deckblatt3">
    <w:name w:val="Deckblatt 3"/>
    <w:basedOn w:val="Standard"/>
    <w:link w:val="Deckblatt3Zchn"/>
    <w:qFormat/>
    <w:rsid w:val="001C4D5C"/>
    <w:pPr>
      <w:spacing w:line="240" w:lineRule="auto"/>
      <w:jc w:val="center"/>
    </w:pPr>
    <w:rPr>
      <w:rFonts w:ascii="Times New Roman" w:hAnsi="Times New Roman" w:cs="Times New Roman"/>
      <w:i/>
      <w:iCs/>
      <w:szCs w:val="24"/>
    </w:rPr>
  </w:style>
  <w:style w:type="character" w:customStyle="1" w:styleId="Deckblatt2Zchn">
    <w:name w:val="Deckblatt 2 Zchn"/>
    <w:basedOn w:val="Absatz-Standardschriftart"/>
    <w:link w:val="Deckblatt2"/>
    <w:rsid w:val="001C4D5C"/>
    <w:rPr>
      <w:sz w:val="28"/>
      <w:szCs w:val="28"/>
    </w:rPr>
  </w:style>
  <w:style w:type="paragraph" w:customStyle="1" w:styleId="Deckblatt4">
    <w:name w:val="Deckblatt 4"/>
    <w:basedOn w:val="Standard"/>
    <w:link w:val="Deckblatt4Zchn"/>
    <w:qFormat/>
    <w:rsid w:val="001C4D5C"/>
    <w:pPr>
      <w:spacing w:line="240" w:lineRule="auto"/>
      <w:jc w:val="center"/>
    </w:pPr>
    <w:rPr>
      <w:rFonts w:ascii="Times New Roman" w:hAnsi="Times New Roman" w:cs="Times New Roman"/>
      <w:szCs w:val="24"/>
    </w:rPr>
  </w:style>
  <w:style w:type="character" w:customStyle="1" w:styleId="Deckblatt3Zchn">
    <w:name w:val="Deckblatt 3 Zchn"/>
    <w:basedOn w:val="Absatz-Standardschriftart"/>
    <w:link w:val="Deckblatt3"/>
    <w:rsid w:val="001C4D5C"/>
    <w:rPr>
      <w:rFonts w:ascii="Times New Roman" w:hAnsi="Times New Roman" w:cs="Times New Roman"/>
      <w:i/>
      <w:iCs/>
      <w:sz w:val="24"/>
      <w:szCs w:val="24"/>
    </w:rPr>
  </w:style>
  <w:style w:type="paragraph" w:customStyle="1" w:styleId="Deckblatt5">
    <w:name w:val="Deckblatt 5"/>
    <w:basedOn w:val="Titel"/>
    <w:link w:val="Deckblatt5Zchn"/>
    <w:qFormat/>
    <w:rsid w:val="008862F1"/>
    <w:rPr>
      <w:sz w:val="48"/>
      <w:szCs w:val="48"/>
    </w:rPr>
  </w:style>
  <w:style w:type="character" w:customStyle="1" w:styleId="Deckblatt4Zchn">
    <w:name w:val="Deckblatt 4 Zchn"/>
    <w:basedOn w:val="Absatz-Standardschriftart"/>
    <w:link w:val="Deckblatt4"/>
    <w:rsid w:val="001C4D5C"/>
    <w:rPr>
      <w:rFonts w:ascii="Times New Roman" w:hAnsi="Times New Roman" w:cs="Times New Roman"/>
      <w:sz w:val="24"/>
      <w:szCs w:val="24"/>
    </w:rPr>
  </w:style>
  <w:style w:type="paragraph" w:customStyle="1" w:styleId="Deckblatt6">
    <w:name w:val="Deckblatt 6"/>
    <w:basedOn w:val="Standard"/>
    <w:link w:val="Deckblatt6Zchn"/>
    <w:qFormat/>
    <w:rsid w:val="001C4D5C"/>
    <w:pPr>
      <w:spacing w:line="240" w:lineRule="auto"/>
      <w:jc w:val="center"/>
    </w:pPr>
    <w:rPr>
      <w:szCs w:val="24"/>
    </w:rPr>
  </w:style>
  <w:style w:type="character" w:customStyle="1" w:styleId="Deckblatt5Zchn">
    <w:name w:val="Deckblatt 5 Zchn"/>
    <w:basedOn w:val="TitelZchn"/>
    <w:link w:val="Deckblatt5"/>
    <w:rsid w:val="008862F1"/>
    <w:rPr>
      <w:rFonts w:asciiTheme="majorHAnsi" w:eastAsiaTheme="majorEastAsia" w:hAnsiTheme="majorHAnsi" w:cstheme="majorBidi"/>
      <w:b/>
      <w:spacing w:val="-10"/>
      <w:kern w:val="28"/>
      <w:sz w:val="48"/>
      <w:szCs w:val="48"/>
    </w:rPr>
  </w:style>
  <w:style w:type="paragraph" w:customStyle="1" w:styleId="Deckblatt7">
    <w:name w:val="Deckblatt 7"/>
    <w:basedOn w:val="Deckblatt6"/>
    <w:link w:val="Deckblatt7Zchn"/>
    <w:qFormat/>
    <w:rsid w:val="008862F1"/>
    <w:pPr>
      <w:jc w:val="left"/>
    </w:pPr>
  </w:style>
  <w:style w:type="character" w:customStyle="1" w:styleId="Deckblatt6Zchn">
    <w:name w:val="Deckblatt 6 Zchn"/>
    <w:basedOn w:val="Absatz-Standardschriftart"/>
    <w:link w:val="Deckblatt6"/>
    <w:rsid w:val="001C4D5C"/>
    <w:rPr>
      <w:sz w:val="24"/>
      <w:szCs w:val="24"/>
    </w:rPr>
  </w:style>
  <w:style w:type="paragraph" w:customStyle="1" w:styleId="Deckblatt8">
    <w:name w:val="Deckblatt 8"/>
    <w:basedOn w:val="Standard"/>
    <w:link w:val="Deckblatt8Zchn"/>
    <w:qFormat/>
    <w:rsid w:val="001C4D5C"/>
    <w:pPr>
      <w:spacing w:line="240" w:lineRule="auto"/>
      <w:jc w:val="right"/>
    </w:pPr>
  </w:style>
  <w:style w:type="character" w:customStyle="1" w:styleId="Deckblatt7Zchn">
    <w:name w:val="Deckblatt 7 Zchn"/>
    <w:basedOn w:val="Deckblatt6Zchn"/>
    <w:link w:val="Deckblatt7"/>
    <w:rsid w:val="008862F1"/>
    <w:rPr>
      <w:sz w:val="24"/>
      <w:szCs w:val="24"/>
    </w:rPr>
  </w:style>
  <w:style w:type="character" w:customStyle="1" w:styleId="Deckblatt8Zchn">
    <w:name w:val="Deckblatt 8 Zchn"/>
    <w:basedOn w:val="Absatz-Standardschriftart"/>
    <w:link w:val="Deckblatt8"/>
    <w:rsid w:val="001C4D5C"/>
    <w:rPr>
      <w:sz w:val="24"/>
    </w:rPr>
  </w:style>
  <w:style w:type="paragraph" w:customStyle="1" w:styleId="Verzeichnisse">
    <w:name w:val="Verzeichnisse"/>
    <w:basedOn w:val="berschrift1"/>
    <w:qFormat/>
    <w:rsid w:val="00C04826"/>
    <w:pPr>
      <w:numPr>
        <w:numId w:val="0"/>
      </w:numPr>
    </w:pPr>
  </w:style>
  <w:style w:type="paragraph" w:customStyle="1" w:styleId="R-Studio">
    <w:name w:val="R-Studio"/>
    <w:next w:val="Standard"/>
    <w:link w:val="R-StudioChar"/>
    <w:qFormat/>
    <w:rsid w:val="004E308E"/>
    <w:pPr>
      <w:spacing w:line="240" w:lineRule="auto"/>
    </w:pPr>
    <w:rPr>
      <w:rFonts w:ascii="Courier New" w:hAnsi="Courier New"/>
      <w:lang w:val="en-US"/>
    </w:rPr>
  </w:style>
  <w:style w:type="paragraph" w:styleId="berarbeitung">
    <w:name w:val="Revision"/>
    <w:hidden/>
    <w:uiPriority w:val="99"/>
    <w:semiHidden/>
    <w:rsid w:val="001734C7"/>
    <w:pPr>
      <w:spacing w:after="0" w:line="240" w:lineRule="auto"/>
    </w:pPr>
    <w:rPr>
      <w:sz w:val="24"/>
    </w:rPr>
  </w:style>
  <w:style w:type="paragraph" w:customStyle="1" w:styleId="TabelleInhaltZahlen">
    <w:name w:val="Tabelle Inhalt Zahlen"/>
    <w:basedOn w:val="TabelleInhalt"/>
    <w:qFormat/>
    <w:rsid w:val="00651F81"/>
    <w:pPr>
      <w:spacing w:after="0"/>
      <w:jc w:val="right"/>
    </w:pPr>
  </w:style>
  <w:style w:type="paragraph" w:customStyle="1" w:styleId="Abkrzungsverzeichnis">
    <w:name w:val="Abkürzungsverzeichnis"/>
    <w:basedOn w:val="Standard"/>
    <w:qFormat/>
    <w:rsid w:val="00F770C7"/>
    <w:pPr>
      <w:spacing w:line="240" w:lineRule="auto"/>
    </w:pPr>
    <w:rPr>
      <w:sz w:val="22"/>
    </w:rPr>
  </w:style>
  <w:style w:type="paragraph" w:styleId="Literaturverzeichnis">
    <w:name w:val="Bibliography"/>
    <w:basedOn w:val="Standard"/>
    <w:next w:val="Standard"/>
    <w:uiPriority w:val="37"/>
    <w:semiHidden/>
    <w:unhideWhenUsed/>
    <w:rsid w:val="008378B7"/>
  </w:style>
  <w:style w:type="character" w:styleId="Buchtitel">
    <w:name w:val="Book Title"/>
    <w:basedOn w:val="Absatz-Standardschriftart"/>
    <w:uiPriority w:val="33"/>
    <w:qFormat/>
    <w:rsid w:val="008378B7"/>
    <w:rPr>
      <w:b/>
      <w:bCs/>
      <w:i/>
      <w:iCs/>
      <w:spacing w:val="5"/>
    </w:rPr>
  </w:style>
  <w:style w:type="character" w:styleId="IntensiverVerweis">
    <w:name w:val="Intense Reference"/>
    <w:basedOn w:val="Absatz-Standardschriftart"/>
    <w:uiPriority w:val="32"/>
    <w:qFormat/>
    <w:rsid w:val="008378B7"/>
    <w:rPr>
      <w:b/>
      <w:bCs/>
      <w:smallCaps/>
      <w:color w:val="4472C4" w:themeColor="accent1"/>
      <w:spacing w:val="5"/>
    </w:rPr>
  </w:style>
  <w:style w:type="character" w:styleId="SchwacherVerweis">
    <w:name w:val="Subtle Reference"/>
    <w:basedOn w:val="Absatz-Standardschriftart"/>
    <w:uiPriority w:val="31"/>
    <w:qFormat/>
    <w:rsid w:val="008378B7"/>
    <w:rPr>
      <w:smallCaps/>
      <w:color w:val="5A5A5A" w:themeColor="text1" w:themeTint="A5"/>
    </w:rPr>
  </w:style>
  <w:style w:type="character" w:styleId="IntensiveHervorhebung">
    <w:name w:val="Intense Emphasis"/>
    <w:basedOn w:val="Absatz-Standardschriftart"/>
    <w:uiPriority w:val="21"/>
    <w:qFormat/>
    <w:rsid w:val="008378B7"/>
    <w:rPr>
      <w:i/>
      <w:iCs/>
      <w:color w:val="4472C4" w:themeColor="accent1"/>
    </w:rPr>
  </w:style>
  <w:style w:type="character" w:styleId="SchwacheHervorhebung">
    <w:name w:val="Subtle Emphasis"/>
    <w:basedOn w:val="Absatz-Standardschriftart"/>
    <w:uiPriority w:val="19"/>
    <w:qFormat/>
    <w:rsid w:val="008378B7"/>
    <w:rPr>
      <w:i/>
      <w:iCs/>
      <w:color w:val="404040" w:themeColor="text1" w:themeTint="BF"/>
    </w:rPr>
  </w:style>
  <w:style w:type="paragraph" w:styleId="IntensivesZitat">
    <w:name w:val="Intense Quote"/>
    <w:basedOn w:val="Standard"/>
    <w:next w:val="Standard"/>
    <w:link w:val="IntensivesZitatZchn"/>
    <w:uiPriority w:val="30"/>
    <w:qFormat/>
    <w:rsid w:val="008378B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378B7"/>
    <w:rPr>
      <w:i/>
      <w:iCs/>
      <w:color w:val="4472C4" w:themeColor="accent1"/>
      <w:sz w:val="24"/>
    </w:rPr>
  </w:style>
  <w:style w:type="paragraph" w:styleId="Zitat">
    <w:name w:val="Quote"/>
    <w:basedOn w:val="Standard"/>
    <w:next w:val="Standard"/>
    <w:link w:val="ZitatZchn"/>
    <w:uiPriority w:val="29"/>
    <w:qFormat/>
    <w:rsid w:val="008378B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378B7"/>
    <w:rPr>
      <w:i/>
      <w:iCs/>
      <w:color w:val="404040" w:themeColor="text1" w:themeTint="BF"/>
      <w:sz w:val="24"/>
    </w:rPr>
  </w:style>
  <w:style w:type="table" w:styleId="MittlereListe1-Akzent1">
    <w:name w:val="Medium List 1 Accen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378B7"/>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378B7"/>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378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378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378B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378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378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378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8378B7"/>
    <w:pPr>
      <w:spacing w:after="0" w:line="240" w:lineRule="auto"/>
      <w:jc w:val="both"/>
    </w:pPr>
    <w:rPr>
      <w:sz w:val="24"/>
    </w:rPr>
  </w:style>
  <w:style w:type="character" w:styleId="HTMLVariable">
    <w:name w:val="HTML Variable"/>
    <w:basedOn w:val="Absatz-Standardschriftart"/>
    <w:uiPriority w:val="99"/>
    <w:semiHidden/>
    <w:unhideWhenUsed/>
    <w:rsid w:val="008378B7"/>
    <w:rPr>
      <w:i/>
      <w:iCs/>
    </w:rPr>
  </w:style>
  <w:style w:type="character" w:styleId="HTMLSchreibmaschine">
    <w:name w:val="HTML Typewriter"/>
    <w:basedOn w:val="Absatz-Standardschriftart"/>
    <w:uiPriority w:val="99"/>
    <w:semiHidden/>
    <w:unhideWhenUsed/>
    <w:rsid w:val="008378B7"/>
    <w:rPr>
      <w:rFonts w:ascii="Consolas" w:hAnsi="Consolas"/>
      <w:sz w:val="20"/>
      <w:szCs w:val="20"/>
    </w:rPr>
  </w:style>
  <w:style w:type="character" w:styleId="HTMLBeispiel">
    <w:name w:val="HTML Sample"/>
    <w:basedOn w:val="Absatz-Standardschriftart"/>
    <w:uiPriority w:val="99"/>
    <w:semiHidden/>
    <w:unhideWhenUsed/>
    <w:rsid w:val="008378B7"/>
    <w:rPr>
      <w:rFonts w:ascii="Consolas" w:hAnsi="Consolas"/>
      <w:sz w:val="24"/>
      <w:szCs w:val="24"/>
    </w:rPr>
  </w:style>
  <w:style w:type="paragraph" w:styleId="HTMLVorformatiert">
    <w:name w:val="HTML Preformatted"/>
    <w:basedOn w:val="Standard"/>
    <w:link w:val="HTMLVorformatiertZchn"/>
    <w:uiPriority w:val="99"/>
    <w:semiHidden/>
    <w:unhideWhenUsed/>
    <w:rsid w:val="008378B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378B7"/>
    <w:rPr>
      <w:rFonts w:ascii="Consolas" w:hAnsi="Consolas"/>
      <w:sz w:val="20"/>
      <w:szCs w:val="20"/>
    </w:rPr>
  </w:style>
  <w:style w:type="character" w:styleId="HTMLTastatur">
    <w:name w:val="HTML Keyboard"/>
    <w:basedOn w:val="Absatz-Standardschriftart"/>
    <w:uiPriority w:val="99"/>
    <w:semiHidden/>
    <w:unhideWhenUsed/>
    <w:rsid w:val="008378B7"/>
    <w:rPr>
      <w:rFonts w:ascii="Consolas" w:hAnsi="Consolas"/>
      <w:sz w:val="20"/>
      <w:szCs w:val="20"/>
    </w:rPr>
  </w:style>
  <w:style w:type="character" w:styleId="HTMLDefinition">
    <w:name w:val="HTML Definition"/>
    <w:basedOn w:val="Absatz-Standardschriftart"/>
    <w:uiPriority w:val="99"/>
    <w:semiHidden/>
    <w:unhideWhenUsed/>
    <w:rsid w:val="008378B7"/>
    <w:rPr>
      <w:i/>
      <w:iCs/>
    </w:rPr>
  </w:style>
  <w:style w:type="character" w:styleId="HTMLCode">
    <w:name w:val="HTML Code"/>
    <w:basedOn w:val="Absatz-Standardschriftart"/>
    <w:uiPriority w:val="99"/>
    <w:semiHidden/>
    <w:unhideWhenUsed/>
    <w:rsid w:val="008378B7"/>
    <w:rPr>
      <w:rFonts w:ascii="Consolas" w:hAnsi="Consolas"/>
      <w:sz w:val="20"/>
      <w:szCs w:val="20"/>
    </w:rPr>
  </w:style>
  <w:style w:type="character" w:styleId="HTMLZitat">
    <w:name w:val="HTML Cite"/>
    <w:basedOn w:val="Absatz-Standardschriftart"/>
    <w:uiPriority w:val="99"/>
    <w:semiHidden/>
    <w:unhideWhenUsed/>
    <w:rsid w:val="008378B7"/>
    <w:rPr>
      <w:i/>
      <w:iCs/>
    </w:rPr>
  </w:style>
  <w:style w:type="paragraph" w:styleId="HTMLAdresse">
    <w:name w:val="HTML Address"/>
    <w:basedOn w:val="Standard"/>
    <w:link w:val="HTMLAdresseZchn"/>
    <w:uiPriority w:val="99"/>
    <w:semiHidden/>
    <w:unhideWhenUsed/>
    <w:rsid w:val="008378B7"/>
    <w:pPr>
      <w:spacing w:after="0" w:line="240" w:lineRule="auto"/>
    </w:pPr>
    <w:rPr>
      <w:i/>
      <w:iCs/>
    </w:rPr>
  </w:style>
  <w:style w:type="character" w:customStyle="1" w:styleId="HTMLAdresseZchn">
    <w:name w:val="HTML Adresse Zchn"/>
    <w:basedOn w:val="Absatz-Standardschriftart"/>
    <w:link w:val="HTMLAdresse"/>
    <w:uiPriority w:val="99"/>
    <w:semiHidden/>
    <w:rsid w:val="008378B7"/>
    <w:rPr>
      <w:i/>
      <w:iCs/>
      <w:sz w:val="24"/>
    </w:rPr>
  </w:style>
  <w:style w:type="character" w:styleId="HTMLAkronym">
    <w:name w:val="HTML Acronym"/>
    <w:basedOn w:val="Absatz-Standardschriftart"/>
    <w:uiPriority w:val="99"/>
    <w:semiHidden/>
    <w:unhideWhenUsed/>
    <w:rsid w:val="008378B7"/>
  </w:style>
  <w:style w:type="paragraph" w:styleId="StandardWeb">
    <w:name w:val="Normal (Web)"/>
    <w:basedOn w:val="Standard"/>
    <w:uiPriority w:val="99"/>
    <w:semiHidden/>
    <w:unhideWhenUsed/>
    <w:rsid w:val="008378B7"/>
    <w:rPr>
      <w:rFonts w:ascii="Times New Roman" w:hAnsi="Times New Roman" w:cs="Times New Roman"/>
      <w:szCs w:val="24"/>
    </w:rPr>
  </w:style>
  <w:style w:type="paragraph" w:styleId="NurText">
    <w:name w:val="Plain Text"/>
    <w:basedOn w:val="Standard"/>
    <w:link w:val="NurTextZchn"/>
    <w:uiPriority w:val="99"/>
    <w:semiHidden/>
    <w:unhideWhenUsed/>
    <w:rsid w:val="008378B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378B7"/>
    <w:rPr>
      <w:rFonts w:ascii="Consolas" w:hAnsi="Consolas"/>
      <w:sz w:val="21"/>
      <w:szCs w:val="21"/>
    </w:rPr>
  </w:style>
  <w:style w:type="paragraph" w:styleId="Dokumentstruktur">
    <w:name w:val="Document Map"/>
    <w:basedOn w:val="Standard"/>
    <w:link w:val="DokumentstrukturZchn"/>
    <w:uiPriority w:val="99"/>
    <w:semiHidden/>
    <w:unhideWhenUsed/>
    <w:rsid w:val="008378B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378B7"/>
    <w:rPr>
      <w:rFonts w:ascii="Segoe UI" w:hAnsi="Segoe UI" w:cs="Segoe UI"/>
      <w:sz w:val="16"/>
      <w:szCs w:val="16"/>
    </w:rPr>
  </w:style>
  <w:style w:type="character" w:styleId="Hervorhebung">
    <w:name w:val="Emphasis"/>
    <w:basedOn w:val="Absatz-Standardschriftart"/>
    <w:uiPriority w:val="20"/>
    <w:qFormat/>
    <w:rsid w:val="007070E8"/>
    <w:rPr>
      <w:rFonts w:asciiTheme="minorHAnsi" w:hAnsiTheme="minorHAnsi"/>
      <w:i/>
      <w:iCs/>
      <w:sz w:val="22"/>
    </w:rPr>
  </w:style>
  <w:style w:type="character" w:styleId="Fett">
    <w:name w:val="Strong"/>
    <w:basedOn w:val="Absatz-Standardschriftart"/>
    <w:uiPriority w:val="22"/>
    <w:qFormat/>
    <w:rsid w:val="008378B7"/>
    <w:rPr>
      <w:b/>
      <w:bCs/>
    </w:rPr>
  </w:style>
  <w:style w:type="character" w:styleId="BesuchterLink">
    <w:name w:val="FollowedHyperlink"/>
    <w:basedOn w:val="Absatz-Standardschriftart"/>
    <w:uiPriority w:val="99"/>
    <w:semiHidden/>
    <w:unhideWhenUsed/>
    <w:rsid w:val="008378B7"/>
    <w:rPr>
      <w:color w:val="954F72" w:themeColor="followedHyperlink"/>
      <w:u w:val="single"/>
    </w:rPr>
  </w:style>
  <w:style w:type="paragraph" w:styleId="Blocktext">
    <w:name w:val="Block Text"/>
    <w:basedOn w:val="Standard"/>
    <w:uiPriority w:val="99"/>
    <w:semiHidden/>
    <w:unhideWhenUsed/>
    <w:rsid w:val="008378B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378B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378B7"/>
    <w:rPr>
      <w:sz w:val="16"/>
      <w:szCs w:val="16"/>
    </w:rPr>
  </w:style>
  <w:style w:type="paragraph" w:styleId="Textkrper-Einzug2">
    <w:name w:val="Body Text Indent 2"/>
    <w:basedOn w:val="Standard"/>
    <w:link w:val="Textkrper-Einzug2Zchn"/>
    <w:uiPriority w:val="99"/>
    <w:semiHidden/>
    <w:unhideWhenUsed/>
    <w:rsid w:val="008378B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378B7"/>
    <w:rPr>
      <w:sz w:val="24"/>
    </w:rPr>
  </w:style>
  <w:style w:type="paragraph" w:styleId="Textkrper3">
    <w:name w:val="Body Text 3"/>
    <w:basedOn w:val="Standard"/>
    <w:link w:val="Textkrper3Zchn"/>
    <w:uiPriority w:val="99"/>
    <w:semiHidden/>
    <w:unhideWhenUsed/>
    <w:rsid w:val="008378B7"/>
    <w:pPr>
      <w:spacing w:after="120"/>
    </w:pPr>
    <w:rPr>
      <w:sz w:val="16"/>
      <w:szCs w:val="16"/>
    </w:rPr>
  </w:style>
  <w:style w:type="character" w:customStyle="1" w:styleId="Textkrper3Zchn">
    <w:name w:val="Textkörper 3 Zchn"/>
    <w:basedOn w:val="Absatz-Standardschriftart"/>
    <w:link w:val="Textkrper3"/>
    <w:uiPriority w:val="99"/>
    <w:semiHidden/>
    <w:rsid w:val="008378B7"/>
    <w:rPr>
      <w:sz w:val="16"/>
      <w:szCs w:val="16"/>
    </w:rPr>
  </w:style>
  <w:style w:type="paragraph" w:styleId="Textkrper2">
    <w:name w:val="Body Text 2"/>
    <w:basedOn w:val="Standard"/>
    <w:link w:val="Textkrper2Zchn"/>
    <w:uiPriority w:val="99"/>
    <w:semiHidden/>
    <w:unhideWhenUsed/>
    <w:rsid w:val="008378B7"/>
    <w:pPr>
      <w:spacing w:after="120" w:line="480" w:lineRule="auto"/>
    </w:pPr>
  </w:style>
  <w:style w:type="character" w:customStyle="1" w:styleId="Textkrper2Zchn">
    <w:name w:val="Textkörper 2 Zchn"/>
    <w:basedOn w:val="Absatz-Standardschriftart"/>
    <w:link w:val="Textkrper2"/>
    <w:uiPriority w:val="99"/>
    <w:semiHidden/>
    <w:rsid w:val="008378B7"/>
    <w:rPr>
      <w:sz w:val="24"/>
    </w:rPr>
  </w:style>
  <w:style w:type="paragraph" w:styleId="Fu-Endnotenberschrift">
    <w:name w:val="Note Heading"/>
    <w:basedOn w:val="Standard"/>
    <w:next w:val="Standard"/>
    <w:link w:val="Fu-EndnotenberschriftZchn"/>
    <w:uiPriority w:val="99"/>
    <w:semiHidden/>
    <w:unhideWhenUsed/>
    <w:rsid w:val="008378B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378B7"/>
    <w:rPr>
      <w:sz w:val="24"/>
    </w:rPr>
  </w:style>
  <w:style w:type="paragraph" w:styleId="Textkrper-Zeileneinzug">
    <w:name w:val="Body Text Indent"/>
    <w:basedOn w:val="Standard"/>
    <w:link w:val="Textkrper-ZeileneinzugZchn"/>
    <w:uiPriority w:val="99"/>
    <w:semiHidden/>
    <w:unhideWhenUsed/>
    <w:rsid w:val="008378B7"/>
    <w:pPr>
      <w:spacing w:after="120"/>
      <w:ind w:left="283"/>
    </w:pPr>
  </w:style>
  <w:style w:type="character" w:customStyle="1" w:styleId="Textkrper-ZeileneinzugZchn">
    <w:name w:val="Textkörper-Zeileneinzug Zchn"/>
    <w:basedOn w:val="Absatz-Standardschriftart"/>
    <w:link w:val="Textkrper-Zeileneinzug"/>
    <w:uiPriority w:val="99"/>
    <w:semiHidden/>
    <w:rsid w:val="008378B7"/>
    <w:rPr>
      <w:sz w:val="24"/>
    </w:rPr>
  </w:style>
  <w:style w:type="paragraph" w:styleId="Textkrper-Erstzeileneinzug2">
    <w:name w:val="Body Text First Indent 2"/>
    <w:basedOn w:val="Textkrper-Zeileneinzug"/>
    <w:link w:val="Textkrper-Erstzeileneinzug2Zchn"/>
    <w:uiPriority w:val="99"/>
    <w:semiHidden/>
    <w:unhideWhenUsed/>
    <w:rsid w:val="008378B7"/>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378B7"/>
    <w:rPr>
      <w:sz w:val="24"/>
    </w:rPr>
  </w:style>
  <w:style w:type="paragraph" w:styleId="Textkrper">
    <w:name w:val="Body Text"/>
    <w:basedOn w:val="Standard"/>
    <w:link w:val="TextkrperZchn"/>
    <w:uiPriority w:val="99"/>
    <w:semiHidden/>
    <w:unhideWhenUsed/>
    <w:rsid w:val="008378B7"/>
    <w:pPr>
      <w:spacing w:after="120"/>
    </w:pPr>
  </w:style>
  <w:style w:type="character" w:customStyle="1" w:styleId="TextkrperZchn">
    <w:name w:val="Textkörper Zchn"/>
    <w:basedOn w:val="Absatz-Standardschriftart"/>
    <w:link w:val="Textkrper"/>
    <w:uiPriority w:val="99"/>
    <w:semiHidden/>
    <w:rsid w:val="008378B7"/>
    <w:rPr>
      <w:sz w:val="24"/>
    </w:rPr>
  </w:style>
  <w:style w:type="paragraph" w:styleId="Textkrper-Erstzeileneinzug">
    <w:name w:val="Body Text First Indent"/>
    <w:basedOn w:val="Textkrper"/>
    <w:link w:val="Textkrper-ErstzeileneinzugZchn"/>
    <w:uiPriority w:val="99"/>
    <w:semiHidden/>
    <w:unhideWhenUsed/>
    <w:rsid w:val="008378B7"/>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378B7"/>
    <w:rPr>
      <w:sz w:val="24"/>
    </w:rPr>
  </w:style>
  <w:style w:type="paragraph" w:styleId="Datum">
    <w:name w:val="Date"/>
    <w:basedOn w:val="Standard"/>
    <w:next w:val="Standard"/>
    <w:link w:val="DatumZchn"/>
    <w:uiPriority w:val="99"/>
    <w:semiHidden/>
    <w:unhideWhenUsed/>
    <w:rsid w:val="008378B7"/>
  </w:style>
  <w:style w:type="character" w:customStyle="1" w:styleId="DatumZchn">
    <w:name w:val="Datum Zchn"/>
    <w:basedOn w:val="Absatz-Standardschriftart"/>
    <w:link w:val="Datum"/>
    <w:uiPriority w:val="99"/>
    <w:semiHidden/>
    <w:rsid w:val="008378B7"/>
    <w:rPr>
      <w:sz w:val="24"/>
    </w:rPr>
  </w:style>
  <w:style w:type="paragraph" w:styleId="Anrede">
    <w:name w:val="Salutation"/>
    <w:basedOn w:val="Standard"/>
    <w:next w:val="Standard"/>
    <w:link w:val="AnredeZchn"/>
    <w:uiPriority w:val="99"/>
    <w:semiHidden/>
    <w:unhideWhenUsed/>
    <w:rsid w:val="008378B7"/>
  </w:style>
  <w:style w:type="character" w:customStyle="1" w:styleId="AnredeZchn">
    <w:name w:val="Anrede Zchn"/>
    <w:basedOn w:val="Absatz-Standardschriftart"/>
    <w:link w:val="Anrede"/>
    <w:uiPriority w:val="99"/>
    <w:semiHidden/>
    <w:rsid w:val="008378B7"/>
    <w:rPr>
      <w:sz w:val="24"/>
    </w:rPr>
  </w:style>
  <w:style w:type="paragraph" w:styleId="Nachrichtenkopf">
    <w:name w:val="Message Header"/>
    <w:basedOn w:val="Standard"/>
    <w:link w:val="NachrichtenkopfZchn"/>
    <w:uiPriority w:val="99"/>
    <w:semiHidden/>
    <w:unhideWhenUsed/>
    <w:rsid w:val="008378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378B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378B7"/>
    <w:pPr>
      <w:spacing w:after="120"/>
      <w:ind w:left="1415"/>
      <w:contextualSpacing/>
    </w:pPr>
  </w:style>
  <w:style w:type="paragraph" w:styleId="Listenfortsetzung4">
    <w:name w:val="List Continue 4"/>
    <w:basedOn w:val="Standard"/>
    <w:uiPriority w:val="99"/>
    <w:semiHidden/>
    <w:unhideWhenUsed/>
    <w:rsid w:val="008378B7"/>
    <w:pPr>
      <w:spacing w:after="120"/>
      <w:ind w:left="1132"/>
      <w:contextualSpacing/>
    </w:pPr>
  </w:style>
  <w:style w:type="paragraph" w:styleId="Listenfortsetzung3">
    <w:name w:val="List Continue 3"/>
    <w:basedOn w:val="Standard"/>
    <w:uiPriority w:val="99"/>
    <w:semiHidden/>
    <w:unhideWhenUsed/>
    <w:rsid w:val="008378B7"/>
    <w:pPr>
      <w:spacing w:after="120"/>
      <w:ind w:left="849"/>
      <w:contextualSpacing/>
    </w:pPr>
  </w:style>
  <w:style w:type="paragraph" w:styleId="Listenfortsetzung2">
    <w:name w:val="List Continue 2"/>
    <w:basedOn w:val="Standard"/>
    <w:uiPriority w:val="99"/>
    <w:semiHidden/>
    <w:unhideWhenUsed/>
    <w:rsid w:val="008378B7"/>
    <w:pPr>
      <w:spacing w:after="120"/>
      <w:ind w:left="566"/>
      <w:contextualSpacing/>
    </w:pPr>
  </w:style>
  <w:style w:type="paragraph" w:styleId="Listenfortsetzung">
    <w:name w:val="List Continue"/>
    <w:basedOn w:val="Standard"/>
    <w:uiPriority w:val="99"/>
    <w:semiHidden/>
    <w:unhideWhenUsed/>
    <w:rsid w:val="008378B7"/>
    <w:pPr>
      <w:spacing w:after="120"/>
      <w:ind w:left="283"/>
      <w:contextualSpacing/>
    </w:pPr>
  </w:style>
  <w:style w:type="paragraph" w:styleId="Unterschrift">
    <w:name w:val="Signature"/>
    <w:basedOn w:val="Standard"/>
    <w:link w:val="UnterschriftZchn"/>
    <w:uiPriority w:val="99"/>
    <w:semiHidden/>
    <w:unhideWhenUsed/>
    <w:rsid w:val="008378B7"/>
    <w:pPr>
      <w:spacing w:after="0" w:line="240" w:lineRule="auto"/>
      <w:ind w:left="4252"/>
    </w:pPr>
  </w:style>
  <w:style w:type="character" w:customStyle="1" w:styleId="UnterschriftZchn">
    <w:name w:val="Unterschrift Zchn"/>
    <w:basedOn w:val="Absatz-Standardschriftart"/>
    <w:link w:val="Unterschrift"/>
    <w:uiPriority w:val="99"/>
    <w:semiHidden/>
    <w:rsid w:val="008378B7"/>
    <w:rPr>
      <w:sz w:val="24"/>
    </w:rPr>
  </w:style>
  <w:style w:type="paragraph" w:styleId="Gruformel">
    <w:name w:val="Closing"/>
    <w:basedOn w:val="Standard"/>
    <w:link w:val="GruformelZchn"/>
    <w:uiPriority w:val="99"/>
    <w:semiHidden/>
    <w:unhideWhenUsed/>
    <w:rsid w:val="008378B7"/>
    <w:pPr>
      <w:spacing w:after="0" w:line="240" w:lineRule="auto"/>
      <w:ind w:left="4252"/>
    </w:pPr>
  </w:style>
  <w:style w:type="character" w:customStyle="1" w:styleId="GruformelZchn">
    <w:name w:val="Grußformel Zchn"/>
    <w:basedOn w:val="Absatz-Standardschriftart"/>
    <w:link w:val="Gruformel"/>
    <w:uiPriority w:val="99"/>
    <w:semiHidden/>
    <w:rsid w:val="008378B7"/>
    <w:rPr>
      <w:sz w:val="24"/>
    </w:rPr>
  </w:style>
  <w:style w:type="paragraph" w:styleId="Listennummer5">
    <w:name w:val="List Number 5"/>
    <w:basedOn w:val="Standard"/>
    <w:uiPriority w:val="99"/>
    <w:semiHidden/>
    <w:unhideWhenUsed/>
    <w:rsid w:val="008378B7"/>
    <w:pPr>
      <w:numPr>
        <w:numId w:val="14"/>
      </w:numPr>
      <w:contextualSpacing/>
    </w:pPr>
  </w:style>
  <w:style w:type="paragraph" w:styleId="Listennummer4">
    <w:name w:val="List Number 4"/>
    <w:basedOn w:val="Standard"/>
    <w:uiPriority w:val="99"/>
    <w:semiHidden/>
    <w:unhideWhenUsed/>
    <w:rsid w:val="008378B7"/>
    <w:pPr>
      <w:numPr>
        <w:numId w:val="15"/>
      </w:numPr>
      <w:contextualSpacing/>
    </w:pPr>
  </w:style>
  <w:style w:type="paragraph" w:styleId="Listennummer3">
    <w:name w:val="List Number 3"/>
    <w:basedOn w:val="Standard"/>
    <w:uiPriority w:val="99"/>
    <w:semiHidden/>
    <w:unhideWhenUsed/>
    <w:rsid w:val="008378B7"/>
    <w:pPr>
      <w:numPr>
        <w:numId w:val="16"/>
      </w:numPr>
      <w:contextualSpacing/>
    </w:pPr>
  </w:style>
  <w:style w:type="paragraph" w:styleId="Listennummer2">
    <w:name w:val="List Number 2"/>
    <w:basedOn w:val="Standard"/>
    <w:uiPriority w:val="99"/>
    <w:semiHidden/>
    <w:unhideWhenUsed/>
    <w:rsid w:val="008378B7"/>
    <w:pPr>
      <w:numPr>
        <w:numId w:val="17"/>
      </w:numPr>
      <w:contextualSpacing/>
    </w:pPr>
  </w:style>
  <w:style w:type="paragraph" w:styleId="Aufzhlungszeichen5">
    <w:name w:val="List Bullet 5"/>
    <w:basedOn w:val="Standard"/>
    <w:uiPriority w:val="99"/>
    <w:semiHidden/>
    <w:unhideWhenUsed/>
    <w:rsid w:val="008378B7"/>
    <w:pPr>
      <w:numPr>
        <w:numId w:val="18"/>
      </w:numPr>
      <w:contextualSpacing/>
    </w:pPr>
  </w:style>
  <w:style w:type="paragraph" w:styleId="Aufzhlungszeichen4">
    <w:name w:val="List Bullet 4"/>
    <w:basedOn w:val="Standard"/>
    <w:uiPriority w:val="99"/>
    <w:semiHidden/>
    <w:unhideWhenUsed/>
    <w:rsid w:val="008378B7"/>
    <w:pPr>
      <w:numPr>
        <w:numId w:val="19"/>
      </w:numPr>
      <w:contextualSpacing/>
    </w:pPr>
  </w:style>
  <w:style w:type="paragraph" w:styleId="Aufzhlungszeichen3">
    <w:name w:val="List Bullet 3"/>
    <w:basedOn w:val="Standard"/>
    <w:uiPriority w:val="99"/>
    <w:semiHidden/>
    <w:unhideWhenUsed/>
    <w:rsid w:val="008378B7"/>
    <w:pPr>
      <w:numPr>
        <w:numId w:val="20"/>
      </w:numPr>
      <w:contextualSpacing/>
    </w:pPr>
  </w:style>
  <w:style w:type="paragraph" w:styleId="Aufzhlungszeichen2">
    <w:name w:val="List Bullet 2"/>
    <w:basedOn w:val="Standard"/>
    <w:uiPriority w:val="99"/>
    <w:semiHidden/>
    <w:unhideWhenUsed/>
    <w:rsid w:val="008378B7"/>
    <w:pPr>
      <w:numPr>
        <w:numId w:val="21"/>
      </w:numPr>
      <w:contextualSpacing/>
    </w:pPr>
  </w:style>
  <w:style w:type="paragraph" w:styleId="Liste5">
    <w:name w:val="List 5"/>
    <w:basedOn w:val="Standard"/>
    <w:uiPriority w:val="99"/>
    <w:semiHidden/>
    <w:unhideWhenUsed/>
    <w:rsid w:val="008378B7"/>
    <w:pPr>
      <w:ind w:left="1415" w:hanging="283"/>
      <w:contextualSpacing/>
    </w:pPr>
  </w:style>
  <w:style w:type="paragraph" w:styleId="Liste4">
    <w:name w:val="List 4"/>
    <w:basedOn w:val="Standard"/>
    <w:uiPriority w:val="99"/>
    <w:semiHidden/>
    <w:unhideWhenUsed/>
    <w:rsid w:val="008378B7"/>
    <w:pPr>
      <w:ind w:left="1132" w:hanging="283"/>
      <w:contextualSpacing/>
    </w:pPr>
  </w:style>
  <w:style w:type="paragraph" w:styleId="Liste3">
    <w:name w:val="List 3"/>
    <w:basedOn w:val="Standard"/>
    <w:uiPriority w:val="99"/>
    <w:semiHidden/>
    <w:unhideWhenUsed/>
    <w:rsid w:val="008378B7"/>
    <w:pPr>
      <w:ind w:left="849" w:hanging="283"/>
      <w:contextualSpacing/>
    </w:pPr>
  </w:style>
  <w:style w:type="paragraph" w:styleId="Liste2">
    <w:name w:val="List 2"/>
    <w:basedOn w:val="Standard"/>
    <w:uiPriority w:val="99"/>
    <w:semiHidden/>
    <w:unhideWhenUsed/>
    <w:rsid w:val="008378B7"/>
    <w:pPr>
      <w:ind w:left="566" w:hanging="283"/>
      <w:contextualSpacing/>
    </w:pPr>
  </w:style>
  <w:style w:type="paragraph" w:styleId="Listennummer">
    <w:name w:val="List Number"/>
    <w:basedOn w:val="Standard"/>
    <w:uiPriority w:val="99"/>
    <w:semiHidden/>
    <w:unhideWhenUsed/>
    <w:rsid w:val="008378B7"/>
    <w:pPr>
      <w:numPr>
        <w:numId w:val="22"/>
      </w:numPr>
      <w:contextualSpacing/>
    </w:pPr>
  </w:style>
  <w:style w:type="paragraph" w:styleId="Aufzhlungszeichen">
    <w:name w:val="List Bullet"/>
    <w:basedOn w:val="Standard"/>
    <w:uiPriority w:val="99"/>
    <w:semiHidden/>
    <w:unhideWhenUsed/>
    <w:rsid w:val="008378B7"/>
    <w:pPr>
      <w:numPr>
        <w:numId w:val="23"/>
      </w:numPr>
      <w:contextualSpacing/>
    </w:pPr>
  </w:style>
  <w:style w:type="paragraph" w:styleId="Liste">
    <w:name w:val="List"/>
    <w:basedOn w:val="Standard"/>
    <w:uiPriority w:val="99"/>
    <w:semiHidden/>
    <w:unhideWhenUsed/>
    <w:rsid w:val="008378B7"/>
    <w:pPr>
      <w:ind w:left="283" w:hanging="283"/>
      <w:contextualSpacing/>
    </w:pPr>
  </w:style>
  <w:style w:type="paragraph" w:styleId="RGV-berschrift">
    <w:name w:val="toa heading"/>
    <w:basedOn w:val="Standard"/>
    <w:next w:val="Standard"/>
    <w:uiPriority w:val="99"/>
    <w:semiHidden/>
    <w:unhideWhenUsed/>
    <w:rsid w:val="008378B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378B7"/>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8378B7"/>
    <w:rPr>
      <w:rFonts w:ascii="Consolas" w:hAnsi="Consolas"/>
      <w:sz w:val="20"/>
      <w:szCs w:val="20"/>
    </w:rPr>
  </w:style>
  <w:style w:type="paragraph" w:styleId="Rechtsgrundlagenverzeichnis">
    <w:name w:val="table of authorities"/>
    <w:basedOn w:val="Standard"/>
    <w:next w:val="Standard"/>
    <w:uiPriority w:val="99"/>
    <w:semiHidden/>
    <w:unhideWhenUsed/>
    <w:rsid w:val="008378B7"/>
    <w:pPr>
      <w:spacing w:after="0"/>
      <w:ind w:left="240" w:hanging="240"/>
    </w:pPr>
  </w:style>
  <w:style w:type="character" w:styleId="Seitenzahl">
    <w:name w:val="page number"/>
    <w:basedOn w:val="Absatz-Standardschriftart"/>
    <w:uiPriority w:val="99"/>
    <w:semiHidden/>
    <w:unhideWhenUsed/>
    <w:rsid w:val="008378B7"/>
  </w:style>
  <w:style w:type="character" w:styleId="Zeilennummer">
    <w:name w:val="line number"/>
    <w:basedOn w:val="Absatz-Standardschriftart"/>
    <w:uiPriority w:val="99"/>
    <w:semiHidden/>
    <w:unhideWhenUsed/>
    <w:rsid w:val="008378B7"/>
  </w:style>
  <w:style w:type="paragraph" w:styleId="Umschlagabsenderadresse">
    <w:name w:val="envelope return"/>
    <w:basedOn w:val="Standard"/>
    <w:uiPriority w:val="99"/>
    <w:semiHidden/>
    <w:unhideWhenUsed/>
    <w:rsid w:val="008378B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378B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378B7"/>
    <w:pPr>
      <w:spacing w:after="0" w:line="240" w:lineRule="auto"/>
      <w:ind w:left="240" w:hanging="240"/>
    </w:pPr>
  </w:style>
  <w:style w:type="paragraph" w:styleId="Indexberschrift">
    <w:name w:val="index heading"/>
    <w:basedOn w:val="Standard"/>
    <w:next w:val="Index1"/>
    <w:uiPriority w:val="99"/>
    <w:semiHidden/>
    <w:unhideWhenUsed/>
    <w:rsid w:val="008378B7"/>
    <w:rPr>
      <w:rFonts w:asciiTheme="majorHAnsi" w:eastAsiaTheme="majorEastAsia" w:hAnsiTheme="majorHAnsi" w:cstheme="majorBidi"/>
      <w:b/>
      <w:bCs/>
    </w:rPr>
  </w:style>
  <w:style w:type="paragraph" w:styleId="Standardeinzug">
    <w:name w:val="Normal Indent"/>
    <w:basedOn w:val="Standard"/>
    <w:uiPriority w:val="99"/>
    <w:semiHidden/>
    <w:unhideWhenUsed/>
    <w:rsid w:val="008378B7"/>
    <w:pPr>
      <w:ind w:left="708"/>
    </w:pPr>
  </w:style>
  <w:style w:type="paragraph" w:styleId="Index9">
    <w:name w:val="index 9"/>
    <w:basedOn w:val="Standard"/>
    <w:next w:val="Standard"/>
    <w:autoRedefine/>
    <w:uiPriority w:val="99"/>
    <w:semiHidden/>
    <w:unhideWhenUsed/>
    <w:rsid w:val="008378B7"/>
    <w:pPr>
      <w:spacing w:after="0" w:line="240" w:lineRule="auto"/>
      <w:ind w:left="2160" w:hanging="240"/>
    </w:pPr>
  </w:style>
  <w:style w:type="paragraph" w:styleId="Index8">
    <w:name w:val="index 8"/>
    <w:basedOn w:val="Standard"/>
    <w:next w:val="Standard"/>
    <w:autoRedefine/>
    <w:uiPriority w:val="99"/>
    <w:semiHidden/>
    <w:unhideWhenUsed/>
    <w:rsid w:val="008378B7"/>
    <w:pPr>
      <w:spacing w:after="0" w:line="240" w:lineRule="auto"/>
      <w:ind w:left="1920" w:hanging="240"/>
    </w:pPr>
  </w:style>
  <w:style w:type="paragraph" w:styleId="Index7">
    <w:name w:val="index 7"/>
    <w:basedOn w:val="Standard"/>
    <w:next w:val="Standard"/>
    <w:autoRedefine/>
    <w:uiPriority w:val="99"/>
    <w:semiHidden/>
    <w:unhideWhenUsed/>
    <w:rsid w:val="008378B7"/>
    <w:pPr>
      <w:spacing w:after="0" w:line="240" w:lineRule="auto"/>
      <w:ind w:left="1680" w:hanging="240"/>
    </w:pPr>
  </w:style>
  <w:style w:type="paragraph" w:styleId="Index6">
    <w:name w:val="index 6"/>
    <w:basedOn w:val="Standard"/>
    <w:next w:val="Standard"/>
    <w:autoRedefine/>
    <w:uiPriority w:val="99"/>
    <w:semiHidden/>
    <w:unhideWhenUsed/>
    <w:rsid w:val="008378B7"/>
    <w:pPr>
      <w:spacing w:after="0" w:line="240" w:lineRule="auto"/>
      <w:ind w:left="1440" w:hanging="240"/>
    </w:pPr>
  </w:style>
  <w:style w:type="paragraph" w:styleId="Index5">
    <w:name w:val="index 5"/>
    <w:basedOn w:val="Standard"/>
    <w:next w:val="Standard"/>
    <w:autoRedefine/>
    <w:uiPriority w:val="99"/>
    <w:semiHidden/>
    <w:unhideWhenUsed/>
    <w:rsid w:val="008378B7"/>
    <w:pPr>
      <w:spacing w:after="0" w:line="240" w:lineRule="auto"/>
      <w:ind w:left="1200" w:hanging="240"/>
    </w:pPr>
  </w:style>
  <w:style w:type="paragraph" w:styleId="Index4">
    <w:name w:val="index 4"/>
    <w:basedOn w:val="Standard"/>
    <w:next w:val="Standard"/>
    <w:autoRedefine/>
    <w:uiPriority w:val="99"/>
    <w:semiHidden/>
    <w:unhideWhenUsed/>
    <w:rsid w:val="008378B7"/>
    <w:pPr>
      <w:spacing w:after="0" w:line="240" w:lineRule="auto"/>
      <w:ind w:left="960" w:hanging="240"/>
    </w:pPr>
  </w:style>
  <w:style w:type="paragraph" w:styleId="Index3">
    <w:name w:val="index 3"/>
    <w:basedOn w:val="Standard"/>
    <w:next w:val="Standard"/>
    <w:autoRedefine/>
    <w:uiPriority w:val="99"/>
    <w:semiHidden/>
    <w:unhideWhenUsed/>
    <w:rsid w:val="008378B7"/>
    <w:pPr>
      <w:spacing w:after="0" w:line="240" w:lineRule="auto"/>
      <w:ind w:left="720" w:hanging="240"/>
    </w:pPr>
  </w:style>
  <w:style w:type="paragraph" w:styleId="Index2">
    <w:name w:val="index 2"/>
    <w:basedOn w:val="Standard"/>
    <w:next w:val="Standard"/>
    <w:autoRedefine/>
    <w:uiPriority w:val="99"/>
    <w:semiHidden/>
    <w:unhideWhenUsed/>
    <w:rsid w:val="008378B7"/>
    <w:pPr>
      <w:spacing w:after="0" w:line="240" w:lineRule="auto"/>
      <w:ind w:left="480" w:hanging="240"/>
    </w:pPr>
  </w:style>
  <w:style w:type="character" w:styleId="NichtaufgelsteErwhnung">
    <w:name w:val="Unresolved Mention"/>
    <w:basedOn w:val="Absatz-Standardschriftart"/>
    <w:uiPriority w:val="99"/>
    <w:semiHidden/>
    <w:unhideWhenUsed/>
    <w:rsid w:val="00DB1E22"/>
    <w:rPr>
      <w:color w:val="605E5C"/>
      <w:shd w:val="clear" w:color="auto" w:fill="E1DFDD"/>
    </w:rPr>
  </w:style>
  <w:style w:type="character" w:customStyle="1" w:styleId="R-StudioChar">
    <w:name w:val="R-Studio Char"/>
    <w:basedOn w:val="Absatz-Standardschriftart"/>
    <w:link w:val="R-Studio"/>
    <w:rsid w:val="004E308E"/>
    <w:rPr>
      <w:rFonts w:ascii="Courier New" w:hAnsi="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9230">
      <w:bodyDiv w:val="1"/>
      <w:marLeft w:val="0"/>
      <w:marRight w:val="0"/>
      <w:marTop w:val="0"/>
      <w:marBottom w:val="0"/>
      <w:divBdr>
        <w:top w:val="none" w:sz="0" w:space="0" w:color="auto"/>
        <w:left w:val="none" w:sz="0" w:space="0" w:color="auto"/>
        <w:bottom w:val="none" w:sz="0" w:space="0" w:color="auto"/>
        <w:right w:val="none" w:sz="0" w:space="0" w:color="auto"/>
      </w:divBdr>
    </w:div>
    <w:div w:id="214588418">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931358292">
      <w:bodyDiv w:val="1"/>
      <w:marLeft w:val="0"/>
      <w:marRight w:val="0"/>
      <w:marTop w:val="0"/>
      <w:marBottom w:val="0"/>
      <w:divBdr>
        <w:top w:val="none" w:sz="0" w:space="0" w:color="auto"/>
        <w:left w:val="none" w:sz="0" w:space="0" w:color="auto"/>
        <w:bottom w:val="none" w:sz="0" w:space="0" w:color="auto"/>
        <w:right w:val="none" w:sz="0" w:space="0" w:color="auto"/>
      </w:divBdr>
    </w:div>
    <w:div w:id="1035696731">
      <w:bodyDiv w:val="1"/>
      <w:marLeft w:val="0"/>
      <w:marRight w:val="0"/>
      <w:marTop w:val="0"/>
      <w:marBottom w:val="0"/>
      <w:divBdr>
        <w:top w:val="none" w:sz="0" w:space="0" w:color="auto"/>
        <w:left w:val="none" w:sz="0" w:space="0" w:color="auto"/>
        <w:bottom w:val="none" w:sz="0" w:space="0" w:color="auto"/>
        <w:right w:val="none" w:sz="0" w:space="0" w:color="auto"/>
      </w:divBdr>
      <w:divsChild>
        <w:div w:id="187329416">
          <w:marLeft w:val="360"/>
          <w:marRight w:val="0"/>
          <w:marTop w:val="200"/>
          <w:marBottom w:val="0"/>
          <w:divBdr>
            <w:top w:val="none" w:sz="0" w:space="0" w:color="auto"/>
            <w:left w:val="none" w:sz="0" w:space="0" w:color="auto"/>
            <w:bottom w:val="none" w:sz="0" w:space="0" w:color="auto"/>
            <w:right w:val="none" w:sz="0" w:space="0" w:color="auto"/>
          </w:divBdr>
        </w:div>
        <w:div w:id="322051976">
          <w:marLeft w:val="1080"/>
          <w:marRight w:val="0"/>
          <w:marTop w:val="100"/>
          <w:marBottom w:val="0"/>
          <w:divBdr>
            <w:top w:val="none" w:sz="0" w:space="0" w:color="auto"/>
            <w:left w:val="none" w:sz="0" w:space="0" w:color="auto"/>
            <w:bottom w:val="none" w:sz="0" w:space="0" w:color="auto"/>
            <w:right w:val="none" w:sz="0" w:space="0" w:color="auto"/>
          </w:divBdr>
        </w:div>
        <w:div w:id="685910068">
          <w:marLeft w:val="360"/>
          <w:marRight w:val="0"/>
          <w:marTop w:val="200"/>
          <w:marBottom w:val="0"/>
          <w:divBdr>
            <w:top w:val="none" w:sz="0" w:space="0" w:color="auto"/>
            <w:left w:val="none" w:sz="0" w:space="0" w:color="auto"/>
            <w:bottom w:val="none" w:sz="0" w:space="0" w:color="auto"/>
            <w:right w:val="none" w:sz="0" w:space="0" w:color="auto"/>
          </w:divBdr>
        </w:div>
        <w:div w:id="1113287122">
          <w:marLeft w:val="1080"/>
          <w:marRight w:val="0"/>
          <w:marTop w:val="100"/>
          <w:marBottom w:val="0"/>
          <w:divBdr>
            <w:top w:val="none" w:sz="0" w:space="0" w:color="auto"/>
            <w:left w:val="none" w:sz="0" w:space="0" w:color="auto"/>
            <w:bottom w:val="none" w:sz="0" w:space="0" w:color="auto"/>
            <w:right w:val="none" w:sz="0" w:space="0" w:color="auto"/>
          </w:divBdr>
        </w:div>
      </w:divsChild>
    </w:div>
    <w:div w:id="1539658602">
      <w:bodyDiv w:val="1"/>
      <w:marLeft w:val="0"/>
      <w:marRight w:val="0"/>
      <w:marTop w:val="0"/>
      <w:marBottom w:val="0"/>
      <w:divBdr>
        <w:top w:val="none" w:sz="0" w:space="0" w:color="auto"/>
        <w:left w:val="none" w:sz="0" w:space="0" w:color="auto"/>
        <w:bottom w:val="none" w:sz="0" w:space="0" w:color="auto"/>
        <w:right w:val="none" w:sz="0" w:space="0" w:color="auto"/>
      </w:divBdr>
      <w:divsChild>
        <w:div w:id="599610246">
          <w:marLeft w:val="1080"/>
          <w:marRight w:val="0"/>
          <w:marTop w:val="100"/>
          <w:marBottom w:val="0"/>
          <w:divBdr>
            <w:top w:val="none" w:sz="0" w:space="0" w:color="auto"/>
            <w:left w:val="none" w:sz="0" w:space="0" w:color="auto"/>
            <w:bottom w:val="none" w:sz="0" w:space="0" w:color="auto"/>
            <w:right w:val="none" w:sz="0" w:space="0" w:color="auto"/>
          </w:divBdr>
        </w:div>
      </w:divsChild>
    </w:div>
    <w:div w:id="1830709307">
      <w:bodyDiv w:val="1"/>
      <w:marLeft w:val="0"/>
      <w:marRight w:val="0"/>
      <w:marTop w:val="0"/>
      <w:marBottom w:val="0"/>
      <w:divBdr>
        <w:top w:val="none" w:sz="0" w:space="0" w:color="auto"/>
        <w:left w:val="none" w:sz="0" w:space="0" w:color="auto"/>
        <w:bottom w:val="none" w:sz="0" w:space="0" w:color="auto"/>
        <w:right w:val="none" w:sz="0" w:space="0" w:color="auto"/>
      </w:divBdr>
    </w:div>
    <w:div w:id="193894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header" Target="header3.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9C602DBD-9640-46BD-90D9-07DB25A00B49}"/>
      </w:docPartPr>
      <w:docPartBody>
        <w:p w:rsidR="00A348A5" w:rsidRDefault="00F013ED">
          <w:r w:rsidRPr="00CF6D0C">
            <w:rPr>
              <w:rStyle w:val="Platzhaltertext"/>
            </w:rPr>
            <w:t>Klicken oder tippen Sie hier, um Text einzugeben.</w:t>
          </w:r>
        </w:p>
      </w:docPartBody>
    </w:docPart>
    <w:docPart>
      <w:docPartPr>
        <w:name w:val="DF70960404524B37A372A69EC59DB0B8"/>
        <w:category>
          <w:name w:val="General"/>
          <w:gallery w:val="placeholder"/>
        </w:category>
        <w:types>
          <w:type w:val="bbPlcHdr"/>
        </w:types>
        <w:behaviors>
          <w:behavior w:val="content"/>
        </w:behaviors>
        <w:guid w:val="{177BF64F-8F3B-4F19-B46B-DF450E51785D}"/>
      </w:docPartPr>
      <w:docPartBody>
        <w:p w:rsidR="0079509A" w:rsidRDefault="004758FB" w:rsidP="004758FB">
          <w:pPr>
            <w:pStyle w:val="DF70960404524B37A372A69EC59DB0B8"/>
          </w:pPr>
          <w:r w:rsidRPr="00CF6D0C">
            <w:rPr>
              <w:rStyle w:val="Platzhaltertext"/>
            </w:rPr>
            <w:t>Klicken oder tippen Sie hier, um Text einzugeben.</w:t>
          </w:r>
        </w:p>
      </w:docPartBody>
    </w:docPart>
    <w:docPart>
      <w:docPartPr>
        <w:name w:val="84C4195D1206418B9EE7A7BF17DD11EC"/>
        <w:category>
          <w:name w:val="General"/>
          <w:gallery w:val="placeholder"/>
        </w:category>
        <w:types>
          <w:type w:val="bbPlcHdr"/>
        </w:types>
        <w:behaviors>
          <w:behavior w:val="content"/>
        </w:behaviors>
        <w:guid w:val="{5920A68F-79BB-4CDC-8AB9-7BCBED6B990D}"/>
      </w:docPartPr>
      <w:docPartBody>
        <w:p w:rsidR="008A4B54" w:rsidRDefault="003C2220" w:rsidP="003C2220">
          <w:pPr>
            <w:pStyle w:val="84C4195D1206418B9EE7A7BF17DD11EC"/>
          </w:pPr>
          <w:r w:rsidRPr="00CF6D0C">
            <w:rPr>
              <w:rStyle w:val="Platzhaltertext"/>
            </w:rPr>
            <w:t>Klicken oder tippen Sie hier, um Text einzugeben.</w:t>
          </w:r>
        </w:p>
      </w:docPartBody>
    </w:docPart>
    <w:docPart>
      <w:docPartPr>
        <w:name w:val="0F04B0E279D54D99AD4C2EC184C7E6AF"/>
        <w:category>
          <w:name w:val="General"/>
          <w:gallery w:val="placeholder"/>
        </w:category>
        <w:types>
          <w:type w:val="bbPlcHdr"/>
        </w:types>
        <w:behaviors>
          <w:behavior w:val="content"/>
        </w:behaviors>
        <w:guid w:val="{E1823C56-1DA2-4B53-AA2D-CF27D3895A5D}"/>
      </w:docPartPr>
      <w:docPartBody>
        <w:p w:rsidR="00841A16" w:rsidRDefault="00860616" w:rsidP="00860616">
          <w:pPr>
            <w:pStyle w:val="0F04B0E279D54D99AD4C2EC184C7E6AF"/>
          </w:pPr>
          <w:r w:rsidRPr="00CF6D0C">
            <w:rPr>
              <w:rStyle w:val="Platzhaltertext"/>
            </w:rPr>
            <w:t>Klicken oder tippen Sie hier, um Text einzugeben.</w:t>
          </w:r>
        </w:p>
      </w:docPartBody>
    </w:docPart>
    <w:docPart>
      <w:docPartPr>
        <w:name w:val="61FE0DB844DC4CFE922B56D344E42A25"/>
        <w:category>
          <w:name w:val="General"/>
          <w:gallery w:val="placeholder"/>
        </w:category>
        <w:types>
          <w:type w:val="bbPlcHdr"/>
        </w:types>
        <w:behaviors>
          <w:behavior w:val="content"/>
        </w:behaviors>
        <w:guid w:val="{97CA0BFB-DBA1-4098-A07B-90AD02F0B5F7}"/>
      </w:docPartPr>
      <w:docPartBody>
        <w:p w:rsidR="00D84566" w:rsidRDefault="004F07DE" w:rsidP="004F07DE">
          <w:pPr>
            <w:pStyle w:val="61FE0DB844DC4CFE922B56D344E42A25"/>
          </w:pPr>
          <w:r w:rsidRPr="00CF6D0C">
            <w:rPr>
              <w:rStyle w:val="Platzhaltertext"/>
            </w:rPr>
            <w:t>Klicken oder tippen Sie hier, um Text einzugeben.</w:t>
          </w:r>
        </w:p>
      </w:docPartBody>
    </w:docPart>
    <w:docPart>
      <w:docPartPr>
        <w:name w:val="11BDD8DD267E494DA132B3FD7A74071C"/>
        <w:category>
          <w:name w:val="General"/>
          <w:gallery w:val="placeholder"/>
        </w:category>
        <w:types>
          <w:type w:val="bbPlcHdr"/>
        </w:types>
        <w:behaviors>
          <w:behavior w:val="content"/>
        </w:behaviors>
        <w:guid w:val="{A971788C-7BA2-4641-93BE-1E28C174095E}"/>
      </w:docPartPr>
      <w:docPartBody>
        <w:p w:rsidR="009D14AA" w:rsidRDefault="007817FF" w:rsidP="007817FF">
          <w:pPr>
            <w:pStyle w:val="11BDD8DD267E494DA132B3FD7A74071C"/>
          </w:pPr>
          <w:r w:rsidRPr="00CF6D0C">
            <w:rPr>
              <w:rStyle w:val="Platzhaltertext"/>
            </w:rPr>
            <w:t>Klicken oder tippen Sie hier, um Text einzugeben.</w:t>
          </w:r>
        </w:p>
      </w:docPartBody>
    </w:docPart>
    <w:docPart>
      <w:docPartPr>
        <w:name w:val="DCC9F1226B2346E3A910FC545BC94BB8"/>
        <w:category>
          <w:name w:val="General"/>
          <w:gallery w:val="placeholder"/>
        </w:category>
        <w:types>
          <w:type w:val="bbPlcHdr"/>
        </w:types>
        <w:behaviors>
          <w:behavior w:val="content"/>
        </w:behaviors>
        <w:guid w:val="{6E195BFF-FD8B-4549-8C0A-5CC6AA328162}"/>
      </w:docPartPr>
      <w:docPartBody>
        <w:p w:rsidR="009D14AA" w:rsidRDefault="007817FF" w:rsidP="007817FF">
          <w:pPr>
            <w:pStyle w:val="DCC9F1226B2346E3A910FC545BC94BB8"/>
          </w:pPr>
          <w:r w:rsidRPr="00CF6D0C">
            <w:rPr>
              <w:rStyle w:val="Platzhaltertext"/>
            </w:rPr>
            <w:t>Klicken oder tippen Sie hier, um Text einzugeben.</w:t>
          </w:r>
        </w:p>
      </w:docPartBody>
    </w:docPart>
    <w:docPart>
      <w:docPartPr>
        <w:name w:val="C0195DE18C934BFD8936CB24731BC3DC"/>
        <w:category>
          <w:name w:val="General"/>
          <w:gallery w:val="placeholder"/>
        </w:category>
        <w:types>
          <w:type w:val="bbPlcHdr"/>
        </w:types>
        <w:behaviors>
          <w:behavior w:val="content"/>
        </w:behaviors>
        <w:guid w:val="{8BA551BF-1661-4307-BD48-01B635A3E839}"/>
      </w:docPartPr>
      <w:docPartBody>
        <w:p w:rsidR="006209BD" w:rsidRDefault="009D14AA" w:rsidP="009D14AA">
          <w:pPr>
            <w:pStyle w:val="C0195DE18C934BFD8936CB24731BC3DC"/>
          </w:pPr>
          <w:r w:rsidRPr="00CF6D0C">
            <w:rPr>
              <w:rStyle w:val="Platzhaltertext"/>
            </w:rPr>
            <w:t>Klicken oder tippen Sie hier, um Text einzugeben.</w:t>
          </w:r>
        </w:p>
      </w:docPartBody>
    </w:docPart>
    <w:docPart>
      <w:docPartPr>
        <w:name w:val="9831B1285D6D407D9D18DA9FC9BBF747"/>
        <w:category>
          <w:name w:val="General"/>
          <w:gallery w:val="placeholder"/>
        </w:category>
        <w:types>
          <w:type w:val="bbPlcHdr"/>
        </w:types>
        <w:behaviors>
          <w:behavior w:val="content"/>
        </w:behaviors>
        <w:guid w:val="{8505F9BD-07ED-417E-9D6A-58AD7C91240D}"/>
      </w:docPartPr>
      <w:docPartBody>
        <w:p w:rsidR="0070482E" w:rsidRDefault="006209BD" w:rsidP="006209BD">
          <w:pPr>
            <w:pStyle w:val="9831B1285D6D407D9D18DA9FC9BBF747"/>
          </w:pPr>
          <w:r w:rsidRPr="00CF6D0C">
            <w:rPr>
              <w:rStyle w:val="Platzhaltertext"/>
            </w:rPr>
            <w:t>Klicken oder tippen Sie hier, um Text einzugeben.</w:t>
          </w:r>
        </w:p>
      </w:docPartBody>
    </w:docPart>
    <w:docPart>
      <w:docPartPr>
        <w:name w:val="8A84116E62204E0698B6184A3A109F07"/>
        <w:category>
          <w:name w:val="General"/>
          <w:gallery w:val="placeholder"/>
        </w:category>
        <w:types>
          <w:type w:val="bbPlcHdr"/>
        </w:types>
        <w:behaviors>
          <w:behavior w:val="content"/>
        </w:behaviors>
        <w:guid w:val="{BC5DAE87-707C-4118-9484-C21F7717F01A}"/>
      </w:docPartPr>
      <w:docPartBody>
        <w:p w:rsidR="0070482E" w:rsidRDefault="006209BD" w:rsidP="006209BD">
          <w:pPr>
            <w:pStyle w:val="8A84116E62204E0698B6184A3A109F07"/>
          </w:pPr>
          <w:r w:rsidRPr="00CF6D0C">
            <w:rPr>
              <w:rStyle w:val="Platzhaltertext"/>
            </w:rPr>
            <w:t>Klicken oder tippen Sie hier, um Text einzugeben.</w:t>
          </w:r>
        </w:p>
      </w:docPartBody>
    </w:docPart>
    <w:docPart>
      <w:docPartPr>
        <w:name w:val="D0807DBC3AFC4B44B494B3B54D3E3801"/>
        <w:category>
          <w:name w:val="General"/>
          <w:gallery w:val="placeholder"/>
        </w:category>
        <w:types>
          <w:type w:val="bbPlcHdr"/>
        </w:types>
        <w:behaviors>
          <w:behavior w:val="content"/>
        </w:behaviors>
        <w:guid w:val="{F08D0851-3639-46E3-8A5E-EEE21E5EEF39}"/>
      </w:docPartPr>
      <w:docPartBody>
        <w:p w:rsidR="0070482E" w:rsidRDefault="006209BD" w:rsidP="006209BD">
          <w:pPr>
            <w:pStyle w:val="D0807DBC3AFC4B44B494B3B54D3E3801"/>
          </w:pPr>
          <w:r w:rsidRPr="00CF6D0C">
            <w:rPr>
              <w:rStyle w:val="Platzhaltertext"/>
            </w:rPr>
            <w:t>Klicken oder tippen Sie hier, um Text einzugeben.</w:t>
          </w:r>
        </w:p>
      </w:docPartBody>
    </w:docPart>
    <w:docPart>
      <w:docPartPr>
        <w:name w:val="7F49A9447C3E46D9BF1846135884E3E8"/>
        <w:category>
          <w:name w:val="General"/>
          <w:gallery w:val="placeholder"/>
        </w:category>
        <w:types>
          <w:type w:val="bbPlcHdr"/>
        </w:types>
        <w:behaviors>
          <w:behavior w:val="content"/>
        </w:behaviors>
        <w:guid w:val="{819B4BD8-D86B-4AFD-A9AF-124BD1A34A6F}"/>
      </w:docPartPr>
      <w:docPartBody>
        <w:p w:rsidR="0070482E" w:rsidRDefault="006209BD" w:rsidP="006209BD">
          <w:pPr>
            <w:pStyle w:val="7F49A9447C3E46D9BF1846135884E3E8"/>
          </w:pPr>
          <w:r w:rsidRPr="00CF6D0C">
            <w:rPr>
              <w:rStyle w:val="Platzhaltertext"/>
            </w:rPr>
            <w:t>Klicken oder tippen Sie hier, um Text einzugeben.</w:t>
          </w:r>
        </w:p>
      </w:docPartBody>
    </w:docPart>
    <w:docPart>
      <w:docPartPr>
        <w:name w:val="C04C38E4FA804511A302AC3270A6F669"/>
        <w:category>
          <w:name w:val="General"/>
          <w:gallery w:val="placeholder"/>
        </w:category>
        <w:types>
          <w:type w:val="bbPlcHdr"/>
        </w:types>
        <w:behaviors>
          <w:behavior w:val="content"/>
        </w:behaviors>
        <w:guid w:val="{0C3CAC60-5AC8-42B5-8045-1CB00630DF3C}"/>
      </w:docPartPr>
      <w:docPartBody>
        <w:p w:rsidR="0070482E" w:rsidRDefault="006209BD" w:rsidP="006209BD">
          <w:pPr>
            <w:pStyle w:val="C04C38E4FA804511A302AC3270A6F669"/>
          </w:pPr>
          <w:r w:rsidRPr="00CF6D0C">
            <w:rPr>
              <w:rStyle w:val="Platzhaltertext"/>
            </w:rPr>
            <w:t>Klicken oder tippen Sie hier, um Text einzugeben.</w:t>
          </w:r>
        </w:p>
      </w:docPartBody>
    </w:docPart>
    <w:docPart>
      <w:docPartPr>
        <w:name w:val="08D3E2A139484812AAFBC57B81CB70AD"/>
        <w:category>
          <w:name w:val="General"/>
          <w:gallery w:val="placeholder"/>
        </w:category>
        <w:types>
          <w:type w:val="bbPlcHdr"/>
        </w:types>
        <w:behaviors>
          <w:behavior w:val="content"/>
        </w:behaviors>
        <w:guid w:val="{D50025DD-B947-4A6A-92EB-76FC6F226586}"/>
      </w:docPartPr>
      <w:docPartBody>
        <w:p w:rsidR="0070482E" w:rsidRDefault="006209BD" w:rsidP="006209BD">
          <w:pPr>
            <w:pStyle w:val="08D3E2A139484812AAFBC57B81CB70AD"/>
          </w:pPr>
          <w:r w:rsidRPr="00CF6D0C">
            <w:rPr>
              <w:rStyle w:val="Platzhaltertext"/>
            </w:rPr>
            <w:t>Klicken oder tippen Sie hier, um Text einzugeben.</w:t>
          </w:r>
        </w:p>
      </w:docPartBody>
    </w:docPart>
    <w:docPart>
      <w:docPartPr>
        <w:name w:val="03A7825E5FA243CDBEC4F606BFFDB9C4"/>
        <w:category>
          <w:name w:val="General"/>
          <w:gallery w:val="placeholder"/>
        </w:category>
        <w:types>
          <w:type w:val="bbPlcHdr"/>
        </w:types>
        <w:behaviors>
          <w:behavior w:val="content"/>
        </w:behaviors>
        <w:guid w:val="{17292BB9-5B76-4AAC-B82C-315D1FB5C4C6}"/>
      </w:docPartPr>
      <w:docPartBody>
        <w:p w:rsidR="0070482E" w:rsidRDefault="006209BD" w:rsidP="006209BD">
          <w:pPr>
            <w:pStyle w:val="03A7825E5FA243CDBEC4F606BFFDB9C4"/>
          </w:pPr>
          <w:r w:rsidRPr="00CF6D0C">
            <w:rPr>
              <w:rStyle w:val="Platzhaltertext"/>
            </w:rPr>
            <w:t>Klicken oder tippen Sie hier, um Text einzugeben.</w:t>
          </w:r>
        </w:p>
      </w:docPartBody>
    </w:docPart>
    <w:docPart>
      <w:docPartPr>
        <w:name w:val="36F607091A65414581EFBABDAA88B3BF"/>
        <w:category>
          <w:name w:val="General"/>
          <w:gallery w:val="placeholder"/>
        </w:category>
        <w:types>
          <w:type w:val="bbPlcHdr"/>
        </w:types>
        <w:behaviors>
          <w:behavior w:val="content"/>
        </w:behaviors>
        <w:guid w:val="{7AF1184A-0E40-4040-ADF7-CF846D39FFA4}"/>
      </w:docPartPr>
      <w:docPartBody>
        <w:p w:rsidR="00993805" w:rsidRDefault="0070482E" w:rsidP="0070482E">
          <w:pPr>
            <w:pStyle w:val="36F607091A65414581EFBABDAA88B3BF"/>
          </w:pPr>
          <w:r w:rsidRPr="00CF6D0C">
            <w:rPr>
              <w:rStyle w:val="Platzhaltertext"/>
            </w:rPr>
            <w:t>Klicken oder tippen Sie hier, um Text einzugeben.</w:t>
          </w:r>
        </w:p>
      </w:docPartBody>
    </w:docPart>
    <w:docPart>
      <w:docPartPr>
        <w:name w:val="B1880A74FEE046E1A8A9AD9B4FBDB94B"/>
        <w:category>
          <w:name w:val="General"/>
          <w:gallery w:val="placeholder"/>
        </w:category>
        <w:types>
          <w:type w:val="bbPlcHdr"/>
        </w:types>
        <w:behaviors>
          <w:behavior w:val="content"/>
        </w:behaviors>
        <w:guid w:val="{65CD46A1-9191-4F77-AC71-5636CB33CB70}"/>
      </w:docPartPr>
      <w:docPartBody>
        <w:p w:rsidR="00F53439" w:rsidRDefault="00312E9B" w:rsidP="00312E9B">
          <w:pPr>
            <w:pStyle w:val="B1880A74FEE046E1A8A9AD9B4FBDB94B"/>
          </w:pPr>
          <w:r w:rsidRPr="00CF6D0C">
            <w:rPr>
              <w:rStyle w:val="Platzhaltertext"/>
            </w:rPr>
            <w:t>Klicken oder tippen Sie hier, um Text einzugeben.</w:t>
          </w:r>
        </w:p>
      </w:docPartBody>
    </w:docPart>
    <w:docPart>
      <w:docPartPr>
        <w:name w:val="D978B2208626403CA5D558F6C4F4565A"/>
        <w:category>
          <w:name w:val="General"/>
          <w:gallery w:val="placeholder"/>
        </w:category>
        <w:types>
          <w:type w:val="bbPlcHdr"/>
        </w:types>
        <w:behaviors>
          <w:behavior w:val="content"/>
        </w:behaviors>
        <w:guid w:val="{1D9CFB15-7481-4650-96E2-CFD64265D76D}"/>
      </w:docPartPr>
      <w:docPartBody>
        <w:p w:rsidR="00F53439" w:rsidRDefault="00312E9B" w:rsidP="00312E9B">
          <w:pPr>
            <w:pStyle w:val="D978B2208626403CA5D558F6C4F4565A"/>
          </w:pPr>
          <w:r w:rsidRPr="00CF6D0C">
            <w:rPr>
              <w:rStyle w:val="Platzhaltertext"/>
            </w:rPr>
            <w:t>Klicken oder tippen Sie hier, um Text einzugeben.</w:t>
          </w:r>
        </w:p>
      </w:docPartBody>
    </w:docPart>
    <w:docPart>
      <w:docPartPr>
        <w:name w:val="2C7C2503DBD149E8B76151198DD48519"/>
        <w:category>
          <w:name w:val="General"/>
          <w:gallery w:val="placeholder"/>
        </w:category>
        <w:types>
          <w:type w:val="bbPlcHdr"/>
        </w:types>
        <w:behaviors>
          <w:behavior w:val="content"/>
        </w:behaviors>
        <w:guid w:val="{6D0A6EF0-BB61-432D-A8F4-359167D37730}"/>
      </w:docPartPr>
      <w:docPartBody>
        <w:p w:rsidR="00F53439" w:rsidRDefault="00312E9B" w:rsidP="00312E9B">
          <w:pPr>
            <w:pStyle w:val="2C7C2503DBD149E8B76151198DD48519"/>
          </w:pPr>
          <w:r w:rsidRPr="00CF6D0C">
            <w:rPr>
              <w:rStyle w:val="Platzhaltertext"/>
            </w:rPr>
            <w:t>Klicken oder tippen Sie hier, um Text einzugeben.</w:t>
          </w:r>
        </w:p>
      </w:docPartBody>
    </w:docPart>
    <w:docPart>
      <w:docPartPr>
        <w:name w:val="31DC7663145F4EB3B25E0DA811F2E5B8"/>
        <w:category>
          <w:name w:val="General"/>
          <w:gallery w:val="placeholder"/>
        </w:category>
        <w:types>
          <w:type w:val="bbPlcHdr"/>
        </w:types>
        <w:behaviors>
          <w:behavior w:val="content"/>
        </w:behaviors>
        <w:guid w:val="{6D82B21F-BFAB-4A30-A6C2-AC0F9EC69602}"/>
      </w:docPartPr>
      <w:docPartBody>
        <w:p w:rsidR="00F53439" w:rsidRDefault="00312E9B" w:rsidP="00312E9B">
          <w:pPr>
            <w:pStyle w:val="31DC7663145F4EB3B25E0DA811F2E5B8"/>
          </w:pPr>
          <w:r w:rsidRPr="00CF6D0C">
            <w:rPr>
              <w:rStyle w:val="Platzhaltertext"/>
            </w:rPr>
            <w:t>Klicken oder tippen Sie hier, um Text einzugeben.</w:t>
          </w:r>
        </w:p>
      </w:docPartBody>
    </w:docPart>
    <w:docPart>
      <w:docPartPr>
        <w:name w:val="6440A8094FBB445A814E44FA5690FCCB"/>
        <w:category>
          <w:name w:val="General"/>
          <w:gallery w:val="placeholder"/>
        </w:category>
        <w:types>
          <w:type w:val="bbPlcHdr"/>
        </w:types>
        <w:behaviors>
          <w:behavior w:val="content"/>
        </w:behaviors>
        <w:guid w:val="{A4945A2C-4DA3-49E0-A8BD-FA9875ADCB9D}"/>
      </w:docPartPr>
      <w:docPartBody>
        <w:p w:rsidR="004314CD" w:rsidRDefault="007F3758" w:rsidP="007F3758">
          <w:pPr>
            <w:pStyle w:val="6440A8094FBB445A814E44FA5690FCCB"/>
          </w:pPr>
          <w:r w:rsidRPr="00CF6D0C">
            <w:rPr>
              <w:rStyle w:val="Platzhaltertext"/>
            </w:rPr>
            <w:t>Klicken oder tippen Sie hier, um Text einzugeben.</w:t>
          </w:r>
        </w:p>
      </w:docPartBody>
    </w:docPart>
    <w:docPart>
      <w:docPartPr>
        <w:name w:val="A8DA53D1F2BC477E8935A28FF8BBA2ED"/>
        <w:category>
          <w:name w:val="General"/>
          <w:gallery w:val="placeholder"/>
        </w:category>
        <w:types>
          <w:type w:val="bbPlcHdr"/>
        </w:types>
        <w:behaviors>
          <w:behavior w:val="content"/>
        </w:behaviors>
        <w:guid w:val="{2B206C6B-D6CC-4CBA-836B-025342C93927}"/>
      </w:docPartPr>
      <w:docPartBody>
        <w:p w:rsidR="004314CD" w:rsidRDefault="007F3758" w:rsidP="007F3758">
          <w:pPr>
            <w:pStyle w:val="A8DA53D1F2BC477E8935A28FF8BBA2ED"/>
          </w:pPr>
          <w:r w:rsidRPr="00CF6D0C">
            <w:rPr>
              <w:rStyle w:val="Platzhaltertext"/>
            </w:rPr>
            <w:t>Klicken oder tippen Sie hier, um Text einzugeben.</w:t>
          </w:r>
        </w:p>
      </w:docPartBody>
    </w:docPart>
    <w:docPart>
      <w:docPartPr>
        <w:name w:val="6EB301735A8E4F15AA73AAFC4F6BA542"/>
        <w:category>
          <w:name w:val="General"/>
          <w:gallery w:val="placeholder"/>
        </w:category>
        <w:types>
          <w:type w:val="bbPlcHdr"/>
        </w:types>
        <w:behaviors>
          <w:behavior w:val="content"/>
        </w:behaviors>
        <w:guid w:val="{4635FAA6-DCF4-4CC1-9581-3B937E18E673}"/>
      </w:docPartPr>
      <w:docPartBody>
        <w:p w:rsidR="004314CD" w:rsidRDefault="007F3758" w:rsidP="007F3758">
          <w:pPr>
            <w:pStyle w:val="6EB301735A8E4F15AA73AAFC4F6BA542"/>
          </w:pPr>
          <w:r w:rsidRPr="00CF6D0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ED"/>
    <w:rsid w:val="00007850"/>
    <w:rsid w:val="00011E9A"/>
    <w:rsid w:val="000A23AE"/>
    <w:rsid w:val="000C2323"/>
    <w:rsid w:val="000C5B3B"/>
    <w:rsid w:val="000D7E6B"/>
    <w:rsid w:val="00111021"/>
    <w:rsid w:val="00124144"/>
    <w:rsid w:val="00140F9B"/>
    <w:rsid w:val="00163CAD"/>
    <w:rsid w:val="00255F13"/>
    <w:rsid w:val="002851EC"/>
    <w:rsid w:val="0029364E"/>
    <w:rsid w:val="00312E9B"/>
    <w:rsid w:val="00313D5C"/>
    <w:rsid w:val="00334B1D"/>
    <w:rsid w:val="0033705B"/>
    <w:rsid w:val="003C2220"/>
    <w:rsid w:val="003C3582"/>
    <w:rsid w:val="0041699B"/>
    <w:rsid w:val="004314CD"/>
    <w:rsid w:val="00461188"/>
    <w:rsid w:val="00473438"/>
    <w:rsid w:val="004758FB"/>
    <w:rsid w:val="004B258D"/>
    <w:rsid w:val="004D41D4"/>
    <w:rsid w:val="004F07DE"/>
    <w:rsid w:val="00500959"/>
    <w:rsid w:val="00506B27"/>
    <w:rsid w:val="00536FEB"/>
    <w:rsid w:val="0056577A"/>
    <w:rsid w:val="005811F1"/>
    <w:rsid w:val="00595D6A"/>
    <w:rsid w:val="005E3057"/>
    <w:rsid w:val="00606F1E"/>
    <w:rsid w:val="00614B4A"/>
    <w:rsid w:val="006209BD"/>
    <w:rsid w:val="00687342"/>
    <w:rsid w:val="006B0912"/>
    <w:rsid w:val="006B2CCF"/>
    <w:rsid w:val="006C1E2B"/>
    <w:rsid w:val="006E6D0B"/>
    <w:rsid w:val="006E720B"/>
    <w:rsid w:val="0070482E"/>
    <w:rsid w:val="0072172B"/>
    <w:rsid w:val="00742F82"/>
    <w:rsid w:val="007460BB"/>
    <w:rsid w:val="0075061E"/>
    <w:rsid w:val="00756F0B"/>
    <w:rsid w:val="00757545"/>
    <w:rsid w:val="007817FF"/>
    <w:rsid w:val="0079509A"/>
    <w:rsid w:val="007A576C"/>
    <w:rsid w:val="007B1703"/>
    <w:rsid w:val="007F3758"/>
    <w:rsid w:val="008205D1"/>
    <w:rsid w:val="008400F0"/>
    <w:rsid w:val="00841A16"/>
    <w:rsid w:val="00860616"/>
    <w:rsid w:val="00894E6D"/>
    <w:rsid w:val="008A4B54"/>
    <w:rsid w:val="00940685"/>
    <w:rsid w:val="00957BFB"/>
    <w:rsid w:val="00993805"/>
    <w:rsid w:val="009B7E2F"/>
    <w:rsid w:val="009D14AA"/>
    <w:rsid w:val="009F611A"/>
    <w:rsid w:val="00A33E3D"/>
    <w:rsid w:val="00A348A5"/>
    <w:rsid w:val="00A6340E"/>
    <w:rsid w:val="00A74B15"/>
    <w:rsid w:val="00A939F8"/>
    <w:rsid w:val="00A95EB0"/>
    <w:rsid w:val="00AC4A9B"/>
    <w:rsid w:val="00AD6FD3"/>
    <w:rsid w:val="00AF37C1"/>
    <w:rsid w:val="00B41C50"/>
    <w:rsid w:val="00B738D4"/>
    <w:rsid w:val="00B77989"/>
    <w:rsid w:val="00BB0376"/>
    <w:rsid w:val="00BC721B"/>
    <w:rsid w:val="00C1441C"/>
    <w:rsid w:val="00C35E85"/>
    <w:rsid w:val="00C72A8B"/>
    <w:rsid w:val="00C90FB0"/>
    <w:rsid w:val="00CA1C13"/>
    <w:rsid w:val="00CD2955"/>
    <w:rsid w:val="00CE478B"/>
    <w:rsid w:val="00D103B8"/>
    <w:rsid w:val="00D84566"/>
    <w:rsid w:val="00DE6A18"/>
    <w:rsid w:val="00DF3DB3"/>
    <w:rsid w:val="00DF4264"/>
    <w:rsid w:val="00E020FE"/>
    <w:rsid w:val="00E20647"/>
    <w:rsid w:val="00E51EC9"/>
    <w:rsid w:val="00E54C2A"/>
    <w:rsid w:val="00E554C5"/>
    <w:rsid w:val="00E72627"/>
    <w:rsid w:val="00E9594C"/>
    <w:rsid w:val="00EA47E7"/>
    <w:rsid w:val="00EC0978"/>
    <w:rsid w:val="00EE4280"/>
    <w:rsid w:val="00EE7C40"/>
    <w:rsid w:val="00F013ED"/>
    <w:rsid w:val="00F3029F"/>
    <w:rsid w:val="00F53439"/>
    <w:rsid w:val="00F82C33"/>
    <w:rsid w:val="00FA340E"/>
    <w:rsid w:val="00FA6134"/>
    <w:rsid w:val="00FC240D"/>
    <w:rsid w:val="00FF08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3758"/>
    <w:rPr>
      <w:color w:val="808080"/>
    </w:rPr>
  </w:style>
  <w:style w:type="paragraph" w:customStyle="1" w:styleId="DF70960404524B37A372A69EC59DB0B8">
    <w:name w:val="DF70960404524B37A372A69EC59DB0B8"/>
    <w:rsid w:val="004758FB"/>
    <w:rPr>
      <w:kern w:val="2"/>
      <w14:ligatures w14:val="standardContextual"/>
    </w:rPr>
  </w:style>
  <w:style w:type="paragraph" w:customStyle="1" w:styleId="898118359BDB461680BD82199DBA5D17">
    <w:name w:val="898118359BDB461680BD82199DBA5D17"/>
    <w:rsid w:val="006209BD"/>
    <w:rPr>
      <w:kern w:val="2"/>
      <w14:ligatures w14:val="standardContextual"/>
    </w:rPr>
  </w:style>
  <w:style w:type="paragraph" w:customStyle="1" w:styleId="270DA7E6D3204E918523361DEDC60D4C">
    <w:name w:val="270DA7E6D3204E918523361DEDC60D4C"/>
    <w:rsid w:val="006209BD"/>
    <w:rPr>
      <w:kern w:val="2"/>
      <w14:ligatures w14:val="standardContextual"/>
    </w:rPr>
  </w:style>
  <w:style w:type="paragraph" w:customStyle="1" w:styleId="C85CA07F0CB54EB3BBA78BD2064EEC4E">
    <w:name w:val="C85CA07F0CB54EB3BBA78BD2064EEC4E"/>
    <w:rsid w:val="0079509A"/>
    <w:rPr>
      <w:kern w:val="2"/>
      <w14:ligatures w14:val="standardContextual"/>
    </w:rPr>
  </w:style>
  <w:style w:type="paragraph" w:customStyle="1" w:styleId="84C4195D1206418B9EE7A7BF17DD11EC">
    <w:name w:val="84C4195D1206418B9EE7A7BF17DD11EC"/>
    <w:rsid w:val="003C2220"/>
    <w:rPr>
      <w:kern w:val="2"/>
      <w14:ligatures w14:val="standardContextual"/>
    </w:rPr>
  </w:style>
  <w:style w:type="paragraph" w:customStyle="1" w:styleId="0F04B0E279D54D99AD4C2EC184C7E6AF">
    <w:name w:val="0F04B0E279D54D99AD4C2EC184C7E6AF"/>
    <w:rsid w:val="00860616"/>
    <w:rPr>
      <w:kern w:val="2"/>
      <w14:ligatures w14:val="standardContextual"/>
    </w:rPr>
  </w:style>
  <w:style w:type="paragraph" w:customStyle="1" w:styleId="9831B1285D6D407D9D18DA9FC9BBF747">
    <w:name w:val="9831B1285D6D407D9D18DA9FC9BBF747"/>
    <w:rsid w:val="006209BD"/>
    <w:rPr>
      <w:kern w:val="2"/>
      <w14:ligatures w14:val="standardContextual"/>
    </w:rPr>
  </w:style>
  <w:style w:type="paragraph" w:customStyle="1" w:styleId="61FE0DB844DC4CFE922B56D344E42A25">
    <w:name w:val="61FE0DB844DC4CFE922B56D344E42A25"/>
    <w:rsid w:val="004F07DE"/>
    <w:rPr>
      <w:kern w:val="2"/>
      <w14:ligatures w14:val="standardContextual"/>
    </w:rPr>
  </w:style>
  <w:style w:type="paragraph" w:customStyle="1" w:styleId="31FD5BA01EE242A5A82DE887F22323C4">
    <w:name w:val="31FD5BA01EE242A5A82DE887F22323C4"/>
    <w:rsid w:val="009D14AA"/>
    <w:rPr>
      <w:kern w:val="2"/>
      <w14:ligatures w14:val="standardContextual"/>
    </w:rPr>
  </w:style>
  <w:style w:type="paragraph" w:customStyle="1" w:styleId="11BDD8DD267E494DA132B3FD7A74071C">
    <w:name w:val="11BDD8DD267E494DA132B3FD7A74071C"/>
    <w:rsid w:val="007817FF"/>
    <w:rPr>
      <w:kern w:val="2"/>
      <w14:ligatures w14:val="standardContextual"/>
    </w:rPr>
  </w:style>
  <w:style w:type="paragraph" w:customStyle="1" w:styleId="DCC9F1226B2346E3A910FC545BC94BB8">
    <w:name w:val="DCC9F1226B2346E3A910FC545BC94BB8"/>
    <w:rsid w:val="007817FF"/>
    <w:rPr>
      <w:kern w:val="2"/>
      <w14:ligatures w14:val="standardContextual"/>
    </w:rPr>
  </w:style>
  <w:style w:type="paragraph" w:customStyle="1" w:styleId="8A84116E62204E0698B6184A3A109F07">
    <w:name w:val="8A84116E62204E0698B6184A3A109F07"/>
    <w:rsid w:val="006209BD"/>
    <w:rPr>
      <w:kern w:val="2"/>
      <w14:ligatures w14:val="standardContextual"/>
    </w:rPr>
  </w:style>
  <w:style w:type="paragraph" w:customStyle="1" w:styleId="43280177CFDA4D10B06207ADCC92199F">
    <w:name w:val="43280177CFDA4D10B06207ADCC92199F"/>
    <w:rsid w:val="009D14AA"/>
    <w:rPr>
      <w:kern w:val="2"/>
      <w14:ligatures w14:val="standardContextual"/>
    </w:rPr>
  </w:style>
  <w:style w:type="paragraph" w:customStyle="1" w:styleId="4E2ECC796679450D94A97357D921A723">
    <w:name w:val="4E2ECC796679450D94A97357D921A723"/>
    <w:rsid w:val="009D14AA"/>
    <w:rPr>
      <w:kern w:val="2"/>
      <w14:ligatures w14:val="standardContextual"/>
    </w:rPr>
  </w:style>
  <w:style w:type="paragraph" w:customStyle="1" w:styleId="D0807DBC3AFC4B44B494B3B54D3E3801">
    <w:name w:val="D0807DBC3AFC4B44B494B3B54D3E3801"/>
    <w:rsid w:val="006209BD"/>
    <w:rPr>
      <w:kern w:val="2"/>
      <w14:ligatures w14:val="standardContextual"/>
    </w:rPr>
  </w:style>
  <w:style w:type="paragraph" w:customStyle="1" w:styleId="C0195DE18C934BFD8936CB24731BC3DC">
    <w:name w:val="C0195DE18C934BFD8936CB24731BC3DC"/>
    <w:rsid w:val="009D14AA"/>
    <w:rPr>
      <w:kern w:val="2"/>
      <w14:ligatures w14:val="standardContextual"/>
    </w:rPr>
  </w:style>
  <w:style w:type="paragraph" w:customStyle="1" w:styleId="445FC2703D3A42D0B086FC001DDB7577">
    <w:name w:val="445FC2703D3A42D0B086FC001DDB7577"/>
    <w:rsid w:val="009D14AA"/>
    <w:rPr>
      <w:kern w:val="2"/>
      <w14:ligatures w14:val="standardContextual"/>
    </w:rPr>
  </w:style>
  <w:style w:type="paragraph" w:customStyle="1" w:styleId="5054C0FBD3FF4EA7BD4F36003952D66B">
    <w:name w:val="5054C0FBD3FF4EA7BD4F36003952D66B"/>
    <w:rsid w:val="006209BD"/>
    <w:rPr>
      <w:kern w:val="2"/>
      <w14:ligatures w14:val="standardContextual"/>
    </w:rPr>
  </w:style>
  <w:style w:type="paragraph" w:customStyle="1" w:styleId="7F49A9447C3E46D9BF1846135884E3E8">
    <w:name w:val="7F49A9447C3E46D9BF1846135884E3E8"/>
    <w:rsid w:val="006209BD"/>
    <w:rPr>
      <w:kern w:val="2"/>
      <w14:ligatures w14:val="standardContextual"/>
    </w:rPr>
  </w:style>
  <w:style w:type="paragraph" w:customStyle="1" w:styleId="FED8740D043342828F21DCBF9018A33F">
    <w:name w:val="FED8740D043342828F21DCBF9018A33F"/>
    <w:rsid w:val="006209BD"/>
    <w:rPr>
      <w:kern w:val="2"/>
      <w14:ligatures w14:val="standardContextual"/>
    </w:rPr>
  </w:style>
  <w:style w:type="paragraph" w:customStyle="1" w:styleId="C04C38E4FA804511A302AC3270A6F669">
    <w:name w:val="C04C38E4FA804511A302AC3270A6F669"/>
    <w:rsid w:val="006209BD"/>
    <w:rPr>
      <w:kern w:val="2"/>
      <w14:ligatures w14:val="standardContextual"/>
    </w:rPr>
  </w:style>
  <w:style w:type="paragraph" w:customStyle="1" w:styleId="08D3E2A139484812AAFBC57B81CB70AD">
    <w:name w:val="08D3E2A139484812AAFBC57B81CB70AD"/>
    <w:rsid w:val="006209BD"/>
    <w:rPr>
      <w:kern w:val="2"/>
      <w14:ligatures w14:val="standardContextual"/>
    </w:rPr>
  </w:style>
  <w:style w:type="paragraph" w:customStyle="1" w:styleId="93398C977E4A472AAF8B1ED637B7A716">
    <w:name w:val="93398C977E4A472AAF8B1ED637B7A716"/>
    <w:rsid w:val="006209BD"/>
    <w:rPr>
      <w:kern w:val="2"/>
      <w14:ligatures w14:val="standardContextual"/>
    </w:rPr>
  </w:style>
  <w:style w:type="paragraph" w:customStyle="1" w:styleId="03A7825E5FA243CDBEC4F606BFFDB9C4">
    <w:name w:val="03A7825E5FA243CDBEC4F606BFFDB9C4"/>
    <w:rsid w:val="006209BD"/>
    <w:rPr>
      <w:kern w:val="2"/>
      <w14:ligatures w14:val="standardContextual"/>
    </w:rPr>
  </w:style>
  <w:style w:type="paragraph" w:customStyle="1" w:styleId="6E615148B7194CAFBCE3DE94197F8FD9">
    <w:name w:val="6E615148B7194CAFBCE3DE94197F8FD9"/>
    <w:rsid w:val="0070482E"/>
    <w:rPr>
      <w:kern w:val="2"/>
      <w14:ligatures w14:val="standardContextual"/>
    </w:rPr>
  </w:style>
  <w:style w:type="paragraph" w:customStyle="1" w:styleId="3E015A6DE0724DC1A4F26F065F4F9E41">
    <w:name w:val="3E015A6DE0724DC1A4F26F065F4F9E41"/>
    <w:rsid w:val="0070482E"/>
    <w:rPr>
      <w:kern w:val="2"/>
      <w14:ligatures w14:val="standardContextual"/>
    </w:rPr>
  </w:style>
  <w:style w:type="paragraph" w:customStyle="1" w:styleId="269D92D7FA3F4BF7A21E2A5129030AF5">
    <w:name w:val="269D92D7FA3F4BF7A21E2A5129030AF5"/>
    <w:rsid w:val="0070482E"/>
    <w:rPr>
      <w:kern w:val="2"/>
      <w14:ligatures w14:val="standardContextual"/>
    </w:rPr>
  </w:style>
  <w:style w:type="paragraph" w:customStyle="1" w:styleId="F3DAB7A8218B4A7AAFB66AD067743DA5">
    <w:name w:val="F3DAB7A8218B4A7AAFB66AD067743DA5"/>
    <w:rsid w:val="0070482E"/>
    <w:rPr>
      <w:kern w:val="2"/>
      <w14:ligatures w14:val="standardContextual"/>
    </w:rPr>
  </w:style>
  <w:style w:type="paragraph" w:customStyle="1" w:styleId="36F607091A65414581EFBABDAA88B3BF">
    <w:name w:val="36F607091A65414581EFBABDAA88B3BF"/>
    <w:rsid w:val="0070482E"/>
    <w:rPr>
      <w:kern w:val="2"/>
      <w14:ligatures w14:val="standardContextual"/>
    </w:rPr>
  </w:style>
  <w:style w:type="paragraph" w:customStyle="1" w:styleId="83C6B1BE04CD466DBF1A22D7CE7A6BF2">
    <w:name w:val="83C6B1BE04CD466DBF1A22D7CE7A6BF2"/>
    <w:rsid w:val="00DF3DB3"/>
    <w:rPr>
      <w:kern w:val="2"/>
      <w14:ligatures w14:val="standardContextual"/>
    </w:rPr>
  </w:style>
  <w:style w:type="paragraph" w:customStyle="1" w:styleId="24785ECC119D4C868DE50DF91297732F">
    <w:name w:val="24785ECC119D4C868DE50DF91297732F"/>
    <w:rsid w:val="00DF3DB3"/>
    <w:rPr>
      <w:kern w:val="2"/>
      <w14:ligatures w14:val="standardContextual"/>
    </w:rPr>
  </w:style>
  <w:style w:type="paragraph" w:customStyle="1" w:styleId="6C3B49AC70074AB88D0D195FCF244FC3">
    <w:name w:val="6C3B49AC70074AB88D0D195FCF244FC3"/>
    <w:rsid w:val="00DF3DB3"/>
    <w:rPr>
      <w:kern w:val="2"/>
      <w14:ligatures w14:val="standardContextual"/>
    </w:rPr>
  </w:style>
  <w:style w:type="paragraph" w:customStyle="1" w:styleId="1A4755E39F9949B5BEB985180259B6DD">
    <w:name w:val="1A4755E39F9949B5BEB985180259B6DD"/>
    <w:rsid w:val="00DF3DB3"/>
    <w:rPr>
      <w:kern w:val="2"/>
      <w14:ligatures w14:val="standardContextual"/>
    </w:rPr>
  </w:style>
  <w:style w:type="paragraph" w:customStyle="1" w:styleId="743DD598F1EC43C68DD41C08D776F968">
    <w:name w:val="743DD598F1EC43C68DD41C08D776F968"/>
    <w:rsid w:val="00DF3DB3"/>
    <w:rPr>
      <w:kern w:val="2"/>
      <w14:ligatures w14:val="standardContextual"/>
    </w:rPr>
  </w:style>
  <w:style w:type="paragraph" w:customStyle="1" w:styleId="14E2DD590AA349818FE57FA4FE63C20D">
    <w:name w:val="14E2DD590AA349818FE57FA4FE63C20D"/>
    <w:rsid w:val="00312E9B"/>
    <w:rPr>
      <w:kern w:val="2"/>
      <w14:ligatures w14:val="standardContextual"/>
    </w:rPr>
  </w:style>
  <w:style w:type="paragraph" w:customStyle="1" w:styleId="E3FDD577A6B9474AA0B0B96EA1324A06">
    <w:name w:val="E3FDD577A6B9474AA0B0B96EA1324A06"/>
    <w:rsid w:val="00312E9B"/>
    <w:rPr>
      <w:kern w:val="2"/>
      <w14:ligatures w14:val="standardContextual"/>
    </w:rPr>
  </w:style>
  <w:style w:type="paragraph" w:customStyle="1" w:styleId="B1880A74FEE046E1A8A9AD9B4FBDB94B">
    <w:name w:val="B1880A74FEE046E1A8A9AD9B4FBDB94B"/>
    <w:rsid w:val="00312E9B"/>
    <w:rPr>
      <w:kern w:val="2"/>
      <w14:ligatures w14:val="standardContextual"/>
    </w:rPr>
  </w:style>
  <w:style w:type="paragraph" w:customStyle="1" w:styleId="0D09DCC91C2E4E2EBE003DA0C2D0B5F8">
    <w:name w:val="0D09DCC91C2E4E2EBE003DA0C2D0B5F8"/>
    <w:rsid w:val="00312E9B"/>
    <w:rPr>
      <w:kern w:val="2"/>
      <w14:ligatures w14:val="standardContextual"/>
    </w:rPr>
  </w:style>
  <w:style w:type="paragraph" w:customStyle="1" w:styleId="3F35805E99394D21BF33A327129BD629">
    <w:name w:val="3F35805E99394D21BF33A327129BD629"/>
    <w:rsid w:val="00312E9B"/>
    <w:rPr>
      <w:kern w:val="2"/>
      <w14:ligatures w14:val="standardContextual"/>
    </w:rPr>
  </w:style>
  <w:style w:type="paragraph" w:customStyle="1" w:styleId="170DFD54D8E744D0B95F8E103DD9576C">
    <w:name w:val="170DFD54D8E744D0B95F8E103DD9576C"/>
    <w:rsid w:val="00312E9B"/>
    <w:rPr>
      <w:kern w:val="2"/>
      <w14:ligatures w14:val="standardContextual"/>
    </w:rPr>
  </w:style>
  <w:style w:type="paragraph" w:customStyle="1" w:styleId="A9B4538CC8124DBC82FBE94358D3B64C">
    <w:name w:val="A9B4538CC8124DBC82FBE94358D3B64C"/>
    <w:rsid w:val="00312E9B"/>
    <w:rPr>
      <w:kern w:val="2"/>
      <w14:ligatures w14:val="standardContextual"/>
    </w:rPr>
  </w:style>
  <w:style w:type="paragraph" w:customStyle="1" w:styleId="19B7E8E2918844D0962293A6B19870C6">
    <w:name w:val="19B7E8E2918844D0962293A6B19870C6"/>
    <w:rsid w:val="00312E9B"/>
    <w:rPr>
      <w:kern w:val="2"/>
      <w14:ligatures w14:val="standardContextual"/>
    </w:rPr>
  </w:style>
  <w:style w:type="paragraph" w:customStyle="1" w:styleId="A9DD4E1394A449D6BE26A2290032A096">
    <w:name w:val="A9DD4E1394A449D6BE26A2290032A096"/>
    <w:rsid w:val="00312E9B"/>
    <w:rPr>
      <w:kern w:val="2"/>
      <w14:ligatures w14:val="standardContextual"/>
    </w:rPr>
  </w:style>
  <w:style w:type="paragraph" w:customStyle="1" w:styleId="D978B2208626403CA5D558F6C4F4565A">
    <w:name w:val="D978B2208626403CA5D558F6C4F4565A"/>
    <w:rsid w:val="00312E9B"/>
    <w:rPr>
      <w:kern w:val="2"/>
      <w14:ligatures w14:val="standardContextual"/>
    </w:rPr>
  </w:style>
  <w:style w:type="paragraph" w:customStyle="1" w:styleId="2C7C2503DBD149E8B76151198DD48519">
    <w:name w:val="2C7C2503DBD149E8B76151198DD48519"/>
    <w:rsid w:val="00312E9B"/>
    <w:rPr>
      <w:kern w:val="2"/>
      <w14:ligatures w14:val="standardContextual"/>
    </w:rPr>
  </w:style>
  <w:style w:type="paragraph" w:customStyle="1" w:styleId="31DC7663145F4EB3B25E0DA811F2E5B8">
    <w:name w:val="31DC7663145F4EB3B25E0DA811F2E5B8"/>
    <w:rsid w:val="00312E9B"/>
    <w:rPr>
      <w:kern w:val="2"/>
      <w14:ligatures w14:val="standardContextual"/>
    </w:rPr>
  </w:style>
  <w:style w:type="paragraph" w:customStyle="1" w:styleId="DC0E86E2178E4DC0863F0DF6EB784448">
    <w:name w:val="DC0E86E2178E4DC0863F0DF6EB784448"/>
    <w:rsid w:val="007F3758"/>
    <w:rPr>
      <w:kern w:val="2"/>
      <w14:ligatures w14:val="standardContextual"/>
    </w:rPr>
  </w:style>
  <w:style w:type="paragraph" w:customStyle="1" w:styleId="6440A8094FBB445A814E44FA5690FCCB">
    <w:name w:val="6440A8094FBB445A814E44FA5690FCCB"/>
    <w:rsid w:val="007F3758"/>
    <w:rPr>
      <w:kern w:val="2"/>
      <w14:ligatures w14:val="standardContextual"/>
    </w:rPr>
  </w:style>
  <w:style w:type="paragraph" w:customStyle="1" w:styleId="A8DA53D1F2BC477E8935A28FF8BBA2ED">
    <w:name w:val="A8DA53D1F2BC477E8935A28FF8BBA2ED"/>
    <w:rsid w:val="007F3758"/>
    <w:rPr>
      <w:kern w:val="2"/>
      <w14:ligatures w14:val="standardContextual"/>
    </w:rPr>
  </w:style>
  <w:style w:type="paragraph" w:customStyle="1" w:styleId="6EB301735A8E4F15AA73AAFC4F6BA542">
    <w:name w:val="6EB301735A8E4F15AA73AAFC4F6BA542"/>
    <w:rsid w:val="007F3758"/>
    <w:rPr>
      <w:kern w:val="2"/>
      <w14:ligatures w14:val="standardContextual"/>
    </w:rPr>
  </w:style>
  <w:style w:type="paragraph" w:customStyle="1" w:styleId="6D545BBA0A074015B0DDA826766B7EED">
    <w:name w:val="6D545BBA0A074015B0DDA826766B7EED"/>
    <w:rsid w:val="007F3758"/>
    <w:rPr>
      <w:kern w:val="2"/>
      <w14:ligatures w14:val="standardContextual"/>
    </w:rPr>
  </w:style>
  <w:style w:type="paragraph" w:customStyle="1" w:styleId="158776588E9B4980A1E61EFD05BAC8A2">
    <w:name w:val="158776588E9B4980A1E61EFD05BAC8A2"/>
    <w:rsid w:val="007F37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504664-6B7A-4B96-AE74-7804350B4DB8}">
  <we:reference id="wa200002891" version="2021.3.29.10" store="en-US" storeType="OMEX"/>
  <we:alternateReferences>
    <we:reference id="WA200002891" version="2021.3.29.10" store="WA200002891" storeType="OMEX"/>
  </we:alternateReferences>
  <we:properties>
    <we:property name="CitaviDocumentProperty_1007" value="&quot;2ec43e52-ea77-1df8-0701-09134dca0bdd&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7" value="&quot;Master thesis&quot;"/>
    <we:property name="CitaviDocumentProperty_31" value="&quot;gnvpx27h5t85xz8acpg56al8fldny0qa7mpw8&quot;"/>
    <we:property name="CitaviDocumentProperty_8" value="&quot;WestEurope&quot;"/>
    <we:property name="Office.AutoShowTaskpaneWithDocument" value="false"/>
    <we:property name="CitaviDocumentProperty_18" value="7"/>
    <we:property name="CitaviDocumentProperty_19" value="8"/>
    <we:property name="CitaviDocumentProperty_1008" value="&quot;references&quot;"/>
    <we:property name="CitaviDocumentProperty_34" value="77"/>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26AB-9944-424C-BB85-A3EF7FE8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152993</Words>
  <Characters>963858</Characters>
  <Application>Microsoft Office Word</Application>
  <DocSecurity>0</DocSecurity>
  <Lines>8032</Lines>
  <Paragraphs>2229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References</vt:lpstr>
      <vt:lpstr>References</vt:lpstr>
    </vt:vector>
  </TitlesOfParts>
  <Company/>
  <LinksUpToDate>false</LinksUpToDate>
  <CharactersWithSpaces>1114622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References</dc:title>
  <dc:subject/>
  <dc:creator>Sitte, Jonas</dc:creator>
  <cp:keywords/>
  <dc:description/>
  <cp:lastModifiedBy>Henriette Gercken</cp:lastModifiedBy>
  <cp:revision>7</cp:revision>
  <cp:lastPrinted>2021-07-05T13:09:00Z</cp:lastPrinted>
  <dcterms:created xsi:type="dcterms:W3CDTF">2023-12-04T15:07:00Z</dcterms:created>
  <dcterms:modified xsi:type="dcterms:W3CDTF">2023-12-05T09:29:00Z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7">
    <vt:lpwstr>Master thesis</vt:lpwstr>
  </property>
  <property fmtid="{D5CDD505-2E9C-101B-9397-08002B2CF9AE}" pid="9" name="CitaviDocumentProperty_0">
    <vt:lpwstr>333bbe45-9931-45e5-9da6-e66e2cf8140f</vt:lpwstr>
  </property>
  <property fmtid="{D5CDD505-2E9C-101B-9397-08002B2CF9AE}" pid="10" name="CitaviDocumentProperty_8">
    <vt:lpwstr>CloudProjectKey=gnvpx27h5t85xz8acpg56al8fldny0qa7mpw8; ProjectName=Master thesis</vt:lpwstr>
  </property>
  <property fmtid="{D5CDD505-2E9C-101B-9397-08002B2CF9AE}" pid="11" name="CitaviDocumentProperty_6">
    <vt:lpwstr>True</vt:lpwstr>
  </property>
  <property fmtid="{D5CDD505-2E9C-101B-9397-08002B2CF9AE}" pid="12" name="CitaviDocumentProperty_1">
    <vt:lpwstr>6.14.4.0</vt:lpwstr>
  </property>
</Properties>
</file>